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C62A07" w14:textId="77777777" w:rsidR="001C1E9C" w:rsidRDefault="008102CA" w:rsidP="00145AC8">
      <w:pPr>
        <w:ind w:right="25" w:firstLine="410"/>
        <w:jc w:val="center"/>
        <w:rPr>
          <w:ins w:id="0" w:author="Ling, Alex" w:date="2017-06-04T09:51:00Z"/>
          <w:sz w:val="24"/>
          <w:szCs w:val="24"/>
        </w:rPr>
      </w:pPr>
      <w:r>
        <w:rPr>
          <w:rStyle w:val="ab"/>
        </w:rPr>
        <w:commentReference w:id="1"/>
      </w:r>
    </w:p>
    <w:p w14:paraId="1129BF7C" w14:textId="2579EEAD" w:rsidR="004C7F69" w:rsidRPr="00D47BA5" w:rsidRDefault="00D47BA5" w:rsidP="001C1E9C">
      <w:pPr>
        <w:ind w:right="25" w:firstLine="0"/>
        <w:jc w:val="center"/>
        <w:rPr>
          <w:sz w:val="30"/>
          <w:szCs w:val="30"/>
        </w:rPr>
      </w:pPr>
      <w:commentRangeStart w:id="2"/>
      <w:r w:rsidRPr="00D47BA5">
        <w:rPr>
          <w:rFonts w:hint="eastAsia"/>
          <w:sz w:val="30"/>
          <w:szCs w:val="30"/>
        </w:rPr>
        <w:t>申请</w:t>
      </w:r>
      <w:r w:rsidR="004C7F69" w:rsidRPr="00D47BA5">
        <w:rPr>
          <w:sz w:val="30"/>
          <w:szCs w:val="30"/>
        </w:rPr>
        <w:t>上海交通大学</w:t>
      </w:r>
      <w:r w:rsidR="004C7F69" w:rsidRPr="00D47BA5">
        <w:rPr>
          <w:rFonts w:hint="eastAsia"/>
          <w:sz w:val="30"/>
          <w:szCs w:val="30"/>
        </w:rPr>
        <w:t>工程</w:t>
      </w:r>
      <w:r w:rsidR="004C7F69" w:rsidRPr="00D47BA5">
        <w:rPr>
          <w:sz w:val="30"/>
          <w:szCs w:val="30"/>
        </w:rPr>
        <w:t>硕士学位论文</w:t>
      </w:r>
      <w:commentRangeEnd w:id="2"/>
      <w:r w:rsidR="00222E17">
        <w:rPr>
          <w:rStyle w:val="ab"/>
        </w:rPr>
        <w:commentReference w:id="2"/>
      </w:r>
    </w:p>
    <w:p w14:paraId="09A3AFF2" w14:textId="77777777" w:rsidR="004C7F69" w:rsidRDefault="004C7F69" w:rsidP="00145AC8">
      <w:pPr>
        <w:ind w:right="25" w:firstLine="410"/>
      </w:pPr>
    </w:p>
    <w:p w14:paraId="67A19DB8" w14:textId="77777777" w:rsidR="004C7F69" w:rsidRDefault="004C7F69" w:rsidP="00145AC8">
      <w:pPr>
        <w:ind w:right="25" w:firstLine="410"/>
      </w:pPr>
    </w:p>
    <w:p w14:paraId="3E2C8EA2" w14:textId="77777777" w:rsidR="004C7F69" w:rsidRPr="00FD628E" w:rsidRDefault="004C7F69" w:rsidP="00145AC8">
      <w:pPr>
        <w:ind w:right="25" w:firstLine="410"/>
      </w:pPr>
    </w:p>
    <w:p w14:paraId="4E68C12E" w14:textId="77777777" w:rsidR="004C7F69" w:rsidRPr="000B337C" w:rsidRDefault="00596927" w:rsidP="001C1E9C">
      <w:pPr>
        <w:pStyle w:val="a3"/>
      </w:pPr>
      <w:bookmarkStart w:id="3" w:name="_Toc449269113"/>
      <w:bookmarkStart w:id="4" w:name="_Toc471381649"/>
      <w:commentRangeStart w:id="5"/>
      <w:r>
        <w:rPr>
          <w:rFonts w:hint="eastAsia"/>
        </w:rPr>
        <w:t>嵌入式</w:t>
      </w:r>
      <w:r>
        <w:rPr>
          <w:rFonts w:hint="eastAsia"/>
        </w:rPr>
        <w:t>Linux</w:t>
      </w:r>
      <w:r w:rsidR="004A763F">
        <w:rPr>
          <w:rFonts w:hint="eastAsia"/>
        </w:rPr>
        <w:t>系统电源管理的改进研究</w:t>
      </w:r>
      <w:r>
        <w:rPr>
          <w:rFonts w:hint="eastAsia"/>
        </w:rPr>
        <w:t>与</w:t>
      </w:r>
      <w:r w:rsidR="004A763F">
        <w:rPr>
          <w:rFonts w:hint="eastAsia"/>
        </w:rPr>
        <w:t>实现</w:t>
      </w:r>
      <w:bookmarkEnd w:id="3"/>
      <w:bookmarkEnd w:id="4"/>
      <w:commentRangeEnd w:id="5"/>
      <w:r w:rsidR="00222E17">
        <w:rPr>
          <w:rStyle w:val="ab"/>
          <w:rFonts w:ascii="Times New Roman" w:eastAsia="SimSun" w:hAnsi="Times New Roman"/>
          <w:b w:val="0"/>
          <w:bCs w:val="0"/>
        </w:rPr>
        <w:commentReference w:id="5"/>
      </w:r>
    </w:p>
    <w:p w14:paraId="23C7E3DE" w14:textId="77777777" w:rsidR="007564AD" w:rsidRDefault="007564AD" w:rsidP="00145AC8">
      <w:pPr>
        <w:ind w:right="25"/>
      </w:pPr>
    </w:p>
    <w:p w14:paraId="467D938A" w14:textId="77777777" w:rsidR="004C7F69" w:rsidRDefault="004C7F69" w:rsidP="00145AC8">
      <w:pPr>
        <w:ind w:right="25"/>
      </w:pPr>
    </w:p>
    <w:p w14:paraId="5A91F171" w14:textId="77777777" w:rsidR="004C7F69" w:rsidRDefault="004C7F69" w:rsidP="00145AC8">
      <w:pPr>
        <w:ind w:right="25"/>
      </w:pPr>
    </w:p>
    <w:p w14:paraId="2BE873DD" w14:textId="77777777" w:rsidR="004C7F69" w:rsidRDefault="004C7F69" w:rsidP="00145AC8">
      <w:pPr>
        <w:ind w:right="25"/>
      </w:pPr>
    </w:p>
    <w:p w14:paraId="0FB1A9C6" w14:textId="77777777" w:rsidR="004C7F69" w:rsidRDefault="004C7F69" w:rsidP="00145AC8">
      <w:pPr>
        <w:ind w:right="25"/>
      </w:pPr>
    </w:p>
    <w:p w14:paraId="2DCAC528" w14:textId="77777777" w:rsidR="004C7F69" w:rsidRDefault="004C7F69" w:rsidP="00145AC8">
      <w:pPr>
        <w:ind w:right="25"/>
      </w:pPr>
    </w:p>
    <w:p w14:paraId="56FA5A29" w14:textId="77777777" w:rsidR="004C7F69" w:rsidRDefault="004C7F69" w:rsidP="00614B3E">
      <w:pPr>
        <w:ind w:right="25" w:firstLine="0"/>
      </w:pPr>
    </w:p>
    <w:tbl>
      <w:tblPr>
        <w:tblW w:w="4516" w:type="dxa"/>
        <w:jc w:val="center"/>
        <w:tblLayout w:type="fixed"/>
        <w:tblLook w:val="0000" w:firstRow="0" w:lastRow="0" w:firstColumn="0" w:lastColumn="0" w:noHBand="0" w:noVBand="0"/>
      </w:tblPr>
      <w:tblGrid>
        <w:gridCol w:w="2067"/>
        <w:gridCol w:w="2449"/>
      </w:tblGrid>
      <w:tr w:rsidR="004C7F69" w:rsidRPr="00AD7354" w14:paraId="5B2CE94B" w14:textId="77777777">
        <w:trPr>
          <w:jc w:val="center"/>
        </w:trPr>
        <w:tc>
          <w:tcPr>
            <w:tcW w:w="2067" w:type="dxa"/>
          </w:tcPr>
          <w:p w14:paraId="5D61AD6F" w14:textId="77777777" w:rsidR="004C7F69" w:rsidRPr="00BD016B" w:rsidRDefault="004C7F69" w:rsidP="00145AC8">
            <w:pPr>
              <w:pStyle w:val="a5"/>
              <w:ind w:right="25"/>
            </w:pPr>
            <w:r w:rsidRPr="00BD016B">
              <w:rPr>
                <w:rFonts w:hint="eastAsia"/>
              </w:rPr>
              <w:t>学校代码：</w:t>
            </w:r>
          </w:p>
        </w:tc>
        <w:tc>
          <w:tcPr>
            <w:tcW w:w="2449" w:type="dxa"/>
          </w:tcPr>
          <w:p w14:paraId="074773AA" w14:textId="77777777" w:rsidR="004C7F69" w:rsidRPr="00BD016B" w:rsidRDefault="004C7F69" w:rsidP="00145AC8">
            <w:pPr>
              <w:pStyle w:val="a5"/>
              <w:ind w:right="25"/>
            </w:pPr>
            <w:r w:rsidRPr="008E0FBD">
              <w:t>10248</w:t>
            </w:r>
          </w:p>
        </w:tc>
      </w:tr>
      <w:tr w:rsidR="004C7F69" w:rsidRPr="00AD7354" w14:paraId="78CB232A" w14:textId="77777777">
        <w:trPr>
          <w:jc w:val="center"/>
        </w:trPr>
        <w:tc>
          <w:tcPr>
            <w:tcW w:w="2067" w:type="dxa"/>
          </w:tcPr>
          <w:p w14:paraId="64FEC659" w14:textId="77777777" w:rsidR="004C7F69" w:rsidRPr="00BD016B" w:rsidRDefault="004C7F69" w:rsidP="00145AC8">
            <w:pPr>
              <w:pStyle w:val="a5"/>
              <w:ind w:right="25"/>
            </w:pPr>
            <w:r w:rsidRPr="00BD016B">
              <w:rPr>
                <w:rFonts w:hint="eastAsia"/>
              </w:rPr>
              <w:t>作者姓名：</w:t>
            </w:r>
          </w:p>
        </w:tc>
        <w:tc>
          <w:tcPr>
            <w:tcW w:w="2449" w:type="dxa"/>
          </w:tcPr>
          <w:p w14:paraId="1D0C37F3" w14:textId="77777777" w:rsidR="004C7F69" w:rsidRPr="00BD016B" w:rsidRDefault="00596927" w:rsidP="00145AC8">
            <w:pPr>
              <w:pStyle w:val="a5"/>
              <w:ind w:right="25"/>
            </w:pPr>
            <w:r>
              <w:rPr>
                <w:rFonts w:hint="eastAsia"/>
              </w:rPr>
              <w:t>凌云</w:t>
            </w:r>
          </w:p>
        </w:tc>
      </w:tr>
      <w:tr w:rsidR="00972C7E" w:rsidRPr="00AD7354" w14:paraId="1B00EB6D" w14:textId="77777777">
        <w:trPr>
          <w:jc w:val="center"/>
        </w:trPr>
        <w:tc>
          <w:tcPr>
            <w:tcW w:w="2067" w:type="dxa"/>
          </w:tcPr>
          <w:p w14:paraId="241103D0" w14:textId="77777777" w:rsidR="00972C7E" w:rsidRPr="00BD016B" w:rsidRDefault="00972C7E" w:rsidP="00145AC8">
            <w:pPr>
              <w:pStyle w:val="a5"/>
              <w:ind w:right="25"/>
            </w:pPr>
            <w:r>
              <w:rPr>
                <w:rFonts w:hint="eastAsia"/>
              </w:rPr>
              <w:t>学</w:t>
            </w:r>
            <w:r>
              <w:rPr>
                <w:rFonts w:hint="eastAsia"/>
              </w:rPr>
              <w:t xml:space="preserve">    </w:t>
            </w:r>
            <w:r>
              <w:rPr>
                <w:rFonts w:hint="eastAsia"/>
              </w:rPr>
              <w:t>号：</w:t>
            </w:r>
          </w:p>
        </w:tc>
        <w:tc>
          <w:tcPr>
            <w:tcW w:w="2449" w:type="dxa"/>
          </w:tcPr>
          <w:p w14:paraId="3BCBF849" w14:textId="77777777" w:rsidR="00972C7E" w:rsidRPr="00BD016B" w:rsidRDefault="00596927" w:rsidP="00145AC8">
            <w:pPr>
              <w:pStyle w:val="a5"/>
              <w:ind w:right="25"/>
            </w:pPr>
            <w:r>
              <w:rPr>
                <w:rFonts w:hint="eastAsia"/>
              </w:rPr>
              <w:t>1130372134</w:t>
            </w:r>
          </w:p>
        </w:tc>
      </w:tr>
      <w:tr w:rsidR="004C7F69" w:rsidRPr="00AD7354" w14:paraId="7EEF6FEE" w14:textId="77777777">
        <w:trPr>
          <w:jc w:val="center"/>
        </w:trPr>
        <w:tc>
          <w:tcPr>
            <w:tcW w:w="2067" w:type="dxa"/>
          </w:tcPr>
          <w:p w14:paraId="0D548573" w14:textId="77777777" w:rsidR="004C7F69" w:rsidRPr="00BD016B" w:rsidRDefault="004C7F69" w:rsidP="00145AC8">
            <w:pPr>
              <w:pStyle w:val="a5"/>
              <w:ind w:right="25"/>
            </w:pPr>
            <w:r w:rsidRPr="00BD016B">
              <w:rPr>
                <w:rFonts w:hint="eastAsia"/>
              </w:rPr>
              <w:t>第一导师：</w:t>
            </w:r>
          </w:p>
        </w:tc>
        <w:tc>
          <w:tcPr>
            <w:tcW w:w="2449" w:type="dxa"/>
          </w:tcPr>
          <w:p w14:paraId="7E903FE0" w14:textId="77777777" w:rsidR="004C7F69" w:rsidRPr="00BD016B" w:rsidRDefault="00596927" w:rsidP="00145AC8">
            <w:pPr>
              <w:pStyle w:val="a5"/>
              <w:ind w:right="25"/>
            </w:pPr>
            <w:r>
              <w:rPr>
                <w:rFonts w:hint="eastAsia"/>
              </w:rPr>
              <w:t>王东</w:t>
            </w:r>
          </w:p>
        </w:tc>
      </w:tr>
      <w:tr w:rsidR="004C7F69" w:rsidRPr="00AD7354" w14:paraId="0BB7FFAF" w14:textId="77777777">
        <w:trPr>
          <w:jc w:val="center"/>
        </w:trPr>
        <w:tc>
          <w:tcPr>
            <w:tcW w:w="2067" w:type="dxa"/>
          </w:tcPr>
          <w:p w14:paraId="42A5EB88" w14:textId="77777777" w:rsidR="004C7F69" w:rsidRPr="00BD016B" w:rsidRDefault="004C7F69" w:rsidP="00145AC8">
            <w:pPr>
              <w:pStyle w:val="a5"/>
              <w:ind w:right="25"/>
            </w:pPr>
            <w:r w:rsidRPr="00BD016B">
              <w:rPr>
                <w:rFonts w:hint="eastAsia"/>
              </w:rPr>
              <w:t>第二导师：</w:t>
            </w:r>
          </w:p>
        </w:tc>
        <w:tc>
          <w:tcPr>
            <w:tcW w:w="2449" w:type="dxa"/>
          </w:tcPr>
          <w:p w14:paraId="724993CC" w14:textId="77777777" w:rsidR="004C7F69" w:rsidRPr="00BD016B" w:rsidRDefault="004C7F69" w:rsidP="00145AC8">
            <w:pPr>
              <w:pStyle w:val="a5"/>
              <w:ind w:right="25"/>
            </w:pPr>
          </w:p>
        </w:tc>
      </w:tr>
      <w:tr w:rsidR="004C7F69" w:rsidRPr="00AD7354" w14:paraId="20D23B66" w14:textId="77777777">
        <w:trPr>
          <w:jc w:val="center"/>
        </w:trPr>
        <w:tc>
          <w:tcPr>
            <w:tcW w:w="2067" w:type="dxa"/>
          </w:tcPr>
          <w:p w14:paraId="2CD898BE" w14:textId="77777777" w:rsidR="004C7F69" w:rsidRPr="00BD016B" w:rsidRDefault="004C7F69" w:rsidP="00145AC8">
            <w:pPr>
              <w:pStyle w:val="a5"/>
              <w:ind w:right="25"/>
            </w:pPr>
            <w:r w:rsidRPr="00BD016B">
              <w:rPr>
                <w:rFonts w:hint="eastAsia"/>
              </w:rPr>
              <w:t>学科专业：</w:t>
            </w:r>
          </w:p>
        </w:tc>
        <w:tc>
          <w:tcPr>
            <w:tcW w:w="2449" w:type="dxa"/>
          </w:tcPr>
          <w:p w14:paraId="0C688565" w14:textId="77777777" w:rsidR="004C7F69" w:rsidRPr="00BD016B" w:rsidRDefault="004C7F69" w:rsidP="00145AC8">
            <w:pPr>
              <w:pStyle w:val="a5"/>
              <w:ind w:right="25"/>
            </w:pPr>
            <w:r w:rsidRPr="00BD016B">
              <w:rPr>
                <w:rFonts w:hint="eastAsia"/>
              </w:rPr>
              <w:t>软件工程</w:t>
            </w:r>
          </w:p>
        </w:tc>
      </w:tr>
      <w:tr w:rsidR="004C7F69" w:rsidRPr="00AD7354" w14:paraId="6FCF2E2F" w14:textId="77777777">
        <w:trPr>
          <w:jc w:val="center"/>
        </w:trPr>
        <w:tc>
          <w:tcPr>
            <w:tcW w:w="2067" w:type="dxa"/>
          </w:tcPr>
          <w:p w14:paraId="3C3D8B60" w14:textId="77777777" w:rsidR="004C7F69" w:rsidRPr="00BD016B" w:rsidRDefault="004C7F69" w:rsidP="00145AC8">
            <w:pPr>
              <w:pStyle w:val="a5"/>
              <w:ind w:right="25"/>
            </w:pPr>
            <w:r w:rsidRPr="00BD016B">
              <w:rPr>
                <w:rFonts w:hint="eastAsia"/>
              </w:rPr>
              <w:t>答辩日期：</w:t>
            </w:r>
          </w:p>
        </w:tc>
        <w:tc>
          <w:tcPr>
            <w:tcW w:w="2449" w:type="dxa"/>
          </w:tcPr>
          <w:p w14:paraId="2018BB1E" w14:textId="77777777" w:rsidR="004C7F69" w:rsidRPr="00BD016B" w:rsidRDefault="004C7F69" w:rsidP="00145AC8">
            <w:pPr>
              <w:pStyle w:val="a5"/>
              <w:ind w:right="25"/>
            </w:pPr>
            <w:r w:rsidRPr="00BD016B">
              <w:rPr>
                <w:rFonts w:hint="eastAsia"/>
              </w:rPr>
              <w:t>年</w:t>
            </w:r>
            <w:r>
              <w:rPr>
                <w:rFonts w:hint="eastAsia"/>
              </w:rPr>
              <w:t xml:space="preserve">  </w:t>
            </w:r>
            <w:r w:rsidRPr="00BD016B">
              <w:rPr>
                <w:rFonts w:hint="eastAsia"/>
              </w:rPr>
              <w:t>月</w:t>
            </w:r>
            <w:r>
              <w:rPr>
                <w:rFonts w:hint="eastAsia"/>
              </w:rPr>
              <w:t xml:space="preserve">  </w:t>
            </w:r>
            <w:r w:rsidRPr="00BD016B">
              <w:rPr>
                <w:rFonts w:hint="eastAsia"/>
              </w:rPr>
              <w:t>日</w:t>
            </w:r>
          </w:p>
        </w:tc>
      </w:tr>
    </w:tbl>
    <w:p w14:paraId="7A2BBB6E" w14:textId="77777777" w:rsidR="004C7F69" w:rsidRDefault="004C7F69" w:rsidP="00145AC8">
      <w:pPr>
        <w:ind w:right="25" w:firstLine="410"/>
      </w:pPr>
    </w:p>
    <w:p w14:paraId="7AC25CA0" w14:textId="77777777" w:rsidR="004C7F69" w:rsidRPr="00AD7354" w:rsidRDefault="004C7F69" w:rsidP="00D47BA5">
      <w:pPr>
        <w:ind w:right="25" w:firstLine="0"/>
      </w:pPr>
    </w:p>
    <w:p w14:paraId="0D685519" w14:textId="77777777" w:rsidR="004C7F69" w:rsidRPr="008F2588" w:rsidRDefault="004C7F69" w:rsidP="001C1E9C">
      <w:pPr>
        <w:pStyle w:val="a4"/>
        <w:ind w:right="25"/>
      </w:pPr>
      <w:commentRangeStart w:id="6"/>
      <w:r w:rsidRPr="00AD7354">
        <w:t>上海交通大学软件学院</w:t>
      </w:r>
    </w:p>
    <w:p w14:paraId="76955401" w14:textId="77777777" w:rsidR="004C7F69" w:rsidRDefault="0052562D" w:rsidP="001C1E9C">
      <w:pPr>
        <w:pStyle w:val="a4"/>
        <w:ind w:right="25"/>
      </w:pPr>
      <w:r>
        <w:rPr>
          <w:rFonts w:hint="eastAsia"/>
        </w:rPr>
        <w:t>2016</w:t>
      </w:r>
      <w:r w:rsidR="004C7F69" w:rsidRPr="008F2588">
        <w:t>年</w:t>
      </w:r>
      <w:r>
        <w:t>12</w:t>
      </w:r>
      <w:r w:rsidR="004C7F69" w:rsidRPr="00AD7354">
        <w:t>月</w:t>
      </w:r>
      <w:commentRangeEnd w:id="6"/>
      <w:r w:rsidR="00222E17">
        <w:rPr>
          <w:rStyle w:val="ab"/>
        </w:rPr>
        <w:commentReference w:id="6"/>
      </w:r>
    </w:p>
    <w:p w14:paraId="59C4A5D8" w14:textId="77777777" w:rsidR="00D47BA5" w:rsidRDefault="00D47BA5" w:rsidP="00D47BA5">
      <w:pPr>
        <w:ind w:right="25" w:firstLine="0"/>
        <w:rPr>
          <w:color w:val="000000"/>
          <w:sz w:val="28"/>
          <w:szCs w:val="28"/>
        </w:rPr>
      </w:pPr>
    </w:p>
    <w:p w14:paraId="681B367E" w14:textId="77777777" w:rsidR="00614B3E" w:rsidRDefault="00614B3E" w:rsidP="00D47BA5">
      <w:pPr>
        <w:ind w:right="25" w:firstLine="0"/>
        <w:rPr>
          <w:color w:val="000000"/>
          <w:sz w:val="28"/>
          <w:szCs w:val="28"/>
        </w:rPr>
      </w:pPr>
    </w:p>
    <w:p w14:paraId="7706769B" w14:textId="77777777" w:rsidR="00661870" w:rsidRDefault="00D47BA5" w:rsidP="00D47BA5">
      <w:pPr>
        <w:ind w:right="25" w:firstLine="0"/>
        <w:jc w:val="center"/>
        <w:rPr>
          <w:color w:val="000000"/>
          <w:sz w:val="28"/>
          <w:szCs w:val="28"/>
        </w:rPr>
      </w:pPr>
      <w:r w:rsidRPr="00D47BA5">
        <w:rPr>
          <w:color w:val="000000"/>
          <w:sz w:val="28"/>
          <w:szCs w:val="28"/>
        </w:rPr>
        <w:t xml:space="preserve">A Dissertation Submitted to Shanghai Jiao Tong University  </w:t>
      </w:r>
    </w:p>
    <w:p w14:paraId="4E011BA8" w14:textId="77777777" w:rsidR="004C7F69" w:rsidRPr="00D47BA5" w:rsidRDefault="00D47BA5" w:rsidP="00D47BA5">
      <w:pPr>
        <w:ind w:right="25" w:firstLine="0"/>
        <w:jc w:val="center"/>
        <w:rPr>
          <w:color w:val="000000"/>
          <w:sz w:val="28"/>
          <w:szCs w:val="28"/>
        </w:rPr>
      </w:pPr>
      <w:r w:rsidRPr="00D47BA5">
        <w:rPr>
          <w:color w:val="000000"/>
          <w:sz w:val="28"/>
          <w:szCs w:val="28"/>
        </w:rPr>
        <w:lastRenderedPageBreak/>
        <w:t>for Master Degree of Engineering</w:t>
      </w:r>
    </w:p>
    <w:p w14:paraId="1B8EE5E8" w14:textId="77777777" w:rsidR="004C7F69" w:rsidRDefault="004C7F69" w:rsidP="007A684D">
      <w:pPr>
        <w:ind w:right="25" w:firstLine="0"/>
      </w:pPr>
    </w:p>
    <w:p w14:paraId="5416C202" w14:textId="77777777" w:rsidR="004C7F69" w:rsidRDefault="004C7F69" w:rsidP="00145AC8">
      <w:pPr>
        <w:ind w:right="25" w:firstLine="410"/>
      </w:pPr>
    </w:p>
    <w:p w14:paraId="081DA092" w14:textId="77777777" w:rsidR="00233425" w:rsidRPr="009E6CC8" w:rsidRDefault="00233425" w:rsidP="001C1E9C">
      <w:pPr>
        <w:pStyle w:val="a3"/>
      </w:pPr>
      <w:bookmarkStart w:id="7" w:name="_Toc449269114"/>
      <w:bookmarkStart w:id="8" w:name="_Toc471381650"/>
      <w:r>
        <w:t>I</w:t>
      </w:r>
      <w:commentRangeStart w:id="9"/>
      <w:r>
        <w:t>MPROVEMENT AND IMPLEMENTATION OF</w:t>
      </w:r>
      <w:r w:rsidRPr="009E6CC8">
        <w:t xml:space="preserve"> </w:t>
      </w:r>
      <w:r>
        <w:t>POWER MANAGEMENT IN</w:t>
      </w:r>
      <w:r w:rsidRPr="009E6CC8">
        <w:t xml:space="preserve"> </w:t>
      </w:r>
      <w:r>
        <w:t>EMBEDDED LINUX SYSTEM</w:t>
      </w:r>
      <w:bookmarkEnd w:id="7"/>
      <w:bookmarkEnd w:id="8"/>
      <w:commentRangeEnd w:id="9"/>
      <w:r w:rsidR="00222E17">
        <w:rPr>
          <w:rStyle w:val="ab"/>
          <w:rFonts w:ascii="Times New Roman" w:eastAsia="SimSun" w:hAnsi="Times New Roman"/>
          <w:b w:val="0"/>
          <w:bCs w:val="0"/>
        </w:rPr>
        <w:commentReference w:id="9"/>
      </w:r>
      <w:r w:rsidRPr="009E6CC8">
        <w:rPr>
          <w:rFonts w:hint="eastAsia"/>
        </w:rPr>
        <w:t xml:space="preserve"> </w:t>
      </w:r>
    </w:p>
    <w:p w14:paraId="73A5AC58" w14:textId="77777777" w:rsidR="00233425" w:rsidRDefault="00233425" w:rsidP="00233425">
      <w:pPr>
        <w:ind w:right="25" w:firstLine="410"/>
      </w:pPr>
    </w:p>
    <w:p w14:paraId="35D1ABB9" w14:textId="77777777" w:rsidR="004C7F69" w:rsidRDefault="004C7F69" w:rsidP="00145AC8">
      <w:pPr>
        <w:ind w:right="25" w:firstLine="410"/>
      </w:pPr>
    </w:p>
    <w:p w14:paraId="47B5A682" w14:textId="77777777" w:rsidR="004C7F69" w:rsidRDefault="004C7F69" w:rsidP="00145AC8">
      <w:pPr>
        <w:ind w:right="25" w:firstLine="410"/>
        <w:jc w:val="center"/>
      </w:pPr>
    </w:p>
    <w:p w14:paraId="1EC19BF3" w14:textId="77777777" w:rsidR="004C7F69" w:rsidRDefault="004C7F69" w:rsidP="00D47BA5">
      <w:pPr>
        <w:ind w:right="25" w:firstLine="0"/>
      </w:pPr>
    </w:p>
    <w:p w14:paraId="04888123" w14:textId="77777777" w:rsidR="004C7F69" w:rsidRDefault="004C7F69" w:rsidP="00145AC8">
      <w:pPr>
        <w:ind w:right="25" w:firstLine="0"/>
      </w:pPr>
    </w:p>
    <w:tbl>
      <w:tblPr>
        <w:tblW w:w="6943" w:type="dxa"/>
        <w:jc w:val="center"/>
        <w:tblLayout w:type="fixed"/>
        <w:tblLook w:val="0000" w:firstRow="0" w:lastRow="0" w:firstColumn="0" w:lastColumn="0" w:noHBand="0" w:noVBand="0"/>
      </w:tblPr>
      <w:tblGrid>
        <w:gridCol w:w="3507"/>
        <w:gridCol w:w="3436"/>
      </w:tblGrid>
      <w:tr w:rsidR="004C7F69" w:rsidRPr="00AD7354" w14:paraId="31F65A86" w14:textId="77777777">
        <w:trPr>
          <w:jc w:val="center"/>
        </w:trPr>
        <w:tc>
          <w:tcPr>
            <w:tcW w:w="3507" w:type="dxa"/>
          </w:tcPr>
          <w:p w14:paraId="03CED69D" w14:textId="77777777" w:rsidR="004C7F69" w:rsidRPr="00BD016B" w:rsidRDefault="004C7F69" w:rsidP="00145AC8">
            <w:pPr>
              <w:pStyle w:val="a5"/>
              <w:ind w:right="25"/>
            </w:pPr>
            <w:r w:rsidRPr="00BD016B">
              <w:rPr>
                <w:rFonts w:hint="eastAsia"/>
              </w:rPr>
              <w:t>University Code</w:t>
            </w:r>
            <w:r w:rsidRPr="008F2588">
              <w:rPr>
                <w:rFonts w:hint="eastAsia"/>
              </w:rPr>
              <w:t>：</w:t>
            </w:r>
          </w:p>
        </w:tc>
        <w:tc>
          <w:tcPr>
            <w:tcW w:w="3436" w:type="dxa"/>
          </w:tcPr>
          <w:p w14:paraId="310BEFAC" w14:textId="77777777" w:rsidR="004C7F69" w:rsidRPr="00BD016B" w:rsidRDefault="004C7F69" w:rsidP="00145AC8">
            <w:pPr>
              <w:pStyle w:val="a5"/>
              <w:ind w:right="25"/>
            </w:pPr>
            <w:r w:rsidRPr="008E0FBD">
              <w:t>10248</w:t>
            </w:r>
          </w:p>
        </w:tc>
      </w:tr>
      <w:tr w:rsidR="004C7F69" w:rsidRPr="00AD7354" w14:paraId="07D3A11C" w14:textId="77777777">
        <w:trPr>
          <w:trHeight w:val="80"/>
          <w:jc w:val="center"/>
        </w:trPr>
        <w:tc>
          <w:tcPr>
            <w:tcW w:w="3507" w:type="dxa"/>
          </w:tcPr>
          <w:p w14:paraId="52FB93A1" w14:textId="77777777" w:rsidR="004C7F69" w:rsidRPr="00BD016B" w:rsidRDefault="004C7F69" w:rsidP="00145AC8">
            <w:pPr>
              <w:pStyle w:val="a5"/>
              <w:ind w:right="25"/>
            </w:pPr>
            <w:r w:rsidRPr="00BD016B">
              <w:rPr>
                <w:rFonts w:hint="eastAsia"/>
              </w:rPr>
              <w:t>Author</w:t>
            </w:r>
            <w:r w:rsidRPr="008F2588">
              <w:rPr>
                <w:rFonts w:hint="eastAsia"/>
              </w:rPr>
              <w:t>：</w:t>
            </w:r>
          </w:p>
        </w:tc>
        <w:tc>
          <w:tcPr>
            <w:tcW w:w="3436" w:type="dxa"/>
          </w:tcPr>
          <w:p w14:paraId="185B763C" w14:textId="77777777" w:rsidR="004C7F69" w:rsidRPr="00BD016B" w:rsidRDefault="00233425" w:rsidP="00145AC8">
            <w:pPr>
              <w:pStyle w:val="a5"/>
              <w:ind w:right="25"/>
            </w:pPr>
            <w:r>
              <w:t>Yun Ling</w:t>
            </w:r>
          </w:p>
        </w:tc>
      </w:tr>
      <w:tr w:rsidR="004C7F69" w:rsidRPr="00AD7354" w14:paraId="34E2483A" w14:textId="77777777">
        <w:trPr>
          <w:jc w:val="center"/>
        </w:trPr>
        <w:tc>
          <w:tcPr>
            <w:tcW w:w="3507" w:type="dxa"/>
          </w:tcPr>
          <w:p w14:paraId="5CD86352" w14:textId="77777777" w:rsidR="004C7F69" w:rsidRPr="00BD016B" w:rsidRDefault="00972C7E" w:rsidP="00145AC8">
            <w:pPr>
              <w:pStyle w:val="a5"/>
              <w:ind w:right="25"/>
            </w:pPr>
            <w:r>
              <w:rPr>
                <w:rFonts w:hint="eastAsia"/>
              </w:rPr>
              <w:t>Student ID:</w:t>
            </w:r>
          </w:p>
        </w:tc>
        <w:tc>
          <w:tcPr>
            <w:tcW w:w="3436" w:type="dxa"/>
          </w:tcPr>
          <w:p w14:paraId="74672ACF" w14:textId="77777777" w:rsidR="004C7F69" w:rsidRPr="00BD016B" w:rsidRDefault="00233425" w:rsidP="00145AC8">
            <w:pPr>
              <w:pStyle w:val="a5"/>
              <w:ind w:right="25"/>
            </w:pPr>
            <w:r>
              <w:t>1130372134</w:t>
            </w:r>
          </w:p>
        </w:tc>
      </w:tr>
      <w:tr w:rsidR="00373570" w:rsidRPr="00AD7354" w14:paraId="551A5E9F" w14:textId="77777777">
        <w:trPr>
          <w:jc w:val="center"/>
        </w:trPr>
        <w:tc>
          <w:tcPr>
            <w:tcW w:w="3507" w:type="dxa"/>
          </w:tcPr>
          <w:p w14:paraId="67F9AAD1" w14:textId="77777777" w:rsidR="00373570" w:rsidRDefault="00373570" w:rsidP="00145AC8">
            <w:pPr>
              <w:pStyle w:val="a5"/>
              <w:ind w:right="25"/>
            </w:pPr>
            <w:r w:rsidRPr="00BD016B">
              <w:rPr>
                <w:rFonts w:hint="eastAsia"/>
              </w:rPr>
              <w:t>Mentor 1</w:t>
            </w:r>
            <w:r w:rsidRPr="008F2588">
              <w:rPr>
                <w:rFonts w:hint="eastAsia"/>
              </w:rPr>
              <w:t>：</w:t>
            </w:r>
          </w:p>
        </w:tc>
        <w:tc>
          <w:tcPr>
            <w:tcW w:w="3436" w:type="dxa"/>
          </w:tcPr>
          <w:p w14:paraId="701AF448" w14:textId="77777777" w:rsidR="00373570" w:rsidRPr="00BD016B" w:rsidRDefault="00233425" w:rsidP="00145AC8">
            <w:pPr>
              <w:pStyle w:val="a5"/>
              <w:ind w:right="25"/>
            </w:pPr>
            <w:r>
              <w:t>Prof. Wang Dong</w:t>
            </w:r>
          </w:p>
        </w:tc>
      </w:tr>
      <w:tr w:rsidR="004C7F69" w:rsidRPr="00AD7354" w14:paraId="2569E2B5" w14:textId="77777777">
        <w:trPr>
          <w:jc w:val="center"/>
        </w:trPr>
        <w:tc>
          <w:tcPr>
            <w:tcW w:w="3507" w:type="dxa"/>
          </w:tcPr>
          <w:p w14:paraId="6FACEC53" w14:textId="77777777" w:rsidR="004C7F69" w:rsidRPr="00BD016B" w:rsidRDefault="004C7F69" w:rsidP="00145AC8">
            <w:pPr>
              <w:pStyle w:val="a5"/>
              <w:ind w:right="25"/>
            </w:pPr>
            <w:r w:rsidRPr="00BD016B">
              <w:rPr>
                <w:rFonts w:hint="eastAsia"/>
              </w:rPr>
              <w:t>Mentor 2:</w:t>
            </w:r>
          </w:p>
        </w:tc>
        <w:tc>
          <w:tcPr>
            <w:tcW w:w="3436" w:type="dxa"/>
          </w:tcPr>
          <w:p w14:paraId="57F321F0" w14:textId="77777777" w:rsidR="004C7F69" w:rsidRPr="00BD016B" w:rsidRDefault="004C7F69" w:rsidP="00145AC8">
            <w:pPr>
              <w:pStyle w:val="a5"/>
              <w:ind w:right="25"/>
            </w:pPr>
          </w:p>
        </w:tc>
      </w:tr>
      <w:tr w:rsidR="004C7F69" w:rsidRPr="00AD7354" w14:paraId="6C3F31B3" w14:textId="77777777">
        <w:trPr>
          <w:jc w:val="center"/>
        </w:trPr>
        <w:tc>
          <w:tcPr>
            <w:tcW w:w="3507" w:type="dxa"/>
          </w:tcPr>
          <w:p w14:paraId="6A2B1085" w14:textId="77777777" w:rsidR="004C7F69" w:rsidRPr="00BD016B" w:rsidRDefault="004C7F69" w:rsidP="00145AC8">
            <w:pPr>
              <w:pStyle w:val="a5"/>
              <w:ind w:right="25"/>
            </w:pPr>
            <w:r w:rsidRPr="00BD016B">
              <w:rPr>
                <w:rFonts w:hint="eastAsia"/>
              </w:rPr>
              <w:t>Field</w:t>
            </w:r>
            <w:r w:rsidRPr="008F2588">
              <w:rPr>
                <w:rFonts w:hint="eastAsia"/>
              </w:rPr>
              <w:t>：</w:t>
            </w:r>
          </w:p>
        </w:tc>
        <w:tc>
          <w:tcPr>
            <w:tcW w:w="3436" w:type="dxa"/>
          </w:tcPr>
          <w:p w14:paraId="1125A532" w14:textId="77777777" w:rsidR="004C7F69" w:rsidRPr="00BD016B" w:rsidRDefault="004C7F69" w:rsidP="00145AC8">
            <w:pPr>
              <w:pStyle w:val="a5"/>
              <w:ind w:right="25"/>
            </w:pPr>
            <w:r w:rsidRPr="00BD016B">
              <w:rPr>
                <w:rFonts w:hint="eastAsia"/>
              </w:rPr>
              <w:t>Software Engineering</w:t>
            </w:r>
          </w:p>
        </w:tc>
      </w:tr>
      <w:tr w:rsidR="004C7F69" w:rsidRPr="00AD7354" w14:paraId="1A92E16F" w14:textId="77777777">
        <w:trPr>
          <w:jc w:val="center"/>
        </w:trPr>
        <w:tc>
          <w:tcPr>
            <w:tcW w:w="3507" w:type="dxa"/>
          </w:tcPr>
          <w:p w14:paraId="4F628541" w14:textId="77777777" w:rsidR="004C7F69" w:rsidRPr="00BD016B" w:rsidRDefault="004C7F69" w:rsidP="00145AC8">
            <w:pPr>
              <w:pStyle w:val="a5"/>
              <w:ind w:right="25"/>
            </w:pPr>
            <w:r w:rsidRPr="00BD016B">
              <w:rPr>
                <w:rFonts w:hint="eastAsia"/>
              </w:rPr>
              <w:t>Date of Oral Defense</w:t>
            </w:r>
            <w:r w:rsidRPr="008F2588">
              <w:rPr>
                <w:rFonts w:hint="eastAsia"/>
              </w:rPr>
              <w:t>：</w:t>
            </w:r>
          </w:p>
        </w:tc>
        <w:tc>
          <w:tcPr>
            <w:tcW w:w="3436" w:type="dxa"/>
          </w:tcPr>
          <w:p w14:paraId="119EF7BE" w14:textId="77777777" w:rsidR="004C7F69" w:rsidRPr="00BD016B" w:rsidRDefault="004C7F69" w:rsidP="00145AC8">
            <w:pPr>
              <w:pStyle w:val="a5"/>
              <w:ind w:right="25"/>
            </w:pPr>
          </w:p>
        </w:tc>
      </w:tr>
    </w:tbl>
    <w:p w14:paraId="0FDF15A7" w14:textId="77777777" w:rsidR="004C7F69" w:rsidRDefault="004C7F69" w:rsidP="00145AC8">
      <w:pPr>
        <w:ind w:right="25" w:firstLine="410"/>
      </w:pPr>
    </w:p>
    <w:p w14:paraId="7C4E4F3A" w14:textId="77777777" w:rsidR="009E75DE" w:rsidRDefault="009E75DE" w:rsidP="00145AC8">
      <w:pPr>
        <w:ind w:right="25" w:firstLine="410"/>
      </w:pPr>
    </w:p>
    <w:p w14:paraId="634260AD" w14:textId="31E158A1" w:rsidR="004C7F69" w:rsidRPr="009E75DE" w:rsidRDefault="009E75DE" w:rsidP="00644BB9">
      <w:pPr>
        <w:ind w:right="25" w:firstLine="0"/>
        <w:jc w:val="center"/>
        <w:rPr>
          <w:sz w:val="28"/>
          <w:szCs w:val="28"/>
        </w:rPr>
      </w:pPr>
      <w:commentRangeStart w:id="10"/>
      <w:r w:rsidRPr="009E75DE">
        <w:rPr>
          <w:rFonts w:hint="eastAsia"/>
          <w:sz w:val="28"/>
          <w:szCs w:val="28"/>
        </w:rPr>
        <w:t>School of Software</w:t>
      </w:r>
    </w:p>
    <w:p w14:paraId="0483A963" w14:textId="77777777" w:rsidR="004C7F69" w:rsidRPr="00AD7354" w:rsidRDefault="004C7F69" w:rsidP="001C1E9C">
      <w:pPr>
        <w:pStyle w:val="a4"/>
        <w:ind w:right="25"/>
      </w:pPr>
      <w:r>
        <w:rPr>
          <w:rFonts w:hint="eastAsia"/>
        </w:rPr>
        <w:t>Shanghai Jiaotong University</w:t>
      </w:r>
    </w:p>
    <w:p w14:paraId="4A05FAF4" w14:textId="77777777" w:rsidR="004C7F69" w:rsidRDefault="0052562D" w:rsidP="00644BB9">
      <w:pPr>
        <w:pStyle w:val="a4"/>
        <w:ind w:right="25"/>
      </w:pPr>
      <w:r>
        <w:t>Dec.</w:t>
      </w:r>
      <w:r w:rsidR="00233425">
        <w:rPr>
          <w:rFonts w:hint="eastAsia"/>
        </w:rPr>
        <w:t xml:space="preserve"> 2016</w:t>
      </w:r>
      <w:commentRangeEnd w:id="10"/>
      <w:r w:rsidR="00222E17">
        <w:rPr>
          <w:rStyle w:val="ab"/>
        </w:rPr>
        <w:commentReference w:id="10"/>
      </w:r>
    </w:p>
    <w:p w14:paraId="62794120" w14:textId="0EE37924" w:rsidR="00961C7B" w:rsidDel="00644BB9" w:rsidRDefault="00961C7B" w:rsidP="00AA4F08">
      <w:pPr>
        <w:spacing w:line="400" w:lineRule="atLeast"/>
        <w:ind w:right="25" w:firstLine="0"/>
        <w:rPr>
          <w:del w:id="11" w:author="Ling, Alex" w:date="2017-06-04T09:56:00Z"/>
        </w:rPr>
      </w:pPr>
    </w:p>
    <w:p w14:paraId="647E7DAB" w14:textId="1F221E53" w:rsidR="00AA4F08" w:rsidRDefault="00AA4F08" w:rsidP="00AA4F08">
      <w:pPr>
        <w:spacing w:line="400" w:lineRule="atLeast"/>
        <w:ind w:right="25" w:firstLine="0"/>
        <w:rPr>
          <w:rFonts w:eastAsia="SimHei"/>
          <w:b/>
          <w:sz w:val="28"/>
        </w:rPr>
      </w:pPr>
    </w:p>
    <w:p w14:paraId="63A7EE92" w14:textId="77777777" w:rsidR="00961C7B" w:rsidRPr="00DC394A" w:rsidRDefault="00961C7B" w:rsidP="001C1E9C">
      <w:pPr>
        <w:spacing w:line="360" w:lineRule="auto"/>
        <w:ind w:right="25" w:firstLine="0"/>
        <w:jc w:val="center"/>
        <w:rPr>
          <w:rFonts w:eastAsia="SimHei"/>
          <w:b/>
          <w:sz w:val="32"/>
          <w:szCs w:val="32"/>
        </w:rPr>
      </w:pPr>
      <w:commentRangeStart w:id="12"/>
      <w:r w:rsidRPr="00DC394A">
        <w:rPr>
          <w:rFonts w:eastAsia="SimHei" w:hint="eastAsia"/>
          <w:b/>
          <w:sz w:val="32"/>
          <w:szCs w:val="32"/>
        </w:rPr>
        <w:t>上海交通大学</w:t>
      </w:r>
    </w:p>
    <w:p w14:paraId="3C7854FE" w14:textId="77777777" w:rsidR="00961C7B" w:rsidRPr="00DC394A" w:rsidRDefault="00961C7B" w:rsidP="00644BB9">
      <w:pPr>
        <w:spacing w:line="360" w:lineRule="auto"/>
        <w:ind w:right="25" w:firstLine="0"/>
        <w:jc w:val="center"/>
        <w:rPr>
          <w:rFonts w:eastAsia="SimHei"/>
          <w:b/>
          <w:sz w:val="32"/>
          <w:szCs w:val="32"/>
        </w:rPr>
      </w:pPr>
      <w:r w:rsidRPr="00DC394A">
        <w:rPr>
          <w:rFonts w:eastAsia="SimHei" w:hint="eastAsia"/>
          <w:b/>
          <w:sz w:val="32"/>
          <w:szCs w:val="32"/>
        </w:rPr>
        <w:t>学位论文原创性声明</w:t>
      </w:r>
      <w:commentRangeEnd w:id="12"/>
      <w:r w:rsidR="00222E17">
        <w:rPr>
          <w:rStyle w:val="ab"/>
        </w:rPr>
        <w:commentReference w:id="12"/>
      </w:r>
    </w:p>
    <w:p w14:paraId="6F617B13" w14:textId="77777777" w:rsidR="00961C7B" w:rsidRDefault="00961C7B" w:rsidP="00145AC8">
      <w:pPr>
        <w:spacing w:line="480" w:lineRule="auto"/>
        <w:ind w:right="25"/>
        <w:rPr>
          <w:sz w:val="24"/>
        </w:rPr>
      </w:pPr>
    </w:p>
    <w:p w14:paraId="09BB69D6" w14:textId="77777777" w:rsidR="00961C7B" w:rsidRPr="00DC394A" w:rsidRDefault="00961C7B">
      <w:pPr>
        <w:pStyle w:val="20"/>
        <w:ind w:leftChars="0" w:left="0" w:right="25" w:firstLine="567"/>
        <w:rPr>
          <w:sz w:val="28"/>
          <w:szCs w:val="28"/>
        </w:rPr>
        <w:pPrChange w:id="13" w:author="Ling, Alex" w:date="2017-06-04T09:59:00Z">
          <w:pPr>
            <w:pStyle w:val="20"/>
            <w:ind w:right="25" w:firstLine="479"/>
          </w:pPr>
        </w:pPrChange>
      </w:pPr>
      <w:commentRangeStart w:id="14"/>
      <w:r w:rsidRPr="00DC394A">
        <w:rPr>
          <w:rFonts w:hint="eastAsia"/>
          <w:sz w:val="28"/>
          <w:szCs w:val="28"/>
        </w:rPr>
        <w:lastRenderedPageBreak/>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commentRangeEnd w:id="14"/>
      <w:r w:rsidR="00222E17">
        <w:rPr>
          <w:rStyle w:val="ab"/>
        </w:rPr>
        <w:commentReference w:id="14"/>
      </w:r>
    </w:p>
    <w:p w14:paraId="75D7F9CD" w14:textId="77777777" w:rsidR="00961C7B" w:rsidRPr="00DC394A" w:rsidRDefault="00961C7B" w:rsidP="00145AC8">
      <w:pPr>
        <w:spacing w:line="480" w:lineRule="auto"/>
        <w:ind w:right="25" w:firstLine="479"/>
        <w:rPr>
          <w:sz w:val="28"/>
          <w:szCs w:val="28"/>
        </w:rPr>
      </w:pPr>
    </w:p>
    <w:p w14:paraId="79971D1D" w14:textId="77777777" w:rsidR="00961C7B" w:rsidRPr="00DC394A" w:rsidRDefault="00961C7B" w:rsidP="00145AC8">
      <w:pPr>
        <w:spacing w:line="480" w:lineRule="auto"/>
        <w:ind w:right="25" w:firstLine="479"/>
        <w:rPr>
          <w:sz w:val="28"/>
          <w:szCs w:val="28"/>
        </w:rPr>
      </w:pPr>
    </w:p>
    <w:p w14:paraId="3544D440" w14:textId="77777777" w:rsidR="00961C7B" w:rsidRPr="00DC394A" w:rsidRDefault="00961C7B" w:rsidP="00145AC8">
      <w:pPr>
        <w:spacing w:line="480" w:lineRule="auto"/>
        <w:ind w:right="25" w:firstLine="479"/>
        <w:rPr>
          <w:sz w:val="28"/>
          <w:szCs w:val="28"/>
        </w:rPr>
      </w:pPr>
    </w:p>
    <w:p w14:paraId="2C8F78B0" w14:textId="77777777" w:rsidR="00961C7B" w:rsidRPr="00DC394A" w:rsidRDefault="00961C7B" w:rsidP="00145AC8">
      <w:pPr>
        <w:spacing w:line="480" w:lineRule="auto"/>
        <w:ind w:right="25" w:firstLine="479"/>
        <w:rPr>
          <w:sz w:val="28"/>
          <w:szCs w:val="28"/>
        </w:rPr>
      </w:pPr>
      <w:r w:rsidRPr="00DC394A">
        <w:rPr>
          <w:rFonts w:hint="eastAsia"/>
          <w:sz w:val="28"/>
          <w:szCs w:val="28"/>
        </w:rPr>
        <w:t xml:space="preserve">                            </w:t>
      </w:r>
      <w:r w:rsidRPr="00DC394A">
        <w:rPr>
          <w:rFonts w:hint="eastAsia"/>
          <w:sz w:val="28"/>
          <w:szCs w:val="28"/>
        </w:rPr>
        <w:t>学位论文作者签名：</w:t>
      </w:r>
    </w:p>
    <w:p w14:paraId="1715BED3" w14:textId="77777777" w:rsidR="00961C7B" w:rsidRPr="00DC394A" w:rsidRDefault="00961C7B" w:rsidP="00145AC8">
      <w:pPr>
        <w:spacing w:line="480" w:lineRule="auto"/>
        <w:ind w:right="25" w:firstLine="479"/>
        <w:rPr>
          <w:sz w:val="28"/>
          <w:szCs w:val="28"/>
        </w:rPr>
      </w:pPr>
    </w:p>
    <w:p w14:paraId="384651AF" w14:textId="77777777" w:rsidR="00961C7B" w:rsidRPr="00DC394A" w:rsidRDefault="00961C7B" w:rsidP="00145AC8">
      <w:pPr>
        <w:spacing w:line="480" w:lineRule="auto"/>
        <w:ind w:right="25" w:firstLine="479"/>
        <w:rPr>
          <w:sz w:val="28"/>
          <w:szCs w:val="28"/>
        </w:rPr>
      </w:pPr>
      <w:r w:rsidRPr="00DC394A">
        <w:rPr>
          <w:rFonts w:hint="eastAsia"/>
          <w:sz w:val="28"/>
          <w:szCs w:val="28"/>
        </w:rPr>
        <w:t xml:space="preserve">                            </w:t>
      </w:r>
      <w:r w:rsidRPr="00DC394A">
        <w:rPr>
          <w:rFonts w:hint="eastAsia"/>
          <w:sz w:val="28"/>
          <w:szCs w:val="28"/>
        </w:rPr>
        <w:t>日期：</w:t>
      </w:r>
      <w:r w:rsidRPr="00DC394A">
        <w:rPr>
          <w:rFonts w:hint="eastAsia"/>
          <w:sz w:val="28"/>
          <w:szCs w:val="28"/>
        </w:rPr>
        <w:t xml:space="preserve">     </w:t>
      </w:r>
      <w:r w:rsidRPr="00DC394A">
        <w:rPr>
          <w:rFonts w:hint="eastAsia"/>
          <w:sz w:val="28"/>
          <w:szCs w:val="28"/>
        </w:rPr>
        <w:t>年</w:t>
      </w:r>
      <w:r w:rsidRPr="00DC394A">
        <w:rPr>
          <w:rFonts w:hint="eastAsia"/>
          <w:sz w:val="28"/>
          <w:szCs w:val="28"/>
        </w:rPr>
        <w:t xml:space="preserve">   </w:t>
      </w:r>
      <w:r w:rsidRPr="00DC394A">
        <w:rPr>
          <w:rFonts w:hint="eastAsia"/>
          <w:sz w:val="28"/>
          <w:szCs w:val="28"/>
        </w:rPr>
        <w:t>月</w:t>
      </w:r>
      <w:r w:rsidRPr="00DC394A">
        <w:rPr>
          <w:rFonts w:hint="eastAsia"/>
          <w:sz w:val="28"/>
          <w:szCs w:val="28"/>
        </w:rPr>
        <w:t xml:space="preserve">   </w:t>
      </w:r>
      <w:r w:rsidRPr="00DC394A">
        <w:rPr>
          <w:rFonts w:hint="eastAsia"/>
          <w:sz w:val="28"/>
          <w:szCs w:val="28"/>
        </w:rPr>
        <w:t>日</w:t>
      </w:r>
    </w:p>
    <w:p w14:paraId="7CB886C7" w14:textId="77777777" w:rsidR="00961C7B" w:rsidRDefault="00961C7B" w:rsidP="00145AC8">
      <w:pPr>
        <w:spacing w:line="360" w:lineRule="auto"/>
        <w:ind w:right="25"/>
        <w:rPr>
          <w:rFonts w:eastAsia="SimHei"/>
          <w:b/>
          <w:sz w:val="28"/>
        </w:rPr>
      </w:pPr>
      <w:r>
        <w:rPr>
          <w:sz w:val="24"/>
        </w:rPr>
        <w:br w:type="page"/>
      </w:r>
      <w:r>
        <w:rPr>
          <w:rFonts w:eastAsia="SimHei" w:hint="eastAsia"/>
          <w:b/>
          <w:sz w:val="28"/>
        </w:rPr>
        <w:lastRenderedPageBreak/>
        <w:t xml:space="preserve">               </w:t>
      </w:r>
    </w:p>
    <w:p w14:paraId="4E178930" w14:textId="77777777" w:rsidR="00961C7B" w:rsidRDefault="00961C7B" w:rsidP="00145AC8">
      <w:pPr>
        <w:spacing w:line="360" w:lineRule="auto"/>
        <w:ind w:right="25" w:firstLine="481"/>
        <w:rPr>
          <w:rFonts w:eastAsia="SimHei"/>
          <w:b/>
          <w:sz w:val="28"/>
        </w:rPr>
      </w:pPr>
    </w:p>
    <w:p w14:paraId="77F6CAE1" w14:textId="77777777" w:rsidR="00961C7B" w:rsidRPr="00EA6752" w:rsidRDefault="00961C7B">
      <w:pPr>
        <w:spacing w:line="360" w:lineRule="auto"/>
        <w:ind w:right="25" w:firstLine="0"/>
        <w:jc w:val="center"/>
        <w:rPr>
          <w:rFonts w:eastAsia="SimHei"/>
          <w:b/>
          <w:sz w:val="32"/>
          <w:szCs w:val="32"/>
        </w:rPr>
        <w:pPrChange w:id="15" w:author="Ling, Alex" w:date="2017-06-04T09:59:00Z">
          <w:pPr>
            <w:spacing w:line="360" w:lineRule="auto"/>
            <w:ind w:right="25" w:firstLine="549"/>
            <w:jc w:val="center"/>
          </w:pPr>
        </w:pPrChange>
      </w:pPr>
      <w:commentRangeStart w:id="16"/>
      <w:r w:rsidRPr="00EA6752">
        <w:rPr>
          <w:rFonts w:eastAsia="SimHei" w:hint="eastAsia"/>
          <w:b/>
          <w:sz w:val="32"/>
          <w:szCs w:val="32"/>
        </w:rPr>
        <w:t>上海交通大学</w:t>
      </w:r>
    </w:p>
    <w:p w14:paraId="51D20EC7" w14:textId="77777777" w:rsidR="00961C7B" w:rsidRPr="00EA6752" w:rsidRDefault="00961C7B">
      <w:pPr>
        <w:spacing w:line="360" w:lineRule="auto"/>
        <w:ind w:right="25" w:firstLine="0"/>
        <w:jc w:val="center"/>
        <w:rPr>
          <w:rFonts w:eastAsia="SimHei"/>
          <w:b/>
          <w:sz w:val="32"/>
          <w:szCs w:val="32"/>
        </w:rPr>
        <w:pPrChange w:id="17" w:author="Ling, Alex" w:date="2017-06-04T09:59:00Z">
          <w:pPr>
            <w:spacing w:line="360" w:lineRule="auto"/>
            <w:ind w:right="25" w:firstLine="549"/>
            <w:jc w:val="center"/>
          </w:pPr>
        </w:pPrChange>
      </w:pPr>
      <w:r w:rsidRPr="00EA6752">
        <w:rPr>
          <w:rFonts w:eastAsia="SimHei" w:hint="eastAsia"/>
          <w:b/>
          <w:sz w:val="32"/>
          <w:szCs w:val="32"/>
        </w:rPr>
        <w:t>学位论文版权使用授权书</w:t>
      </w:r>
      <w:commentRangeEnd w:id="16"/>
      <w:r w:rsidR="00222E17">
        <w:rPr>
          <w:rStyle w:val="ab"/>
        </w:rPr>
        <w:commentReference w:id="16"/>
      </w:r>
    </w:p>
    <w:p w14:paraId="028DB7A5" w14:textId="77777777" w:rsidR="00961C7B" w:rsidRDefault="00961C7B" w:rsidP="00145AC8">
      <w:pPr>
        <w:spacing w:line="360" w:lineRule="auto"/>
        <w:ind w:right="25" w:firstLine="549"/>
        <w:jc w:val="center"/>
        <w:rPr>
          <w:rFonts w:eastAsia="SimHei"/>
          <w:b/>
          <w:sz w:val="32"/>
        </w:rPr>
      </w:pPr>
    </w:p>
    <w:p w14:paraId="11CAF622" w14:textId="77777777" w:rsidR="00961C7B" w:rsidRPr="00EA6752" w:rsidRDefault="00961C7B">
      <w:pPr>
        <w:pStyle w:val="20"/>
        <w:spacing w:line="360" w:lineRule="auto"/>
        <w:ind w:leftChars="0" w:left="0" w:right="25" w:firstLine="567"/>
        <w:rPr>
          <w:sz w:val="28"/>
          <w:szCs w:val="28"/>
        </w:rPr>
        <w:pPrChange w:id="18" w:author="Ling, Alex" w:date="2017-06-04T09:59:00Z">
          <w:pPr>
            <w:pStyle w:val="20"/>
            <w:spacing w:line="360" w:lineRule="auto"/>
            <w:ind w:right="25" w:firstLine="479"/>
          </w:pPr>
        </w:pPrChange>
      </w:pPr>
      <w:commentRangeStart w:id="19"/>
      <w:r w:rsidRPr="00EA6752">
        <w:rPr>
          <w:rFonts w:hint="eastAsia"/>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commentRangeEnd w:id="19"/>
      <w:r w:rsidR="00222E17">
        <w:rPr>
          <w:rStyle w:val="ab"/>
        </w:rPr>
        <w:commentReference w:id="19"/>
      </w:r>
    </w:p>
    <w:p w14:paraId="32512AE1" w14:textId="77777777" w:rsidR="00961C7B" w:rsidRPr="00EA6752" w:rsidRDefault="00961C7B">
      <w:pPr>
        <w:spacing w:line="240" w:lineRule="auto"/>
        <w:ind w:right="25" w:firstLine="0"/>
        <w:rPr>
          <w:rFonts w:ascii="SimSun"/>
          <w:sz w:val="28"/>
          <w:szCs w:val="28"/>
        </w:rPr>
        <w:pPrChange w:id="20" w:author="Ling, Alex" w:date="2017-06-04T10:00:00Z">
          <w:pPr>
            <w:spacing w:line="240" w:lineRule="auto"/>
            <w:ind w:right="25" w:firstLine="479"/>
          </w:pPr>
        </w:pPrChange>
      </w:pPr>
      <w:commentRangeStart w:id="21"/>
      <w:r w:rsidRPr="00EA6752">
        <w:rPr>
          <w:rFonts w:hint="eastAsia"/>
          <w:sz w:val="28"/>
          <w:szCs w:val="28"/>
        </w:rPr>
        <w:t xml:space="preserve">             </w:t>
      </w:r>
      <w:r w:rsidRPr="00EA6752">
        <w:rPr>
          <w:rFonts w:hint="eastAsia"/>
          <w:b/>
          <w:sz w:val="28"/>
          <w:szCs w:val="28"/>
        </w:rPr>
        <w:t xml:space="preserve"> </w:t>
      </w:r>
      <w:r w:rsidRPr="00EA6752">
        <w:rPr>
          <w:rFonts w:hint="eastAsia"/>
          <w:b/>
          <w:sz w:val="28"/>
          <w:szCs w:val="28"/>
        </w:rPr>
        <w:t>保密</w:t>
      </w:r>
      <w:r w:rsidRPr="00EA6752">
        <w:rPr>
          <w:rFonts w:ascii="SimSun" w:hint="eastAsia"/>
          <w:sz w:val="28"/>
          <w:szCs w:val="28"/>
        </w:rPr>
        <w:t>□，在</w:t>
      </w:r>
      <w:r w:rsidRPr="00EA6752">
        <w:rPr>
          <w:rFonts w:ascii="SimSun" w:hint="eastAsia"/>
          <w:sz w:val="28"/>
          <w:szCs w:val="28"/>
          <w:u w:val="single"/>
        </w:rPr>
        <w:t xml:space="preserve">   </w:t>
      </w:r>
      <w:r w:rsidRPr="00EA6752">
        <w:rPr>
          <w:rFonts w:ascii="SimSun" w:hint="eastAsia"/>
          <w:sz w:val="28"/>
          <w:szCs w:val="28"/>
        </w:rPr>
        <w:t>年解密后适用本授权书。</w:t>
      </w:r>
    </w:p>
    <w:p w14:paraId="6EE6D0E1" w14:textId="77777777" w:rsidR="00961C7B" w:rsidRPr="00EA6752" w:rsidRDefault="00961C7B">
      <w:pPr>
        <w:spacing w:line="240" w:lineRule="auto"/>
        <w:ind w:right="25" w:firstLine="0"/>
        <w:rPr>
          <w:rFonts w:ascii="SimSun"/>
          <w:b/>
          <w:sz w:val="28"/>
          <w:szCs w:val="28"/>
        </w:rPr>
        <w:pPrChange w:id="22" w:author="Ling, Alex" w:date="2017-06-04T10:00:00Z">
          <w:pPr>
            <w:spacing w:line="240" w:lineRule="auto"/>
            <w:ind w:right="25" w:firstLine="479"/>
          </w:pPr>
        </w:pPrChange>
      </w:pPr>
      <w:r w:rsidRPr="00EA6752">
        <w:rPr>
          <w:rFonts w:hint="eastAsia"/>
          <w:sz w:val="28"/>
          <w:szCs w:val="28"/>
        </w:rPr>
        <w:t>本学位论文属于</w:t>
      </w:r>
    </w:p>
    <w:p w14:paraId="27E82B18" w14:textId="77777777" w:rsidR="00961C7B" w:rsidRPr="00EA6752" w:rsidRDefault="00961C7B">
      <w:pPr>
        <w:spacing w:line="360" w:lineRule="auto"/>
        <w:ind w:right="25" w:firstLine="0"/>
        <w:rPr>
          <w:rFonts w:ascii="SimSun"/>
          <w:sz w:val="28"/>
          <w:szCs w:val="28"/>
        </w:rPr>
        <w:pPrChange w:id="23" w:author="Ling, Alex" w:date="2017-06-04T10:00:00Z">
          <w:pPr>
            <w:spacing w:line="360" w:lineRule="auto"/>
            <w:ind w:right="25" w:firstLine="481"/>
          </w:pPr>
        </w:pPrChange>
      </w:pPr>
      <w:r w:rsidRPr="00EA6752">
        <w:rPr>
          <w:rFonts w:ascii="SimSun" w:hint="eastAsia"/>
          <w:b/>
          <w:sz w:val="28"/>
          <w:szCs w:val="28"/>
        </w:rPr>
        <w:t xml:space="preserve">              </w:t>
      </w:r>
      <w:r w:rsidRPr="00EA6752">
        <w:rPr>
          <w:rFonts w:hint="eastAsia"/>
          <w:b/>
          <w:sz w:val="28"/>
          <w:szCs w:val="28"/>
        </w:rPr>
        <w:t>不保密</w:t>
      </w:r>
      <w:r w:rsidRPr="00EA6752">
        <w:rPr>
          <w:rFonts w:ascii="SimSun" w:hint="eastAsia"/>
          <w:sz w:val="28"/>
          <w:szCs w:val="28"/>
        </w:rPr>
        <w:t>□。</w:t>
      </w:r>
    </w:p>
    <w:p w14:paraId="10CA0C2B" w14:textId="77777777" w:rsidR="00961C7B" w:rsidRPr="00EA6752" w:rsidRDefault="00961C7B">
      <w:pPr>
        <w:spacing w:line="360" w:lineRule="auto"/>
        <w:ind w:right="25" w:firstLine="0"/>
        <w:rPr>
          <w:rFonts w:ascii="SimSun"/>
          <w:sz w:val="28"/>
          <w:szCs w:val="28"/>
        </w:rPr>
        <w:pPrChange w:id="24" w:author="Ling, Alex" w:date="2017-06-04T10:00:00Z">
          <w:pPr>
            <w:spacing w:line="360" w:lineRule="auto"/>
            <w:ind w:right="25" w:firstLine="479"/>
          </w:pPr>
        </w:pPrChange>
      </w:pPr>
      <w:r w:rsidRPr="00EA6752">
        <w:rPr>
          <w:rFonts w:ascii="SimSun" w:hint="eastAsia"/>
          <w:sz w:val="28"/>
          <w:szCs w:val="28"/>
        </w:rPr>
        <w:t>（请在以上方框内打“</w:t>
      </w:r>
      <w:r w:rsidRPr="00EA6752">
        <w:rPr>
          <w:rFonts w:ascii="SimSun" w:hint="eastAsia"/>
          <w:b/>
          <w:sz w:val="28"/>
          <w:szCs w:val="28"/>
        </w:rPr>
        <w:t>√</w:t>
      </w:r>
      <w:r w:rsidRPr="00EA6752">
        <w:rPr>
          <w:rFonts w:ascii="SimSun" w:hint="eastAsia"/>
          <w:sz w:val="28"/>
          <w:szCs w:val="28"/>
        </w:rPr>
        <w:t>”）</w:t>
      </w:r>
      <w:commentRangeEnd w:id="21"/>
      <w:r w:rsidR="00222E17">
        <w:rPr>
          <w:rStyle w:val="ab"/>
        </w:rPr>
        <w:commentReference w:id="21"/>
      </w:r>
    </w:p>
    <w:p w14:paraId="324175EF" w14:textId="77777777" w:rsidR="00961C7B" w:rsidRPr="00EA6752" w:rsidRDefault="00961C7B" w:rsidP="00145AC8">
      <w:pPr>
        <w:spacing w:line="360" w:lineRule="auto"/>
        <w:ind w:right="25" w:firstLine="479"/>
        <w:rPr>
          <w:rFonts w:ascii="SimSun"/>
          <w:sz w:val="28"/>
          <w:szCs w:val="28"/>
        </w:rPr>
      </w:pPr>
    </w:p>
    <w:p w14:paraId="14562107" w14:textId="77777777" w:rsidR="00961C7B" w:rsidRPr="00EA6752" w:rsidRDefault="00961C7B" w:rsidP="00145AC8">
      <w:pPr>
        <w:spacing w:line="360" w:lineRule="auto"/>
        <w:ind w:right="25" w:firstLine="479"/>
        <w:rPr>
          <w:rFonts w:ascii="SimSun"/>
          <w:sz w:val="28"/>
          <w:szCs w:val="28"/>
        </w:rPr>
      </w:pPr>
    </w:p>
    <w:p w14:paraId="473DBCCB" w14:textId="77777777" w:rsidR="00961C7B" w:rsidRPr="00EA6752" w:rsidRDefault="00961C7B" w:rsidP="00145AC8">
      <w:pPr>
        <w:spacing w:line="360" w:lineRule="auto"/>
        <w:ind w:right="25" w:firstLine="479"/>
        <w:rPr>
          <w:rFonts w:ascii="SimSun"/>
          <w:sz w:val="28"/>
          <w:szCs w:val="28"/>
        </w:rPr>
      </w:pPr>
    </w:p>
    <w:p w14:paraId="26809AE1" w14:textId="77777777" w:rsidR="00961C7B" w:rsidRPr="00EA6752" w:rsidRDefault="00961C7B" w:rsidP="00145AC8">
      <w:pPr>
        <w:spacing w:line="360" w:lineRule="auto"/>
        <w:ind w:right="25" w:firstLine="479"/>
        <w:rPr>
          <w:rFonts w:ascii="SimSun"/>
          <w:sz w:val="28"/>
          <w:szCs w:val="28"/>
        </w:rPr>
      </w:pPr>
    </w:p>
    <w:p w14:paraId="2EC26921" w14:textId="77777777" w:rsidR="00961C7B" w:rsidRPr="00EA6752" w:rsidRDefault="00961C7B" w:rsidP="00145AC8">
      <w:pPr>
        <w:spacing w:line="360" w:lineRule="auto"/>
        <w:ind w:right="25" w:firstLine="479"/>
        <w:rPr>
          <w:rFonts w:ascii="SimSun"/>
          <w:sz w:val="28"/>
          <w:szCs w:val="28"/>
        </w:rPr>
      </w:pPr>
      <w:r w:rsidRPr="00EA6752">
        <w:rPr>
          <w:rFonts w:ascii="SimSun" w:hint="eastAsia"/>
          <w:sz w:val="28"/>
          <w:szCs w:val="28"/>
        </w:rPr>
        <w:t>学位论文作者签名：               指导教师签名：</w:t>
      </w:r>
    </w:p>
    <w:p w14:paraId="7347E416" w14:textId="77777777" w:rsidR="00961C7B" w:rsidRPr="00EA6752" w:rsidRDefault="00961C7B" w:rsidP="00145AC8">
      <w:pPr>
        <w:spacing w:line="360" w:lineRule="auto"/>
        <w:ind w:right="25" w:firstLine="479"/>
        <w:rPr>
          <w:rFonts w:ascii="SimSun"/>
          <w:sz w:val="28"/>
          <w:szCs w:val="28"/>
        </w:rPr>
      </w:pPr>
    </w:p>
    <w:p w14:paraId="28061CAD" w14:textId="77777777" w:rsidR="00961C7B" w:rsidRPr="00EA6752" w:rsidRDefault="00961C7B" w:rsidP="00145AC8">
      <w:pPr>
        <w:spacing w:line="360" w:lineRule="auto"/>
        <w:ind w:right="25" w:firstLine="479"/>
        <w:rPr>
          <w:sz w:val="28"/>
          <w:szCs w:val="28"/>
        </w:rPr>
      </w:pPr>
      <w:r w:rsidRPr="00EA6752">
        <w:rPr>
          <w:rFonts w:ascii="SimSun" w:hint="eastAsia"/>
          <w:sz w:val="28"/>
          <w:szCs w:val="28"/>
        </w:rPr>
        <w:t>日期：    年   月   日            日期：    年   月   日</w:t>
      </w:r>
    </w:p>
    <w:p w14:paraId="0D86D5EB" w14:textId="77777777" w:rsidR="00961C7B" w:rsidRDefault="00961C7B" w:rsidP="00145AC8">
      <w:pPr>
        <w:tabs>
          <w:tab w:val="left" w:pos="2550"/>
        </w:tabs>
        <w:ind w:right="25" w:firstLine="549"/>
        <w:jc w:val="center"/>
        <w:rPr>
          <w:rFonts w:eastAsia="SimHei"/>
          <w:b/>
          <w:bCs/>
          <w:sz w:val="32"/>
        </w:rPr>
        <w:sectPr w:rsidR="00961C7B" w:rsidSect="00800224">
          <w:headerReference w:type="default" r:id="rId10"/>
          <w:footerReference w:type="even" r:id="rId11"/>
          <w:footerReference w:type="default" r:id="rId12"/>
          <w:footerReference w:type="first" r:id="rId13"/>
          <w:pgSz w:w="11906" w:h="16838" w:code="9"/>
          <w:pgMar w:top="1440" w:right="1134" w:bottom="1440" w:left="1701" w:header="680" w:footer="851" w:gutter="0"/>
          <w:cols w:space="425"/>
          <w:docGrid w:type="linesAndChars" w:linePitch="312"/>
          <w:sectPrChange w:id="25" w:author="Ling, Alex" w:date="2017-06-04T10:16:00Z">
            <w:sectPr w:rsidR="00961C7B" w:rsidSect="00800224">
              <w:pgSz w:code="0"/>
              <w:pgMar w:top="1440" w:right="1134" w:bottom="1440" w:left="1701" w:header="851" w:footer="992" w:gutter="0"/>
              <w:docGrid w:type="lines"/>
            </w:sectPr>
          </w:sectPrChange>
        </w:sectPr>
      </w:pPr>
    </w:p>
    <w:p w14:paraId="08C94D46" w14:textId="77777777" w:rsidR="00961C7B" w:rsidRDefault="00961C7B" w:rsidP="00145AC8">
      <w:pPr>
        <w:tabs>
          <w:tab w:val="left" w:pos="2550"/>
        </w:tabs>
        <w:ind w:right="25" w:firstLine="549"/>
        <w:jc w:val="center"/>
        <w:rPr>
          <w:rFonts w:eastAsia="SimHei"/>
          <w:b/>
          <w:bCs/>
          <w:sz w:val="32"/>
        </w:rPr>
      </w:pPr>
    </w:p>
    <w:p w14:paraId="2DA6330C" w14:textId="77777777" w:rsidR="00961C7B" w:rsidRDefault="00233425" w:rsidP="009975EF">
      <w:pPr>
        <w:tabs>
          <w:tab w:val="left" w:pos="2550"/>
        </w:tabs>
        <w:ind w:right="25" w:firstLine="0"/>
        <w:jc w:val="center"/>
        <w:rPr>
          <w:rFonts w:eastAsia="SimHei"/>
          <w:b/>
          <w:bCs/>
          <w:sz w:val="32"/>
        </w:rPr>
      </w:pPr>
      <w:commentRangeStart w:id="26"/>
      <w:r>
        <w:rPr>
          <w:rFonts w:eastAsia="SimHei" w:hint="eastAsia"/>
          <w:b/>
          <w:bCs/>
          <w:sz w:val="32"/>
        </w:rPr>
        <w:t>嵌入式</w:t>
      </w:r>
      <w:r>
        <w:rPr>
          <w:rFonts w:eastAsia="SimHei" w:hint="eastAsia"/>
          <w:b/>
          <w:bCs/>
          <w:sz w:val="32"/>
        </w:rPr>
        <w:t>Linux</w:t>
      </w:r>
      <w:r>
        <w:rPr>
          <w:rFonts w:eastAsia="SimHei" w:hint="eastAsia"/>
          <w:b/>
          <w:bCs/>
          <w:sz w:val="32"/>
        </w:rPr>
        <w:t>系统电源管理的改进研究与实现</w:t>
      </w:r>
      <w:commentRangeEnd w:id="26"/>
      <w:r w:rsidR="00222E17">
        <w:rPr>
          <w:rStyle w:val="ab"/>
        </w:rPr>
        <w:commentReference w:id="26"/>
      </w:r>
    </w:p>
    <w:p w14:paraId="5C012B2D" w14:textId="77777777" w:rsidR="00961C7B" w:rsidRDefault="00961C7B" w:rsidP="009975EF">
      <w:pPr>
        <w:tabs>
          <w:tab w:val="left" w:pos="2550"/>
        </w:tabs>
        <w:ind w:right="25" w:firstLine="752"/>
        <w:jc w:val="center"/>
        <w:rPr>
          <w:rFonts w:eastAsia="SimHei"/>
          <w:b/>
          <w:bCs/>
          <w:sz w:val="32"/>
        </w:rPr>
      </w:pPr>
    </w:p>
    <w:p w14:paraId="33E232B1" w14:textId="77777777" w:rsidR="00961C7B" w:rsidRPr="009975EF" w:rsidRDefault="00961C7B" w:rsidP="009975EF">
      <w:pPr>
        <w:tabs>
          <w:tab w:val="left" w:pos="2550"/>
        </w:tabs>
        <w:ind w:right="25" w:firstLine="0"/>
        <w:jc w:val="center"/>
        <w:rPr>
          <w:rFonts w:eastAsia="SimHei"/>
          <w:b/>
          <w:bCs/>
          <w:sz w:val="32"/>
          <w:szCs w:val="32"/>
          <w:rPrChange w:id="27" w:author="Ling, Alex" w:date="2017-06-04T10:00:00Z">
            <w:rPr>
              <w:rFonts w:eastAsia="SimHei"/>
              <w:bCs/>
              <w:sz w:val="32"/>
              <w:szCs w:val="32"/>
            </w:rPr>
          </w:rPrChange>
        </w:rPr>
      </w:pPr>
      <w:bookmarkStart w:id="28" w:name="_Toc105491688"/>
      <w:commentRangeStart w:id="29"/>
      <w:r w:rsidRPr="009975EF">
        <w:rPr>
          <w:rFonts w:eastAsia="SimHei" w:hint="eastAsia"/>
          <w:b/>
          <w:bCs/>
          <w:sz w:val="32"/>
          <w:szCs w:val="32"/>
          <w:rPrChange w:id="30" w:author="Ling, Alex" w:date="2017-06-04T10:00:00Z">
            <w:rPr>
              <w:rFonts w:eastAsia="SimHei" w:hint="eastAsia"/>
              <w:bCs/>
              <w:sz w:val="32"/>
              <w:szCs w:val="32"/>
            </w:rPr>
          </w:rPrChange>
        </w:rPr>
        <w:t>摘</w:t>
      </w:r>
      <w:r w:rsidRPr="009975EF">
        <w:rPr>
          <w:rFonts w:eastAsia="SimHei"/>
          <w:b/>
          <w:bCs/>
          <w:sz w:val="32"/>
          <w:szCs w:val="32"/>
          <w:rPrChange w:id="31" w:author="Ling, Alex" w:date="2017-06-04T10:00:00Z">
            <w:rPr>
              <w:rFonts w:eastAsia="SimHei"/>
              <w:bCs/>
              <w:sz w:val="32"/>
              <w:szCs w:val="32"/>
            </w:rPr>
          </w:rPrChange>
        </w:rPr>
        <w:t xml:space="preserve"> </w:t>
      </w:r>
      <w:r w:rsidRPr="009975EF">
        <w:rPr>
          <w:rFonts w:eastAsia="SimHei" w:hint="eastAsia"/>
          <w:b/>
          <w:bCs/>
          <w:sz w:val="32"/>
          <w:szCs w:val="32"/>
          <w:rPrChange w:id="32" w:author="Ling, Alex" w:date="2017-06-04T10:00:00Z">
            <w:rPr>
              <w:rFonts w:eastAsia="SimHei" w:hint="eastAsia"/>
              <w:bCs/>
              <w:sz w:val="32"/>
              <w:szCs w:val="32"/>
            </w:rPr>
          </w:rPrChange>
        </w:rPr>
        <w:t>要</w:t>
      </w:r>
      <w:bookmarkEnd w:id="28"/>
      <w:commentRangeEnd w:id="29"/>
      <w:r w:rsidR="00222E17" w:rsidRPr="009975EF">
        <w:rPr>
          <w:rStyle w:val="ab"/>
          <w:b/>
          <w:rPrChange w:id="33" w:author="Ling, Alex" w:date="2017-06-04T10:00:00Z">
            <w:rPr>
              <w:rStyle w:val="ab"/>
            </w:rPr>
          </w:rPrChange>
        </w:rPr>
        <w:commentReference w:id="29"/>
      </w:r>
    </w:p>
    <w:p w14:paraId="07BF85DF" w14:textId="77777777" w:rsidR="00961C7B" w:rsidRDefault="00961C7B" w:rsidP="00145AC8">
      <w:pPr>
        <w:tabs>
          <w:tab w:val="left" w:pos="2550"/>
        </w:tabs>
        <w:ind w:right="25" w:firstLine="549"/>
        <w:jc w:val="center"/>
        <w:rPr>
          <w:rFonts w:eastAsia="SimHei"/>
          <w:bCs/>
          <w:sz w:val="28"/>
          <w:szCs w:val="28"/>
        </w:rPr>
      </w:pPr>
    </w:p>
    <w:p w14:paraId="597F801F" w14:textId="77777777" w:rsidR="00961C7B" w:rsidRDefault="00DC6965">
      <w:pPr>
        <w:tabs>
          <w:tab w:val="left" w:pos="2550"/>
        </w:tabs>
        <w:ind w:rightChars="12" w:right="25" w:firstLineChars="177" w:firstLine="425"/>
        <w:rPr>
          <w:rFonts w:ascii="SimSun" w:hAnsi="SimSun"/>
          <w:sz w:val="24"/>
          <w:szCs w:val="24"/>
        </w:rPr>
        <w:pPrChange w:id="34" w:author="Ling, Alex" w:date="2017-06-04T10:06:00Z">
          <w:pPr>
            <w:tabs>
              <w:tab w:val="left" w:pos="2550"/>
            </w:tabs>
            <w:ind w:right="25" w:firstLineChars="171" w:firstLine="410"/>
          </w:pPr>
        </w:pPrChange>
      </w:pPr>
      <w:commentRangeStart w:id="35"/>
      <w:r w:rsidRPr="00DC6965">
        <w:rPr>
          <w:rFonts w:ascii="SimSun" w:hAnsi="SimSun" w:hint="eastAsia"/>
          <w:sz w:val="24"/>
          <w:szCs w:val="24"/>
        </w:rPr>
        <w:t>随着</w:t>
      </w:r>
      <w:r>
        <w:rPr>
          <w:rFonts w:ascii="SimSun" w:hAnsi="SimSun" w:hint="eastAsia"/>
          <w:sz w:val="24"/>
          <w:szCs w:val="24"/>
        </w:rPr>
        <w:t>嵌入式Linux系统的广泛应用和不断发展，用户对其降低能源消耗和延长电池续航时间的要求也越来越高。</w:t>
      </w:r>
      <w:r w:rsidR="004B3017">
        <w:rPr>
          <w:rFonts w:ascii="SimSun" w:hAnsi="SimSun" w:hint="eastAsia"/>
          <w:sz w:val="24"/>
          <w:szCs w:val="24"/>
        </w:rPr>
        <w:t>因此，嵌入式Linux系统的电源管理技术一直是开发嵌入式Linux设备的研究重点。目前针对这一领域的研究</w:t>
      </w:r>
      <w:r w:rsidR="00CA5176">
        <w:rPr>
          <w:rFonts w:ascii="SimSun" w:hAnsi="SimSun" w:hint="eastAsia"/>
          <w:sz w:val="24"/>
          <w:szCs w:val="24"/>
        </w:rPr>
        <w:t>一般</w:t>
      </w:r>
      <w:r w:rsidR="004B3017">
        <w:rPr>
          <w:rFonts w:ascii="SimSun" w:hAnsi="SimSun" w:hint="eastAsia"/>
          <w:sz w:val="24"/>
          <w:szCs w:val="24"/>
        </w:rPr>
        <w:t>集中在系统各个组件分立的电源管理技术，</w:t>
      </w:r>
      <w:r w:rsidR="00CA5176">
        <w:rPr>
          <w:rFonts w:ascii="SimSun" w:hAnsi="SimSun" w:hint="eastAsia"/>
          <w:sz w:val="24"/>
          <w:szCs w:val="24"/>
        </w:rPr>
        <w:t>然而在目前不断进化的硬件趋势下，</w:t>
      </w:r>
      <w:r w:rsidR="004B3017">
        <w:rPr>
          <w:rFonts w:ascii="SimSun" w:hAnsi="SimSun" w:hint="eastAsia"/>
          <w:sz w:val="24"/>
          <w:szCs w:val="24"/>
        </w:rPr>
        <w:t>对</w:t>
      </w:r>
      <w:r w:rsidR="00C02F64">
        <w:rPr>
          <w:rFonts w:ascii="SimSun" w:hAnsi="SimSun" w:hint="eastAsia"/>
          <w:sz w:val="24"/>
          <w:szCs w:val="24"/>
        </w:rPr>
        <w:t>多核异构不对称处理器架构下的系统任务调度、处理器动态电源管理以及相关组件的统筹管理技术的研究</w:t>
      </w:r>
      <w:r w:rsidR="00CD4FAA">
        <w:rPr>
          <w:rFonts w:ascii="SimSun" w:hAnsi="SimSun" w:hint="eastAsia"/>
          <w:sz w:val="24"/>
          <w:szCs w:val="24"/>
        </w:rPr>
        <w:t>具有更重要的意义。</w:t>
      </w:r>
    </w:p>
    <w:p w14:paraId="0B630360" w14:textId="77777777" w:rsidR="00EF263B" w:rsidRDefault="00C02F64" w:rsidP="00DC6965">
      <w:pPr>
        <w:tabs>
          <w:tab w:val="left" w:pos="2550"/>
        </w:tabs>
        <w:ind w:right="25" w:firstLineChars="171" w:firstLine="410"/>
        <w:rPr>
          <w:rFonts w:ascii="SimSun" w:hAnsi="SimSun"/>
          <w:bCs/>
          <w:sz w:val="24"/>
          <w:szCs w:val="24"/>
        </w:rPr>
      </w:pPr>
      <w:r>
        <w:rPr>
          <w:rFonts w:ascii="SimSun" w:hAnsi="SimSun" w:hint="eastAsia"/>
          <w:bCs/>
          <w:sz w:val="24"/>
          <w:szCs w:val="24"/>
        </w:rPr>
        <w:t>本文对现有的嵌入式Linux系统电源管理框架和技术进行了深入分析和研究，</w:t>
      </w:r>
      <w:r w:rsidR="00065948" w:rsidRPr="000A104A">
        <w:rPr>
          <w:rFonts w:ascii="SimSun" w:hAnsi="SimSun" w:hint="eastAsia"/>
          <w:bCs/>
          <w:sz w:val="24"/>
          <w:szCs w:val="24"/>
        </w:rPr>
        <w:t>阐述了电源管理中存在的问题</w:t>
      </w:r>
      <w:r w:rsidR="00065948">
        <w:rPr>
          <w:rFonts w:ascii="SimSun" w:hAnsi="SimSun" w:hint="eastAsia"/>
          <w:bCs/>
          <w:sz w:val="24"/>
          <w:szCs w:val="24"/>
        </w:rPr>
        <w:t>，分别从CPU调度和设备两方面实现电源管理技术的改进。</w:t>
      </w:r>
      <w:r w:rsidR="00EF263B">
        <w:rPr>
          <w:rFonts w:ascii="SimSun" w:hAnsi="SimSun" w:hint="eastAsia"/>
          <w:bCs/>
          <w:sz w:val="24"/>
          <w:szCs w:val="24"/>
        </w:rPr>
        <w:t>所做的工作主要包括：</w:t>
      </w:r>
    </w:p>
    <w:p w14:paraId="708532BE" w14:textId="77777777" w:rsidR="005848D5" w:rsidRDefault="00EF263B">
      <w:pPr>
        <w:pStyle w:val="af5"/>
        <w:numPr>
          <w:ilvl w:val="0"/>
          <w:numId w:val="23"/>
        </w:numPr>
        <w:tabs>
          <w:tab w:val="left" w:pos="851"/>
          <w:tab w:val="left" w:pos="1134"/>
        </w:tabs>
        <w:ind w:left="0" w:right="25" w:firstLine="426"/>
        <w:jc w:val="left"/>
        <w:rPr>
          <w:rFonts w:ascii="SimSun" w:hAnsi="SimSun"/>
          <w:bCs/>
          <w:sz w:val="24"/>
          <w:szCs w:val="24"/>
        </w:rPr>
      </w:pPr>
      <w:r>
        <w:rPr>
          <w:rFonts w:ascii="SimSun" w:hAnsi="SimSun" w:hint="eastAsia"/>
          <w:bCs/>
          <w:sz w:val="24"/>
          <w:szCs w:val="24"/>
        </w:rPr>
        <w:t>深入分析了目前嵌入式Linux系统电源管理各个领域的技术</w:t>
      </w:r>
      <w:r w:rsidR="00CA5176">
        <w:rPr>
          <w:rFonts w:ascii="SimSun" w:hAnsi="SimSun" w:hint="eastAsia"/>
          <w:bCs/>
          <w:sz w:val="24"/>
          <w:szCs w:val="24"/>
        </w:rPr>
        <w:t>，</w:t>
      </w:r>
      <w:r w:rsidR="00CA5176">
        <w:rPr>
          <w:rFonts w:ascii="SimSun" w:hAnsi="SimSun"/>
          <w:bCs/>
          <w:sz w:val="24"/>
          <w:szCs w:val="24"/>
        </w:rPr>
        <w:t>以及</w:t>
      </w:r>
      <w:r>
        <w:rPr>
          <w:rFonts w:ascii="SimSun" w:hAnsi="SimSun" w:hint="eastAsia"/>
          <w:bCs/>
          <w:sz w:val="24"/>
          <w:szCs w:val="24"/>
        </w:rPr>
        <w:t>在CPU</w:t>
      </w:r>
      <w:r w:rsidR="00CA5176">
        <w:rPr>
          <w:rFonts w:ascii="SimSun" w:hAnsi="SimSun" w:hint="eastAsia"/>
          <w:bCs/>
          <w:sz w:val="24"/>
          <w:szCs w:val="24"/>
        </w:rPr>
        <w:t>和</w:t>
      </w:r>
      <w:r>
        <w:rPr>
          <w:rFonts w:ascii="SimSun" w:hAnsi="SimSun" w:hint="eastAsia"/>
          <w:bCs/>
          <w:sz w:val="24"/>
          <w:szCs w:val="24"/>
        </w:rPr>
        <w:t>设备两方面所存在的问题。</w:t>
      </w:r>
    </w:p>
    <w:p w14:paraId="40F89E0E" w14:textId="77777777" w:rsidR="005848D5" w:rsidRDefault="0087763E">
      <w:pPr>
        <w:pStyle w:val="af5"/>
        <w:numPr>
          <w:ilvl w:val="0"/>
          <w:numId w:val="23"/>
        </w:numPr>
        <w:tabs>
          <w:tab w:val="left" w:pos="851"/>
          <w:tab w:val="left" w:pos="1134"/>
        </w:tabs>
        <w:ind w:left="0" w:right="25" w:firstLine="426"/>
        <w:rPr>
          <w:rFonts w:ascii="SimSun" w:hAnsi="SimSun"/>
          <w:bCs/>
          <w:sz w:val="24"/>
          <w:szCs w:val="24"/>
        </w:rPr>
      </w:pPr>
      <w:r w:rsidRPr="0087763E">
        <w:rPr>
          <w:rFonts w:ascii="SimSun" w:hAnsi="SimSun" w:hint="eastAsia"/>
          <w:bCs/>
          <w:sz w:val="24"/>
          <w:szCs w:val="24"/>
        </w:rPr>
        <w:t>在</w:t>
      </w:r>
      <w:r w:rsidRPr="0087763E">
        <w:rPr>
          <w:rFonts w:ascii="SimSun" w:hAnsi="SimSun"/>
          <w:bCs/>
          <w:sz w:val="24"/>
          <w:szCs w:val="24"/>
        </w:rPr>
        <w:t>CPU</w:t>
      </w:r>
      <w:r w:rsidRPr="0087763E">
        <w:rPr>
          <w:rFonts w:ascii="SimSun" w:hAnsi="SimSun" w:hint="eastAsia"/>
          <w:bCs/>
          <w:sz w:val="24"/>
          <w:szCs w:val="24"/>
        </w:rPr>
        <w:t>调度方面，从目前调度器和处理器动态电源管理互相独立没有协调的问题入手，提出并实现了一种</w:t>
      </w:r>
      <w:r w:rsidR="008763C1">
        <w:rPr>
          <w:rFonts w:ascii="SimSun" w:hAnsi="SimSun" w:hint="eastAsia"/>
          <w:bCs/>
          <w:sz w:val="24"/>
          <w:szCs w:val="24"/>
        </w:rPr>
        <w:t>通过</w:t>
      </w:r>
      <w:r w:rsidRPr="0087763E">
        <w:rPr>
          <w:rFonts w:ascii="SimSun" w:hAnsi="SimSun" w:hint="eastAsia"/>
          <w:bCs/>
          <w:sz w:val="24"/>
          <w:szCs w:val="24"/>
        </w:rPr>
        <w:t>统筹任务调度和处理器工作电压</w:t>
      </w:r>
      <w:r w:rsidR="008763C1">
        <w:rPr>
          <w:rFonts w:ascii="SimSun" w:hAnsi="SimSun" w:hint="eastAsia"/>
          <w:bCs/>
          <w:sz w:val="24"/>
          <w:szCs w:val="24"/>
        </w:rPr>
        <w:t>及</w:t>
      </w:r>
      <w:r w:rsidRPr="0087763E">
        <w:rPr>
          <w:rFonts w:ascii="SimSun" w:hAnsi="SimSun" w:hint="eastAsia"/>
          <w:bCs/>
          <w:sz w:val="24"/>
          <w:szCs w:val="24"/>
        </w:rPr>
        <w:t>频率调整</w:t>
      </w:r>
      <w:r w:rsidR="008763C1">
        <w:rPr>
          <w:rFonts w:ascii="SimSun" w:hAnsi="SimSun" w:hint="eastAsia"/>
          <w:bCs/>
          <w:sz w:val="24"/>
          <w:szCs w:val="24"/>
        </w:rPr>
        <w:t>的</w:t>
      </w:r>
      <w:r w:rsidR="008763C1" w:rsidRPr="00DE49EF">
        <w:rPr>
          <w:rFonts w:ascii="SimSun" w:hAnsi="SimSun" w:hint="eastAsia"/>
          <w:bCs/>
          <w:sz w:val="24"/>
          <w:szCs w:val="24"/>
        </w:rPr>
        <w:t>有节能意识的调度器设计</w:t>
      </w:r>
      <w:r w:rsidR="008763C1">
        <w:rPr>
          <w:rFonts w:ascii="SimSun" w:hAnsi="SimSun" w:hint="eastAsia"/>
          <w:bCs/>
          <w:sz w:val="24"/>
          <w:szCs w:val="24"/>
        </w:rPr>
        <w:t>，</w:t>
      </w:r>
      <w:r w:rsidRPr="0087763E">
        <w:rPr>
          <w:rFonts w:ascii="SimSun" w:hAnsi="SimSun" w:hint="eastAsia"/>
          <w:bCs/>
          <w:sz w:val="24"/>
          <w:szCs w:val="24"/>
        </w:rPr>
        <w:t>达到降低处理器功耗的</w:t>
      </w:r>
      <w:r w:rsidR="008763C1">
        <w:rPr>
          <w:rFonts w:ascii="SimSun" w:hAnsi="SimSun" w:hint="eastAsia"/>
          <w:bCs/>
          <w:sz w:val="24"/>
          <w:szCs w:val="24"/>
        </w:rPr>
        <w:t>目的</w:t>
      </w:r>
      <w:r w:rsidRPr="0087763E">
        <w:rPr>
          <w:rFonts w:ascii="SimSun" w:hAnsi="SimSun" w:hint="eastAsia"/>
          <w:bCs/>
          <w:sz w:val="24"/>
          <w:szCs w:val="24"/>
        </w:rPr>
        <w:t>。这个设计以改进目前负载追踪算法为基础，</w:t>
      </w:r>
      <w:r w:rsidR="008763C1">
        <w:rPr>
          <w:rFonts w:ascii="SimSun" w:hAnsi="SimSun" w:hint="eastAsia"/>
          <w:bCs/>
          <w:sz w:val="24"/>
          <w:szCs w:val="24"/>
        </w:rPr>
        <w:t>从</w:t>
      </w:r>
      <w:r w:rsidRPr="0087763E">
        <w:rPr>
          <w:rFonts w:ascii="SimSun" w:hAnsi="SimSun" w:hint="eastAsia"/>
          <w:bCs/>
          <w:sz w:val="24"/>
          <w:szCs w:val="24"/>
        </w:rPr>
        <w:t>基于功耗成本对任务放置、负载均衡</w:t>
      </w:r>
      <w:r w:rsidR="008763C1">
        <w:rPr>
          <w:rFonts w:ascii="SimSun" w:hAnsi="SimSun" w:hint="eastAsia"/>
          <w:bCs/>
          <w:sz w:val="24"/>
          <w:szCs w:val="24"/>
        </w:rPr>
        <w:t>、</w:t>
      </w:r>
      <w:r w:rsidRPr="0087763E">
        <w:rPr>
          <w:rFonts w:ascii="SimSun" w:hAnsi="SimSun" w:hint="eastAsia"/>
          <w:bCs/>
          <w:sz w:val="24"/>
          <w:szCs w:val="24"/>
        </w:rPr>
        <w:t>与处理器工作电压</w:t>
      </w:r>
      <w:r w:rsidR="008763C1">
        <w:rPr>
          <w:rFonts w:ascii="SimSun" w:hAnsi="SimSun" w:hint="eastAsia"/>
          <w:bCs/>
          <w:sz w:val="24"/>
          <w:szCs w:val="24"/>
        </w:rPr>
        <w:t>及</w:t>
      </w:r>
      <w:r w:rsidRPr="0087763E">
        <w:rPr>
          <w:rFonts w:ascii="SimSun" w:hAnsi="SimSun" w:hint="eastAsia"/>
          <w:bCs/>
          <w:sz w:val="24"/>
          <w:szCs w:val="24"/>
        </w:rPr>
        <w:t>频率调整协同</w:t>
      </w:r>
      <w:r w:rsidR="008763C1">
        <w:rPr>
          <w:rFonts w:ascii="SimSun" w:hAnsi="SimSun" w:hint="eastAsia"/>
          <w:bCs/>
          <w:sz w:val="24"/>
          <w:szCs w:val="24"/>
        </w:rPr>
        <w:t>等</w:t>
      </w:r>
      <w:r w:rsidRPr="0087763E">
        <w:rPr>
          <w:rFonts w:ascii="SimSun" w:hAnsi="SimSun" w:hint="eastAsia"/>
          <w:bCs/>
          <w:sz w:val="24"/>
          <w:szCs w:val="24"/>
        </w:rPr>
        <w:t>几个方面</w:t>
      </w:r>
      <w:r w:rsidR="008763C1">
        <w:rPr>
          <w:rFonts w:ascii="SimSun" w:hAnsi="SimSun" w:hint="eastAsia"/>
          <w:bCs/>
          <w:sz w:val="24"/>
          <w:szCs w:val="24"/>
        </w:rPr>
        <w:t>对</w:t>
      </w:r>
      <w:r w:rsidR="008763C1" w:rsidRPr="00AC0AA5">
        <w:rPr>
          <w:rFonts w:ascii="SimSun" w:hAnsi="SimSun" w:hint="eastAsia"/>
          <w:bCs/>
          <w:sz w:val="24"/>
          <w:szCs w:val="24"/>
        </w:rPr>
        <w:t>调度器</w:t>
      </w:r>
      <w:r w:rsidR="008763C1">
        <w:rPr>
          <w:rFonts w:ascii="SimSun" w:hAnsi="SimSun" w:hint="eastAsia"/>
          <w:bCs/>
          <w:sz w:val="24"/>
          <w:szCs w:val="24"/>
        </w:rPr>
        <w:t>进行</w:t>
      </w:r>
      <w:r w:rsidR="008763C1">
        <w:rPr>
          <w:rFonts w:ascii="SimSun" w:hAnsi="SimSun"/>
          <w:bCs/>
          <w:sz w:val="24"/>
          <w:szCs w:val="24"/>
        </w:rPr>
        <w:t>了</w:t>
      </w:r>
      <w:r w:rsidRPr="0087763E">
        <w:rPr>
          <w:rFonts w:ascii="SimSun" w:hAnsi="SimSun" w:hint="eastAsia"/>
          <w:bCs/>
          <w:sz w:val="24"/>
          <w:szCs w:val="24"/>
        </w:rPr>
        <w:t>改进。通过将任务分配到功耗成本最低的处理器核或处理器核簇上，并根据处理器的负载情况调整其工作</w:t>
      </w:r>
      <w:r w:rsidR="008763C1" w:rsidRPr="000F1EC9">
        <w:rPr>
          <w:rFonts w:ascii="SimSun" w:hAnsi="SimSun" w:hint="eastAsia"/>
          <w:bCs/>
          <w:sz w:val="24"/>
          <w:szCs w:val="24"/>
        </w:rPr>
        <w:t>电压</w:t>
      </w:r>
      <w:r w:rsidR="008763C1">
        <w:rPr>
          <w:rFonts w:ascii="SimSun" w:hAnsi="SimSun" w:hint="eastAsia"/>
          <w:bCs/>
          <w:sz w:val="24"/>
          <w:szCs w:val="24"/>
        </w:rPr>
        <w:t>及</w:t>
      </w:r>
      <w:r w:rsidRPr="0087763E">
        <w:rPr>
          <w:rFonts w:ascii="SimSun" w:hAnsi="SimSun" w:hint="eastAsia"/>
          <w:bCs/>
          <w:sz w:val="24"/>
          <w:szCs w:val="24"/>
        </w:rPr>
        <w:t>频率来达到降低功耗的目的。</w:t>
      </w:r>
    </w:p>
    <w:p w14:paraId="1CD462D1" w14:textId="77777777" w:rsidR="005848D5" w:rsidRDefault="00EF263B">
      <w:pPr>
        <w:pStyle w:val="af5"/>
        <w:numPr>
          <w:ilvl w:val="0"/>
          <w:numId w:val="23"/>
        </w:numPr>
        <w:tabs>
          <w:tab w:val="left" w:pos="851"/>
          <w:tab w:val="left" w:pos="1134"/>
        </w:tabs>
        <w:ind w:left="0" w:right="25" w:firstLine="410"/>
        <w:rPr>
          <w:rFonts w:ascii="SimSun" w:hAnsi="SimSun"/>
          <w:bCs/>
          <w:sz w:val="24"/>
          <w:szCs w:val="24"/>
        </w:rPr>
      </w:pPr>
      <w:r>
        <w:rPr>
          <w:rFonts w:ascii="SimSun" w:hAnsi="SimSun" w:hint="eastAsia"/>
          <w:bCs/>
          <w:sz w:val="24"/>
          <w:szCs w:val="24"/>
        </w:rPr>
        <w:t>在设备动态电源管理方面，首先介绍了Runtime PM的设计思想和目标设备Atmel MXT1664触摸屏硬件特性对于动态电源管理的支持，然后从如何确定切换低功耗状态的时机问题入手，提出并实现了一种设备动态电源管理机制，用预测空闲时间的方法确定状态切换时机。通过减少频繁的进入和退出低功耗状态带来的开销，提高动态电源管理效率。</w:t>
      </w:r>
    </w:p>
    <w:p w14:paraId="1ADFBCB3" w14:textId="7E79DBB6" w:rsidR="005848D5" w:rsidDel="00800224" w:rsidRDefault="0087763E">
      <w:pPr>
        <w:pStyle w:val="af5"/>
        <w:numPr>
          <w:ilvl w:val="0"/>
          <w:numId w:val="23"/>
        </w:numPr>
        <w:tabs>
          <w:tab w:val="left" w:pos="851"/>
          <w:tab w:val="left" w:pos="1134"/>
        </w:tabs>
        <w:ind w:left="0" w:right="25" w:firstLine="359"/>
        <w:rPr>
          <w:del w:id="36" w:author="Ling, Alex" w:date="2017-06-04T10:08:00Z"/>
          <w:rFonts w:ascii="SimSun" w:hAnsi="SimSun"/>
          <w:bCs/>
          <w:sz w:val="24"/>
          <w:szCs w:val="24"/>
        </w:rPr>
        <w:pPrChange w:id="37" w:author="Ling, Alex" w:date="2017-06-04T10:08:00Z">
          <w:pPr>
            <w:tabs>
              <w:tab w:val="left" w:pos="2550"/>
            </w:tabs>
            <w:ind w:right="25" w:firstLineChars="171" w:firstLine="410"/>
          </w:pPr>
        </w:pPrChange>
      </w:pPr>
      <w:r w:rsidRPr="0087763E">
        <w:rPr>
          <w:rFonts w:ascii="SimSun" w:hAnsi="SimSun" w:hint="eastAsia"/>
          <w:bCs/>
          <w:sz w:val="24"/>
          <w:szCs w:val="24"/>
        </w:rPr>
        <w:t>通过在高通</w:t>
      </w:r>
      <w:r w:rsidRPr="0087763E">
        <w:rPr>
          <w:rFonts w:ascii="SimSun" w:hAnsi="SimSun"/>
          <w:bCs/>
          <w:sz w:val="24"/>
          <w:szCs w:val="24"/>
        </w:rPr>
        <w:t>MSM8996</w:t>
      </w:r>
      <w:r w:rsidRPr="0087763E">
        <w:rPr>
          <w:rFonts w:ascii="SimSun" w:hAnsi="SimSun" w:hint="eastAsia"/>
          <w:bCs/>
          <w:sz w:val="24"/>
          <w:szCs w:val="24"/>
        </w:rPr>
        <w:t>和</w:t>
      </w:r>
      <w:r w:rsidRPr="0087763E">
        <w:rPr>
          <w:rFonts w:ascii="SimSun" w:hAnsi="SimSun"/>
          <w:bCs/>
          <w:sz w:val="24"/>
          <w:szCs w:val="24"/>
        </w:rPr>
        <w:t>APQ8074</w:t>
      </w:r>
      <w:r w:rsidRPr="0087763E">
        <w:rPr>
          <w:rFonts w:ascii="SimSun" w:hAnsi="SimSun" w:hint="eastAsia"/>
          <w:bCs/>
          <w:sz w:val="24"/>
          <w:szCs w:val="24"/>
        </w:rPr>
        <w:t>目标硬件平台上的测试，验证了</w:t>
      </w:r>
      <w:r w:rsidR="006273BC" w:rsidRPr="002D6904">
        <w:rPr>
          <w:rFonts w:ascii="SimSun" w:hAnsi="SimSun" w:hint="eastAsia"/>
          <w:bCs/>
          <w:sz w:val="24"/>
          <w:szCs w:val="24"/>
        </w:rPr>
        <w:t>具有节能意识的调度器设计</w:t>
      </w:r>
      <w:r w:rsidR="006273BC">
        <w:rPr>
          <w:rFonts w:ascii="SimSun" w:hAnsi="SimSun" w:hint="eastAsia"/>
          <w:bCs/>
          <w:sz w:val="24"/>
          <w:szCs w:val="24"/>
        </w:rPr>
        <w:t>在CPU空闲时间、高频运行状态时间的改进，设备动态电源管理设计</w:t>
      </w:r>
      <w:r w:rsidR="004C393D">
        <w:rPr>
          <w:rFonts w:ascii="SimSun" w:hAnsi="SimSun" w:hint="eastAsia"/>
          <w:bCs/>
          <w:sz w:val="24"/>
          <w:szCs w:val="24"/>
        </w:rPr>
        <w:t>在MXT1664触摸屏控制功耗上的提升。</w:t>
      </w:r>
    </w:p>
    <w:p w14:paraId="23EEDD1D" w14:textId="77777777" w:rsidR="00800224" w:rsidRDefault="00800224" w:rsidP="00800224">
      <w:pPr>
        <w:pStyle w:val="af5"/>
        <w:numPr>
          <w:ilvl w:val="0"/>
          <w:numId w:val="23"/>
        </w:numPr>
        <w:tabs>
          <w:tab w:val="left" w:pos="851"/>
          <w:tab w:val="left" w:pos="1134"/>
        </w:tabs>
        <w:ind w:left="0" w:right="25" w:firstLine="359"/>
        <w:rPr>
          <w:ins w:id="38" w:author="Ling, Alex" w:date="2017-06-04T10:08:00Z"/>
          <w:rFonts w:ascii="SimSun" w:hAnsi="SimSun"/>
          <w:bCs/>
          <w:sz w:val="24"/>
          <w:szCs w:val="24"/>
        </w:rPr>
      </w:pPr>
    </w:p>
    <w:p w14:paraId="1456F187" w14:textId="17C4B10A" w:rsidR="00C02F64" w:rsidDel="00800224" w:rsidRDefault="00222E17">
      <w:pPr>
        <w:pStyle w:val="af5"/>
        <w:numPr>
          <w:ilvl w:val="0"/>
          <w:numId w:val="23"/>
        </w:numPr>
        <w:tabs>
          <w:tab w:val="left" w:pos="851"/>
          <w:tab w:val="left" w:pos="1134"/>
        </w:tabs>
        <w:ind w:left="0" w:right="25" w:firstLineChars="202" w:firstLine="424"/>
        <w:rPr>
          <w:del w:id="39" w:author="Ling, Alex" w:date="2017-06-04T10:08:00Z"/>
          <w:rFonts w:ascii="SimSun" w:hAnsi="SimSun"/>
          <w:bCs/>
          <w:sz w:val="24"/>
          <w:szCs w:val="24"/>
        </w:rPr>
        <w:pPrChange w:id="40" w:author="Ling, Alex" w:date="2017-06-04T10:09:00Z">
          <w:pPr>
            <w:tabs>
              <w:tab w:val="left" w:pos="2550"/>
            </w:tabs>
            <w:ind w:right="25" w:firstLineChars="171" w:firstLine="359"/>
          </w:pPr>
        </w:pPrChange>
      </w:pPr>
      <w:del w:id="41" w:author="Ling, Alex" w:date="2017-06-04T10:08:00Z">
        <w:r w:rsidDel="00800224">
          <w:rPr>
            <w:rStyle w:val="ab"/>
          </w:rPr>
          <w:commentReference w:id="42"/>
        </w:r>
      </w:del>
    </w:p>
    <w:p w14:paraId="667C7AFE" w14:textId="0939E175" w:rsidR="004C393D" w:rsidRPr="00800224" w:rsidRDefault="004C393D">
      <w:pPr>
        <w:tabs>
          <w:tab w:val="left" w:pos="851"/>
          <w:tab w:val="left" w:pos="1134"/>
        </w:tabs>
        <w:ind w:right="25" w:firstLineChars="202" w:firstLine="485"/>
        <w:rPr>
          <w:rFonts w:ascii="SimSun" w:hAnsi="SimSun"/>
          <w:bCs/>
          <w:sz w:val="24"/>
          <w:szCs w:val="24"/>
          <w:rPrChange w:id="43" w:author="Ling, Alex" w:date="2017-06-04T10:08:00Z">
            <w:rPr/>
          </w:rPrChange>
        </w:rPr>
        <w:pPrChange w:id="44" w:author="Ling, Alex" w:date="2017-06-04T10:09:00Z">
          <w:pPr>
            <w:tabs>
              <w:tab w:val="left" w:pos="2550"/>
            </w:tabs>
            <w:ind w:right="25" w:firstLineChars="171" w:firstLine="410"/>
          </w:pPr>
        </w:pPrChange>
      </w:pPr>
      <w:r w:rsidRPr="00800224">
        <w:rPr>
          <w:rFonts w:ascii="SimSun" w:hAnsi="SimSun" w:hint="eastAsia"/>
          <w:bCs/>
          <w:sz w:val="24"/>
          <w:szCs w:val="24"/>
          <w:rPrChange w:id="45" w:author="Ling, Alex" w:date="2017-06-04T10:08:00Z">
            <w:rPr>
              <w:rFonts w:hint="eastAsia"/>
            </w:rPr>
          </w:rPrChange>
        </w:rPr>
        <w:lastRenderedPageBreak/>
        <w:t>本文首先介绍了研究背景和嵌入式</w:t>
      </w:r>
      <w:r w:rsidRPr="00800224">
        <w:rPr>
          <w:rFonts w:ascii="SimSun" w:hAnsi="SimSun"/>
          <w:bCs/>
          <w:sz w:val="24"/>
          <w:szCs w:val="24"/>
          <w:rPrChange w:id="46" w:author="Ling, Alex" w:date="2017-06-04T10:08:00Z">
            <w:rPr/>
          </w:rPrChange>
        </w:rPr>
        <w:t>Linux</w:t>
      </w:r>
      <w:r w:rsidRPr="00800224">
        <w:rPr>
          <w:rFonts w:ascii="SimSun" w:hAnsi="SimSun" w:hint="eastAsia"/>
          <w:bCs/>
          <w:sz w:val="24"/>
          <w:szCs w:val="24"/>
          <w:rPrChange w:id="47" w:author="Ling, Alex" w:date="2017-06-04T10:08:00Z">
            <w:rPr>
              <w:rFonts w:hint="eastAsia"/>
            </w:rPr>
          </w:rPrChange>
        </w:rPr>
        <w:t>系统电源管理领域相关文献的综述，</w:t>
      </w:r>
      <w:r w:rsidR="006273BC" w:rsidRPr="00800224">
        <w:rPr>
          <w:rFonts w:ascii="SimSun" w:hAnsi="SimSun" w:hint="eastAsia"/>
          <w:bCs/>
          <w:sz w:val="24"/>
          <w:szCs w:val="24"/>
          <w:rPrChange w:id="48" w:author="Ling, Alex" w:date="2017-06-04T10:08:00Z">
            <w:rPr>
              <w:rFonts w:hint="eastAsia"/>
            </w:rPr>
          </w:rPrChange>
        </w:rPr>
        <w:t>然后</w:t>
      </w:r>
      <w:r w:rsidRPr="00800224">
        <w:rPr>
          <w:rFonts w:ascii="SimSun" w:hAnsi="SimSun" w:hint="eastAsia"/>
          <w:bCs/>
          <w:sz w:val="24"/>
          <w:szCs w:val="24"/>
          <w:rPrChange w:id="49" w:author="Ling, Alex" w:date="2017-06-04T10:08:00Z">
            <w:rPr>
              <w:rFonts w:hint="eastAsia"/>
            </w:rPr>
          </w:rPrChange>
        </w:rPr>
        <w:t>分析了现有技术存在的问题，</w:t>
      </w:r>
      <w:r w:rsidR="006273BC" w:rsidRPr="00800224">
        <w:rPr>
          <w:rFonts w:ascii="SimSun" w:hAnsi="SimSun" w:hint="eastAsia"/>
          <w:bCs/>
          <w:sz w:val="24"/>
          <w:szCs w:val="24"/>
          <w:rPrChange w:id="50" w:author="Ling, Alex" w:date="2017-06-04T10:08:00Z">
            <w:rPr>
              <w:rFonts w:hint="eastAsia"/>
            </w:rPr>
          </w:rPrChange>
        </w:rPr>
        <w:t>接着</w:t>
      </w:r>
      <w:r w:rsidRPr="00800224">
        <w:rPr>
          <w:rFonts w:ascii="SimSun" w:hAnsi="SimSun" w:hint="eastAsia"/>
          <w:bCs/>
          <w:sz w:val="24"/>
          <w:szCs w:val="24"/>
          <w:rPrChange w:id="51" w:author="Ling, Alex" w:date="2017-06-04T10:08:00Z">
            <w:rPr>
              <w:rFonts w:hint="eastAsia"/>
            </w:rPr>
          </w:rPrChange>
        </w:rPr>
        <w:t>从</w:t>
      </w:r>
      <w:r w:rsidRPr="00800224">
        <w:rPr>
          <w:rFonts w:ascii="SimSun" w:hAnsi="SimSun" w:hint="eastAsia"/>
          <w:bCs/>
          <w:sz w:val="24"/>
          <w:szCs w:val="24"/>
          <w:rPrChange w:id="52" w:author="Ling, Alex" w:date="2017-06-04T10:08:00Z">
            <w:rPr>
              <w:rFonts w:hint="eastAsia"/>
            </w:rPr>
          </w:rPrChange>
        </w:rPr>
        <w:t>CPU</w:t>
      </w:r>
      <w:r w:rsidRPr="00800224">
        <w:rPr>
          <w:rFonts w:ascii="SimSun" w:hAnsi="SimSun" w:hint="eastAsia"/>
          <w:bCs/>
          <w:sz w:val="24"/>
          <w:szCs w:val="24"/>
          <w:rPrChange w:id="53" w:author="Ling, Alex" w:date="2017-06-04T10:08:00Z">
            <w:rPr>
              <w:rFonts w:hint="eastAsia"/>
            </w:rPr>
          </w:rPrChange>
        </w:rPr>
        <w:t>调度和设备动态电源管理两方面提出了改进方案并进行了代码实现</w:t>
      </w:r>
      <w:r w:rsidR="006273BC" w:rsidRPr="00800224">
        <w:rPr>
          <w:rFonts w:ascii="SimSun" w:hAnsi="SimSun" w:hint="eastAsia"/>
          <w:bCs/>
          <w:sz w:val="24"/>
          <w:szCs w:val="24"/>
          <w:rPrChange w:id="54" w:author="Ling, Alex" w:date="2017-06-04T10:08:00Z">
            <w:rPr>
              <w:rFonts w:hint="eastAsia"/>
            </w:rPr>
          </w:rPrChange>
        </w:rPr>
        <w:t>，</w:t>
      </w:r>
      <w:r w:rsidRPr="00800224">
        <w:rPr>
          <w:rFonts w:ascii="SimSun" w:hAnsi="SimSun" w:hint="eastAsia"/>
          <w:bCs/>
          <w:sz w:val="24"/>
          <w:szCs w:val="24"/>
          <w:rPrChange w:id="55" w:author="Ling, Alex" w:date="2017-06-04T10:08:00Z">
            <w:rPr>
              <w:rFonts w:hint="eastAsia"/>
            </w:rPr>
          </w:rPrChange>
        </w:rPr>
        <w:t>最后通过</w:t>
      </w:r>
      <w:r w:rsidR="006273BC" w:rsidRPr="00800224">
        <w:rPr>
          <w:rFonts w:ascii="SimSun" w:hAnsi="SimSun" w:hint="eastAsia"/>
          <w:bCs/>
          <w:sz w:val="24"/>
          <w:szCs w:val="24"/>
          <w:rPrChange w:id="56" w:author="Ling, Alex" w:date="2017-06-04T10:08:00Z">
            <w:rPr>
              <w:rFonts w:hint="eastAsia"/>
            </w:rPr>
          </w:rPrChange>
        </w:rPr>
        <w:t>在</w:t>
      </w:r>
      <w:r w:rsidRPr="00800224">
        <w:rPr>
          <w:rFonts w:ascii="SimSun" w:hAnsi="SimSun" w:hint="eastAsia"/>
          <w:bCs/>
          <w:sz w:val="24"/>
          <w:szCs w:val="24"/>
          <w:rPrChange w:id="57" w:author="Ling, Alex" w:date="2017-06-04T10:08:00Z">
            <w:rPr>
              <w:rFonts w:hint="eastAsia"/>
            </w:rPr>
          </w:rPrChange>
        </w:rPr>
        <w:t>实际硬件平台上的测试数据验证</w:t>
      </w:r>
      <w:r w:rsidR="006273BC" w:rsidRPr="00800224">
        <w:rPr>
          <w:rFonts w:ascii="SimSun" w:hAnsi="SimSun" w:hint="eastAsia"/>
          <w:bCs/>
          <w:sz w:val="24"/>
          <w:szCs w:val="24"/>
          <w:rPrChange w:id="58" w:author="Ling, Alex" w:date="2017-06-04T10:08:00Z">
            <w:rPr>
              <w:rFonts w:hint="eastAsia"/>
            </w:rPr>
          </w:rPrChange>
        </w:rPr>
        <w:t>了</w:t>
      </w:r>
      <w:r w:rsidRPr="00800224">
        <w:rPr>
          <w:rFonts w:ascii="SimSun" w:hAnsi="SimSun" w:hint="eastAsia"/>
          <w:bCs/>
          <w:sz w:val="24"/>
          <w:szCs w:val="24"/>
          <w:rPrChange w:id="59" w:author="Ling, Alex" w:date="2017-06-04T10:08:00Z">
            <w:rPr>
              <w:rFonts w:hint="eastAsia"/>
            </w:rPr>
          </w:rPrChange>
        </w:rPr>
        <w:t>改进方案的有效性。</w:t>
      </w:r>
      <w:commentRangeEnd w:id="35"/>
      <w:r w:rsidR="00222E17">
        <w:rPr>
          <w:rStyle w:val="ab"/>
        </w:rPr>
        <w:commentReference w:id="35"/>
      </w:r>
    </w:p>
    <w:p w14:paraId="50874FE5" w14:textId="77777777" w:rsidR="00961C7B" w:rsidRDefault="00961C7B" w:rsidP="00412914">
      <w:pPr>
        <w:tabs>
          <w:tab w:val="left" w:pos="2550"/>
        </w:tabs>
        <w:ind w:right="25" w:firstLine="0"/>
        <w:rPr>
          <w:rFonts w:ascii="SimSun" w:hAnsi="SimSun"/>
          <w:bCs/>
          <w:sz w:val="32"/>
          <w:szCs w:val="32"/>
        </w:rPr>
      </w:pPr>
    </w:p>
    <w:p w14:paraId="7210D410" w14:textId="77777777" w:rsidR="00961C7B" w:rsidRDefault="00961C7B" w:rsidP="00145AC8">
      <w:pPr>
        <w:tabs>
          <w:tab w:val="left" w:pos="2550"/>
        </w:tabs>
        <w:ind w:left="1120" w:right="25" w:hangingChars="400" w:hanging="1120"/>
        <w:rPr>
          <w:rFonts w:ascii="SimHei" w:eastAsia="SimHei" w:hAnsi="SimSun"/>
          <w:bCs/>
          <w:szCs w:val="28"/>
        </w:rPr>
      </w:pPr>
      <w:r w:rsidRPr="007B4891">
        <w:rPr>
          <w:rFonts w:ascii="SimHei" w:eastAsia="SimHei" w:hAnsi="SimSun" w:hint="eastAsia"/>
          <w:bCs/>
          <w:sz w:val="28"/>
          <w:szCs w:val="28"/>
        </w:rPr>
        <w:t>关键词</w:t>
      </w:r>
      <w:r>
        <w:rPr>
          <w:rFonts w:ascii="SimHei" w:eastAsia="SimHei" w:hAnsi="SimSun" w:hint="eastAsia"/>
          <w:bCs/>
          <w:sz w:val="24"/>
          <w:szCs w:val="28"/>
        </w:rPr>
        <w:t xml:space="preserve"> </w:t>
      </w:r>
      <w:r w:rsidR="000A104A">
        <w:rPr>
          <w:rFonts w:hint="eastAsia"/>
          <w:sz w:val="28"/>
          <w:szCs w:val="28"/>
        </w:rPr>
        <w:t>嵌入式</w:t>
      </w:r>
      <w:r w:rsidR="000A104A">
        <w:rPr>
          <w:rFonts w:hint="eastAsia"/>
          <w:sz w:val="28"/>
          <w:szCs w:val="28"/>
        </w:rPr>
        <w:t>Linux</w:t>
      </w:r>
      <w:r w:rsidR="00233425">
        <w:rPr>
          <w:rFonts w:hint="eastAsia"/>
          <w:sz w:val="28"/>
          <w:szCs w:val="28"/>
        </w:rPr>
        <w:t>，</w:t>
      </w:r>
      <w:r w:rsidR="000A104A">
        <w:rPr>
          <w:rFonts w:hint="eastAsia"/>
          <w:sz w:val="28"/>
          <w:szCs w:val="28"/>
        </w:rPr>
        <w:t>电源管理</w:t>
      </w:r>
      <w:r w:rsidR="00233425">
        <w:rPr>
          <w:rFonts w:hint="eastAsia"/>
          <w:sz w:val="28"/>
          <w:szCs w:val="28"/>
        </w:rPr>
        <w:t>，</w:t>
      </w:r>
      <w:r w:rsidR="000A104A">
        <w:rPr>
          <w:rFonts w:hint="eastAsia"/>
          <w:sz w:val="28"/>
          <w:szCs w:val="28"/>
        </w:rPr>
        <w:t>调度器，</w:t>
      </w:r>
      <w:r w:rsidR="00A75125">
        <w:rPr>
          <w:rFonts w:hint="eastAsia"/>
          <w:sz w:val="28"/>
          <w:szCs w:val="28"/>
        </w:rPr>
        <w:t>Runtime PM</w:t>
      </w:r>
      <w:r>
        <w:rPr>
          <w:rFonts w:ascii="SimHei" w:eastAsia="SimHei" w:hAnsi="SimSun" w:hint="eastAsia"/>
          <w:bCs/>
          <w:szCs w:val="28"/>
        </w:rPr>
        <w:t xml:space="preserve"> </w:t>
      </w:r>
    </w:p>
    <w:p w14:paraId="0AA45BC8" w14:textId="77777777" w:rsidR="00961C7B" w:rsidRDefault="00961C7B" w:rsidP="004B0CF2">
      <w:pPr>
        <w:tabs>
          <w:tab w:val="left" w:pos="3180"/>
        </w:tabs>
        <w:spacing w:beforeLines="200" w:before="624"/>
        <w:ind w:rightChars="12" w:right="25" w:firstLine="410"/>
        <w:jc w:val="center"/>
        <w:rPr>
          <w:rFonts w:ascii="SimHei" w:eastAsia="SimHei"/>
          <w:sz w:val="44"/>
          <w:szCs w:val="44"/>
        </w:rPr>
      </w:pPr>
      <w:r>
        <w:rPr>
          <w:rFonts w:ascii="SimHei" w:eastAsia="SimHei"/>
          <w:sz w:val="44"/>
          <w:szCs w:val="44"/>
        </w:rPr>
        <w:br w:type="page"/>
      </w:r>
    </w:p>
    <w:p w14:paraId="4EDC2397" w14:textId="77777777" w:rsidR="00800224" w:rsidRDefault="00800224" w:rsidP="00B7450C">
      <w:pPr>
        <w:tabs>
          <w:tab w:val="left" w:pos="3180"/>
        </w:tabs>
        <w:ind w:rightChars="12" w:right="25" w:firstLine="549"/>
        <w:jc w:val="center"/>
        <w:rPr>
          <w:ins w:id="60" w:author="Ling, Alex" w:date="2017-06-04T10:10:00Z"/>
          <w:b/>
          <w:bCs/>
          <w:sz w:val="32"/>
          <w:szCs w:val="32"/>
        </w:rPr>
      </w:pPr>
    </w:p>
    <w:p w14:paraId="5E61C5C5" w14:textId="3887DAA8" w:rsidR="00961C7B" w:rsidRPr="00AB7F77" w:rsidRDefault="00233425" w:rsidP="00800224">
      <w:pPr>
        <w:tabs>
          <w:tab w:val="left" w:pos="3180"/>
        </w:tabs>
        <w:ind w:rightChars="12" w:right="25" w:firstLine="0"/>
        <w:jc w:val="center"/>
        <w:rPr>
          <w:b/>
          <w:bCs/>
          <w:sz w:val="32"/>
          <w:szCs w:val="32"/>
        </w:rPr>
      </w:pPr>
      <w:commentRangeStart w:id="61"/>
      <w:r>
        <w:rPr>
          <w:rFonts w:hint="eastAsia"/>
          <w:b/>
          <w:bCs/>
          <w:sz w:val="32"/>
          <w:szCs w:val="32"/>
        </w:rPr>
        <w:t>IMPROVEMENT</w:t>
      </w:r>
      <w:r>
        <w:rPr>
          <w:b/>
          <w:bCs/>
          <w:sz w:val="32"/>
          <w:szCs w:val="32"/>
        </w:rPr>
        <w:t xml:space="preserve"> AND IMPLEMENTATION OF</w:t>
      </w:r>
    </w:p>
    <w:p w14:paraId="67ED06A8" w14:textId="2276B73D" w:rsidR="00961C7B" w:rsidRPr="00AB7F77" w:rsidRDefault="00233425" w:rsidP="00800224">
      <w:pPr>
        <w:pStyle w:val="a4"/>
        <w:ind w:right="25"/>
        <w:rPr>
          <w:b/>
          <w:bCs/>
          <w:sz w:val="32"/>
          <w:szCs w:val="32"/>
        </w:rPr>
      </w:pPr>
      <w:r>
        <w:rPr>
          <w:b/>
          <w:bCs/>
          <w:sz w:val="32"/>
          <w:szCs w:val="32"/>
        </w:rPr>
        <w:t>POWER MANAGEMENT</w:t>
      </w:r>
    </w:p>
    <w:p w14:paraId="0B25510C" w14:textId="77777777" w:rsidR="00961C7B" w:rsidRPr="00AB7F77" w:rsidRDefault="00233425" w:rsidP="00800224">
      <w:pPr>
        <w:pStyle w:val="a4"/>
        <w:ind w:right="25"/>
        <w:rPr>
          <w:b/>
          <w:bCs/>
          <w:sz w:val="32"/>
          <w:szCs w:val="32"/>
        </w:rPr>
      </w:pPr>
      <w:r>
        <w:rPr>
          <w:b/>
          <w:sz w:val="32"/>
          <w:szCs w:val="32"/>
        </w:rPr>
        <w:t>IN EMBEDDED LINUX SYSTEM</w:t>
      </w:r>
      <w:commentRangeEnd w:id="61"/>
      <w:r w:rsidR="00222E17">
        <w:rPr>
          <w:rStyle w:val="ab"/>
        </w:rPr>
        <w:commentReference w:id="61"/>
      </w:r>
    </w:p>
    <w:p w14:paraId="31A2F00F" w14:textId="77777777" w:rsidR="00961C7B" w:rsidRDefault="00961C7B" w:rsidP="00B7450C">
      <w:pPr>
        <w:tabs>
          <w:tab w:val="left" w:pos="3180"/>
        </w:tabs>
        <w:ind w:rightChars="12" w:right="25" w:firstLine="549"/>
        <w:jc w:val="center"/>
        <w:rPr>
          <w:rFonts w:eastAsia="SimHei"/>
          <w:b/>
          <w:sz w:val="32"/>
          <w:szCs w:val="32"/>
        </w:rPr>
      </w:pPr>
    </w:p>
    <w:p w14:paraId="52E039DA" w14:textId="77777777" w:rsidR="00961C7B" w:rsidRDefault="00961C7B" w:rsidP="00B7450C">
      <w:pPr>
        <w:tabs>
          <w:tab w:val="left" w:pos="3180"/>
        </w:tabs>
        <w:ind w:rightChars="12" w:right="25" w:firstLine="549"/>
        <w:jc w:val="center"/>
        <w:rPr>
          <w:rFonts w:eastAsia="SimHei"/>
          <w:b/>
          <w:sz w:val="32"/>
          <w:szCs w:val="32"/>
        </w:rPr>
      </w:pPr>
    </w:p>
    <w:p w14:paraId="7F184831" w14:textId="77777777" w:rsidR="00961C7B" w:rsidRDefault="00961C7B" w:rsidP="00B7450C">
      <w:pPr>
        <w:tabs>
          <w:tab w:val="left" w:pos="3180"/>
        </w:tabs>
        <w:ind w:rightChars="12" w:right="25" w:firstLine="549"/>
        <w:jc w:val="center"/>
        <w:rPr>
          <w:rFonts w:eastAsia="SimHei"/>
          <w:b/>
          <w:sz w:val="32"/>
          <w:szCs w:val="32"/>
        </w:rPr>
      </w:pPr>
    </w:p>
    <w:p w14:paraId="6196847F" w14:textId="77777777" w:rsidR="00961C7B" w:rsidRPr="00272592" w:rsidRDefault="00961C7B" w:rsidP="00800224">
      <w:pPr>
        <w:ind w:rightChars="12" w:right="25" w:firstLine="0"/>
        <w:jc w:val="center"/>
        <w:outlineLvl w:val="0"/>
        <w:rPr>
          <w:b/>
          <w:sz w:val="32"/>
          <w:szCs w:val="32"/>
        </w:rPr>
      </w:pPr>
      <w:bookmarkStart w:id="62" w:name="_Toc105491689"/>
      <w:bookmarkStart w:id="63" w:name="_Toc449269115"/>
      <w:bookmarkStart w:id="64" w:name="_Toc471381651"/>
      <w:commentRangeStart w:id="65"/>
      <w:r w:rsidRPr="00272592">
        <w:rPr>
          <w:b/>
          <w:sz w:val="32"/>
          <w:szCs w:val="32"/>
        </w:rPr>
        <w:t>A</w:t>
      </w:r>
      <w:r w:rsidRPr="00272592">
        <w:rPr>
          <w:rFonts w:hint="eastAsia"/>
          <w:b/>
          <w:sz w:val="32"/>
          <w:szCs w:val="32"/>
        </w:rPr>
        <w:t>BSTRACT</w:t>
      </w:r>
      <w:bookmarkEnd w:id="62"/>
      <w:bookmarkEnd w:id="63"/>
      <w:bookmarkEnd w:id="64"/>
      <w:commentRangeEnd w:id="65"/>
      <w:r w:rsidR="00222E17">
        <w:rPr>
          <w:rStyle w:val="ab"/>
        </w:rPr>
        <w:commentReference w:id="65"/>
      </w:r>
    </w:p>
    <w:p w14:paraId="6665F059" w14:textId="77777777" w:rsidR="00961C7B" w:rsidRDefault="00961C7B" w:rsidP="00B7450C">
      <w:pPr>
        <w:ind w:rightChars="12" w:right="25" w:firstLine="547"/>
        <w:rPr>
          <w:sz w:val="32"/>
          <w:szCs w:val="32"/>
        </w:rPr>
      </w:pPr>
      <w:r>
        <w:rPr>
          <w:rFonts w:hint="eastAsia"/>
          <w:sz w:val="32"/>
          <w:szCs w:val="32"/>
        </w:rPr>
        <w:t xml:space="preserve">                          </w:t>
      </w:r>
    </w:p>
    <w:p w14:paraId="6FC27BF8" w14:textId="77777777" w:rsidR="00961C7B" w:rsidRDefault="00961C7B" w:rsidP="00B7450C">
      <w:pPr>
        <w:ind w:rightChars="12" w:right="25" w:firstLine="343"/>
        <w:jc w:val="center"/>
        <w:rPr>
          <w:sz w:val="32"/>
          <w:szCs w:val="32"/>
        </w:rPr>
      </w:pPr>
    </w:p>
    <w:p w14:paraId="131AB9AE" w14:textId="77777777" w:rsidR="005430F7" w:rsidRDefault="008A754B" w:rsidP="00B7450C">
      <w:pPr>
        <w:ind w:rightChars="12" w:right="25" w:firstLineChars="200" w:firstLine="480"/>
        <w:rPr>
          <w:sz w:val="24"/>
        </w:rPr>
      </w:pPr>
      <w:r>
        <w:rPr>
          <w:rFonts w:hint="eastAsia"/>
          <w:sz w:val="24"/>
        </w:rPr>
        <w:t xml:space="preserve">With wide adoption and rapid development of </w:t>
      </w:r>
      <w:r>
        <w:rPr>
          <w:sz w:val="24"/>
        </w:rPr>
        <w:t>Embedded</w:t>
      </w:r>
      <w:r>
        <w:rPr>
          <w:rFonts w:hint="eastAsia"/>
          <w:sz w:val="24"/>
        </w:rPr>
        <w:t xml:space="preserve"> Linux systems, the requirements from users on lowering power consumption and increasing battery life on such systems are much higher than ever. Therefore, power management in Embedded Linux system is always a important part of device development on Embedded Linux. Currently, researches in this domain are </w:t>
      </w:r>
      <w:r w:rsidR="00112AEF">
        <w:rPr>
          <w:sz w:val="24"/>
        </w:rPr>
        <w:t>mostly</w:t>
      </w:r>
      <w:r>
        <w:rPr>
          <w:rFonts w:hint="eastAsia"/>
          <w:sz w:val="24"/>
        </w:rPr>
        <w:t xml:space="preserve"> focused </w:t>
      </w:r>
      <w:r>
        <w:rPr>
          <w:sz w:val="24"/>
        </w:rPr>
        <w:t>technologies</w:t>
      </w:r>
      <w:r>
        <w:rPr>
          <w:rFonts w:hint="eastAsia"/>
          <w:sz w:val="24"/>
        </w:rPr>
        <w:t xml:space="preserve"> on individual components of the system. </w:t>
      </w:r>
      <w:r w:rsidR="00112AEF">
        <w:rPr>
          <w:sz w:val="24"/>
        </w:rPr>
        <w:t xml:space="preserve">Howerver, with continuing evolving of hardware, </w:t>
      </w:r>
      <w:r>
        <w:rPr>
          <w:rFonts w:hint="eastAsia"/>
          <w:sz w:val="24"/>
        </w:rPr>
        <w:t xml:space="preserve">researches for cooperating among </w:t>
      </w:r>
      <w:r w:rsidR="005430F7">
        <w:rPr>
          <w:rFonts w:hint="eastAsia"/>
          <w:sz w:val="24"/>
        </w:rPr>
        <w:t xml:space="preserve">task </w:t>
      </w:r>
      <w:r w:rsidR="005430F7">
        <w:rPr>
          <w:sz w:val="24"/>
        </w:rPr>
        <w:t>scheduling</w:t>
      </w:r>
      <w:r w:rsidR="005430F7">
        <w:rPr>
          <w:rFonts w:hint="eastAsia"/>
          <w:sz w:val="24"/>
        </w:rPr>
        <w:t xml:space="preserve">, processor dynamic power management as well as related components under multi core and </w:t>
      </w:r>
      <w:r w:rsidR="005430F7" w:rsidRPr="005430F7">
        <w:rPr>
          <w:sz w:val="24"/>
        </w:rPr>
        <w:t>Heterogeneous</w:t>
      </w:r>
      <w:r w:rsidR="005430F7" w:rsidRPr="005430F7">
        <w:rPr>
          <w:rFonts w:hint="eastAsia"/>
          <w:sz w:val="24"/>
        </w:rPr>
        <w:t xml:space="preserve"> Multi-Processing</w:t>
      </w:r>
      <w:r w:rsidR="005430F7">
        <w:rPr>
          <w:rFonts w:hint="eastAsia"/>
          <w:sz w:val="24"/>
        </w:rPr>
        <w:t xml:space="preserve"> architecture</w:t>
      </w:r>
      <w:r w:rsidR="00112AEF">
        <w:rPr>
          <w:sz w:val="24"/>
        </w:rPr>
        <w:t xml:space="preserve"> are more important</w:t>
      </w:r>
      <w:r w:rsidR="005430F7">
        <w:rPr>
          <w:rFonts w:hint="eastAsia"/>
          <w:sz w:val="24"/>
        </w:rPr>
        <w:t>.</w:t>
      </w:r>
    </w:p>
    <w:p w14:paraId="035200F0" w14:textId="77777777" w:rsidR="00547E2B" w:rsidRDefault="00C53889" w:rsidP="001D30DB">
      <w:pPr>
        <w:ind w:rightChars="12" w:right="25" w:firstLineChars="200" w:firstLine="480"/>
        <w:rPr>
          <w:sz w:val="24"/>
        </w:rPr>
      </w:pPr>
      <w:r>
        <w:rPr>
          <w:rFonts w:hint="eastAsia"/>
          <w:sz w:val="24"/>
        </w:rPr>
        <w:t>We perform</w:t>
      </w:r>
      <w:r w:rsidR="005430F7">
        <w:rPr>
          <w:rFonts w:hint="eastAsia"/>
          <w:sz w:val="24"/>
        </w:rPr>
        <w:t xml:space="preserve"> a thorough research and analysis on current Embedded Linux system power management </w:t>
      </w:r>
      <w:r w:rsidR="005430F7">
        <w:rPr>
          <w:sz w:val="24"/>
        </w:rPr>
        <w:t>architecture</w:t>
      </w:r>
      <w:r w:rsidR="005430F7">
        <w:rPr>
          <w:rFonts w:hint="eastAsia"/>
          <w:sz w:val="24"/>
        </w:rPr>
        <w:t xml:space="preserve"> and </w:t>
      </w:r>
      <w:r w:rsidR="005430F7">
        <w:rPr>
          <w:sz w:val="24"/>
        </w:rPr>
        <w:t>technologies</w:t>
      </w:r>
      <w:r w:rsidR="005430F7">
        <w:rPr>
          <w:rFonts w:hint="eastAsia"/>
          <w:sz w:val="24"/>
        </w:rPr>
        <w:t xml:space="preserve"> in this paper</w:t>
      </w:r>
      <w:r w:rsidR="001D30DB">
        <w:rPr>
          <w:rFonts w:hint="eastAsia"/>
          <w:sz w:val="24"/>
        </w:rPr>
        <w:t xml:space="preserve">, </w:t>
      </w:r>
      <w:r w:rsidR="001D30DB">
        <w:rPr>
          <w:rFonts w:hint="eastAsia"/>
          <w:sz w:val="24"/>
          <w:szCs w:val="24"/>
        </w:rPr>
        <w:t>unveil problems in current situation</w:t>
      </w:r>
      <w:r w:rsidR="001D30DB">
        <w:rPr>
          <w:rFonts w:hint="eastAsia"/>
          <w:sz w:val="24"/>
        </w:rPr>
        <w:t xml:space="preserve">, implement improvements from CPU scheduling as well as device power </w:t>
      </w:r>
      <w:r w:rsidR="001D30DB">
        <w:rPr>
          <w:sz w:val="24"/>
        </w:rPr>
        <w:t>management</w:t>
      </w:r>
      <w:r w:rsidR="001D30DB">
        <w:rPr>
          <w:rFonts w:hint="eastAsia"/>
          <w:sz w:val="24"/>
        </w:rPr>
        <w:t xml:space="preserve">. </w:t>
      </w:r>
      <w:r w:rsidR="00547E2B">
        <w:rPr>
          <w:sz w:val="24"/>
        </w:rPr>
        <w:t>Our work includes:</w:t>
      </w:r>
    </w:p>
    <w:p w14:paraId="7BFA978E" w14:textId="77777777" w:rsidR="00547E2B" w:rsidRDefault="00547E2B" w:rsidP="001D30DB">
      <w:pPr>
        <w:ind w:rightChars="12" w:right="25" w:firstLineChars="200" w:firstLine="480"/>
        <w:rPr>
          <w:sz w:val="24"/>
        </w:rPr>
      </w:pPr>
      <w:r>
        <w:rPr>
          <w:sz w:val="24"/>
        </w:rPr>
        <w:t>1. Analyze</w:t>
      </w:r>
      <w:r w:rsidR="00026197">
        <w:rPr>
          <w:sz w:val="24"/>
        </w:rPr>
        <w:t>d</w:t>
      </w:r>
      <w:r>
        <w:rPr>
          <w:sz w:val="24"/>
        </w:rPr>
        <w:t xml:space="preserve"> exisiting technologies in Embedded Linux system power management as well as problems in both CPU scheduling and device power management thoroughly.</w:t>
      </w:r>
    </w:p>
    <w:p w14:paraId="57950E69" w14:textId="77777777" w:rsidR="00026197" w:rsidRDefault="00547E2B" w:rsidP="00547E2B">
      <w:pPr>
        <w:ind w:rightChars="12" w:right="25" w:firstLineChars="200" w:firstLine="480"/>
        <w:rPr>
          <w:sz w:val="24"/>
        </w:rPr>
      </w:pPr>
      <w:r>
        <w:rPr>
          <w:sz w:val="24"/>
        </w:rPr>
        <w:t xml:space="preserve">2. </w:t>
      </w:r>
      <w:r w:rsidR="001D30DB">
        <w:rPr>
          <w:rFonts w:hint="eastAsia"/>
          <w:sz w:val="24"/>
        </w:rPr>
        <w:t>On CPU scheduling,</w:t>
      </w:r>
      <w:r w:rsidR="00C53889">
        <w:rPr>
          <w:rFonts w:hint="eastAsia"/>
          <w:sz w:val="24"/>
        </w:rPr>
        <w:t xml:space="preserve"> </w:t>
      </w:r>
      <w:r w:rsidR="001D30DB">
        <w:rPr>
          <w:rFonts w:hint="eastAsia"/>
          <w:sz w:val="24"/>
        </w:rPr>
        <w:t xml:space="preserve">starting from the </w:t>
      </w:r>
      <w:r w:rsidR="001D30DB">
        <w:rPr>
          <w:sz w:val="24"/>
        </w:rPr>
        <w:t>isolation</w:t>
      </w:r>
      <w:r w:rsidR="001D30DB">
        <w:rPr>
          <w:rFonts w:hint="eastAsia"/>
          <w:sz w:val="24"/>
        </w:rPr>
        <w:t xml:space="preserve"> of scheduler and dynamic power management of processors and absent of cooperation problem, we </w:t>
      </w:r>
      <w:r w:rsidR="00C53889">
        <w:rPr>
          <w:rFonts w:hint="eastAsia"/>
          <w:sz w:val="24"/>
        </w:rPr>
        <w:t>propose</w:t>
      </w:r>
      <w:r w:rsidR="00026197">
        <w:rPr>
          <w:sz w:val="24"/>
        </w:rPr>
        <w:t>d</w:t>
      </w:r>
      <w:r w:rsidR="005430F7">
        <w:rPr>
          <w:rFonts w:hint="eastAsia"/>
          <w:sz w:val="24"/>
        </w:rPr>
        <w:t xml:space="preserve"> </w:t>
      </w:r>
      <w:r w:rsidR="005430F7">
        <w:rPr>
          <w:sz w:val="24"/>
        </w:rPr>
        <w:t>energy</w:t>
      </w:r>
      <w:r w:rsidR="005430F7">
        <w:rPr>
          <w:rFonts w:hint="eastAsia"/>
          <w:sz w:val="24"/>
        </w:rPr>
        <w:t xml:space="preserve"> aware scheduler design</w:t>
      </w:r>
      <w:r>
        <w:rPr>
          <w:sz w:val="24"/>
        </w:rPr>
        <w:t>. It is designed to</w:t>
      </w:r>
      <w:r w:rsidR="005430F7">
        <w:rPr>
          <w:rFonts w:hint="eastAsia"/>
          <w:sz w:val="24"/>
        </w:rPr>
        <w:t xml:space="preserve"> </w:t>
      </w:r>
      <w:r>
        <w:rPr>
          <w:rFonts w:hint="eastAsia"/>
          <w:sz w:val="24"/>
        </w:rPr>
        <w:t xml:space="preserve">lower the overall processor power </w:t>
      </w:r>
      <w:r>
        <w:rPr>
          <w:sz w:val="24"/>
        </w:rPr>
        <w:t>consumption</w:t>
      </w:r>
      <w:r>
        <w:rPr>
          <w:rFonts w:hint="eastAsia"/>
          <w:sz w:val="24"/>
        </w:rPr>
        <w:t xml:space="preserve"> </w:t>
      </w:r>
      <w:r>
        <w:rPr>
          <w:sz w:val="24"/>
        </w:rPr>
        <w:t>by</w:t>
      </w:r>
      <w:r>
        <w:rPr>
          <w:rFonts w:hint="eastAsia"/>
          <w:sz w:val="24"/>
        </w:rPr>
        <w:t xml:space="preserve"> </w:t>
      </w:r>
      <w:r w:rsidR="005430F7">
        <w:rPr>
          <w:sz w:val="24"/>
        </w:rPr>
        <w:t>corporat</w:t>
      </w:r>
      <w:r>
        <w:rPr>
          <w:sz w:val="24"/>
        </w:rPr>
        <w:t>ing</w:t>
      </w:r>
      <w:r w:rsidR="005430F7">
        <w:rPr>
          <w:rFonts w:hint="eastAsia"/>
          <w:sz w:val="24"/>
        </w:rPr>
        <w:t xml:space="preserve"> task </w:t>
      </w:r>
      <w:r w:rsidR="005430F7">
        <w:rPr>
          <w:sz w:val="24"/>
        </w:rPr>
        <w:t>scheduling</w:t>
      </w:r>
      <w:r w:rsidR="005430F7">
        <w:rPr>
          <w:rFonts w:hint="eastAsia"/>
          <w:sz w:val="24"/>
        </w:rPr>
        <w:t xml:space="preserve"> and adjustment of voltages as well as frequencies of CPU core</w:t>
      </w:r>
      <w:r>
        <w:rPr>
          <w:sz w:val="24"/>
        </w:rPr>
        <w:t>s.</w:t>
      </w:r>
      <w:r w:rsidR="005430F7">
        <w:rPr>
          <w:rFonts w:hint="eastAsia"/>
          <w:sz w:val="24"/>
        </w:rPr>
        <w:t xml:space="preserve">. The design is based on improvement of current load tracking </w:t>
      </w:r>
      <w:r w:rsidR="005430F7">
        <w:rPr>
          <w:sz w:val="24"/>
        </w:rPr>
        <w:t>algorithm</w:t>
      </w:r>
      <w:r w:rsidR="00C53889">
        <w:rPr>
          <w:rFonts w:hint="eastAsia"/>
          <w:sz w:val="24"/>
        </w:rPr>
        <w:t xml:space="preserve">. It includes </w:t>
      </w:r>
      <w:r w:rsidR="00C53889">
        <w:rPr>
          <w:sz w:val="24"/>
        </w:rPr>
        <w:t>improvement</w:t>
      </w:r>
      <w:r w:rsidR="00C53889">
        <w:rPr>
          <w:rFonts w:hint="eastAsia"/>
          <w:sz w:val="24"/>
        </w:rPr>
        <w:t xml:space="preserve"> on task placement, task balancing as well as co-working with CPUFreq </w:t>
      </w:r>
      <w:r w:rsidR="00C53889">
        <w:rPr>
          <w:sz w:val="24"/>
        </w:rPr>
        <w:t>subsystem</w:t>
      </w:r>
      <w:r w:rsidR="00C53889">
        <w:rPr>
          <w:rFonts w:hint="eastAsia"/>
          <w:sz w:val="24"/>
        </w:rPr>
        <w:t xml:space="preserve">. It lowers the overall processor power consumption by placing tasks on the CPU core or CPU </w:t>
      </w:r>
      <w:r w:rsidR="00C53889">
        <w:rPr>
          <w:sz w:val="24"/>
        </w:rPr>
        <w:t>cluster</w:t>
      </w:r>
      <w:r w:rsidR="00C53889">
        <w:rPr>
          <w:rFonts w:hint="eastAsia"/>
          <w:sz w:val="24"/>
        </w:rPr>
        <w:t xml:space="preserve"> with the least power cost.</w:t>
      </w:r>
    </w:p>
    <w:p w14:paraId="0C56AB3D" w14:textId="77777777" w:rsidR="001D30DB" w:rsidRDefault="001D30DB" w:rsidP="00547E2B">
      <w:pPr>
        <w:ind w:rightChars="12" w:right="25" w:firstLineChars="200" w:firstLine="480"/>
        <w:rPr>
          <w:sz w:val="24"/>
        </w:rPr>
      </w:pPr>
    </w:p>
    <w:p w14:paraId="73F3F582" w14:textId="77777777" w:rsidR="00026197" w:rsidRDefault="00026197" w:rsidP="009D687A">
      <w:pPr>
        <w:ind w:rightChars="12" w:right="25" w:firstLineChars="200" w:firstLine="480"/>
        <w:rPr>
          <w:sz w:val="24"/>
        </w:rPr>
      </w:pPr>
      <w:r>
        <w:rPr>
          <w:sz w:val="24"/>
        </w:rPr>
        <w:t xml:space="preserve">3. </w:t>
      </w:r>
      <w:r w:rsidR="009D687A">
        <w:rPr>
          <w:rFonts w:hint="eastAsia"/>
          <w:sz w:val="24"/>
        </w:rPr>
        <w:t xml:space="preserve">On device power </w:t>
      </w:r>
      <w:r w:rsidR="009D687A">
        <w:rPr>
          <w:sz w:val="24"/>
        </w:rPr>
        <w:t>management</w:t>
      </w:r>
      <w:r w:rsidR="009D687A">
        <w:rPr>
          <w:rFonts w:hint="eastAsia"/>
          <w:sz w:val="24"/>
        </w:rPr>
        <w:t>, first w</w:t>
      </w:r>
      <w:r w:rsidR="00C53889">
        <w:rPr>
          <w:rFonts w:hint="eastAsia"/>
          <w:sz w:val="24"/>
        </w:rPr>
        <w:t xml:space="preserve">e </w:t>
      </w:r>
      <w:r w:rsidR="009D687A">
        <w:rPr>
          <w:sz w:val="24"/>
        </w:rPr>
        <w:t>introduce</w:t>
      </w:r>
      <w:r>
        <w:rPr>
          <w:sz w:val="24"/>
        </w:rPr>
        <w:t>d</w:t>
      </w:r>
      <w:r w:rsidR="009D687A">
        <w:rPr>
          <w:rFonts w:hint="eastAsia"/>
          <w:sz w:val="24"/>
        </w:rPr>
        <w:t xml:space="preserve"> the design </w:t>
      </w:r>
      <w:r w:rsidR="009D687A">
        <w:rPr>
          <w:sz w:val="24"/>
        </w:rPr>
        <w:t>principal</w:t>
      </w:r>
      <w:r w:rsidR="009D687A">
        <w:rPr>
          <w:rFonts w:hint="eastAsia"/>
          <w:sz w:val="24"/>
        </w:rPr>
        <w:t xml:space="preserve"> of Linux Runtime PM framework as well as hardware power management feature in Atmel MXT1664 touch controller. We </w:t>
      </w:r>
      <w:r w:rsidR="00C53889">
        <w:rPr>
          <w:rFonts w:hint="eastAsia"/>
          <w:sz w:val="24"/>
        </w:rPr>
        <w:t>propose</w:t>
      </w:r>
      <w:r>
        <w:rPr>
          <w:sz w:val="24"/>
        </w:rPr>
        <w:t>d</w:t>
      </w:r>
      <w:r w:rsidR="00C53889">
        <w:rPr>
          <w:rFonts w:hint="eastAsia"/>
          <w:sz w:val="24"/>
        </w:rPr>
        <w:t xml:space="preserve"> a device dynamic power management design</w:t>
      </w:r>
      <w:r w:rsidR="009D687A">
        <w:rPr>
          <w:rFonts w:hint="eastAsia"/>
          <w:sz w:val="24"/>
        </w:rPr>
        <w:t xml:space="preserve"> starting from </w:t>
      </w:r>
      <w:r w:rsidR="009D687A">
        <w:rPr>
          <w:sz w:val="24"/>
        </w:rPr>
        <w:t>solving</w:t>
      </w:r>
      <w:r w:rsidR="009D687A">
        <w:rPr>
          <w:rFonts w:hint="eastAsia"/>
          <w:sz w:val="24"/>
        </w:rPr>
        <w:t xml:space="preserve"> the problem how to figure out when to put device to low power mode</w:t>
      </w:r>
      <w:r w:rsidR="00C53889">
        <w:rPr>
          <w:rFonts w:hint="eastAsia"/>
          <w:sz w:val="24"/>
        </w:rPr>
        <w:t>. We adopt</w:t>
      </w:r>
      <w:r>
        <w:rPr>
          <w:sz w:val="24"/>
        </w:rPr>
        <w:t>ed</w:t>
      </w:r>
      <w:r w:rsidR="00C53889">
        <w:rPr>
          <w:rFonts w:hint="eastAsia"/>
          <w:sz w:val="24"/>
        </w:rPr>
        <w:t xml:space="preserve"> an idle time prediction </w:t>
      </w:r>
      <w:r w:rsidR="00C53889">
        <w:rPr>
          <w:sz w:val="24"/>
        </w:rPr>
        <w:t>mechanism</w:t>
      </w:r>
      <w:r w:rsidR="00C53889">
        <w:rPr>
          <w:rFonts w:hint="eastAsia"/>
          <w:sz w:val="24"/>
        </w:rPr>
        <w:t xml:space="preserve"> instead of fixed timeout to improve power management </w:t>
      </w:r>
      <w:r w:rsidR="00C53889">
        <w:rPr>
          <w:sz w:val="24"/>
        </w:rPr>
        <w:t>efficient</w:t>
      </w:r>
      <w:r w:rsidR="00C53889">
        <w:rPr>
          <w:rFonts w:hint="eastAsia"/>
          <w:sz w:val="24"/>
        </w:rPr>
        <w:t xml:space="preserve"> and lower power </w:t>
      </w:r>
      <w:r w:rsidR="00C53889">
        <w:rPr>
          <w:sz w:val="24"/>
        </w:rPr>
        <w:t>consumption</w:t>
      </w:r>
      <w:r w:rsidR="00C53889">
        <w:rPr>
          <w:rFonts w:hint="eastAsia"/>
          <w:sz w:val="24"/>
        </w:rPr>
        <w:t xml:space="preserve"> even further</w:t>
      </w:r>
      <w:r w:rsidR="009D687A">
        <w:rPr>
          <w:rFonts w:hint="eastAsia"/>
          <w:sz w:val="24"/>
        </w:rPr>
        <w:t xml:space="preserve"> by reduce overhead from entering and exiting low power mode frequently</w:t>
      </w:r>
      <w:r w:rsidR="00C53889">
        <w:rPr>
          <w:rFonts w:hint="eastAsia"/>
          <w:sz w:val="24"/>
        </w:rPr>
        <w:t xml:space="preserve">. </w:t>
      </w:r>
    </w:p>
    <w:p w14:paraId="711E7ED3" w14:textId="77777777" w:rsidR="00026197" w:rsidRDefault="00026197" w:rsidP="00026197">
      <w:pPr>
        <w:ind w:rightChars="12" w:right="25" w:firstLineChars="200" w:firstLine="480"/>
        <w:rPr>
          <w:sz w:val="24"/>
        </w:rPr>
      </w:pPr>
      <w:r>
        <w:rPr>
          <w:sz w:val="24"/>
        </w:rPr>
        <w:t xml:space="preserve">4. </w:t>
      </w:r>
      <w:r>
        <w:rPr>
          <w:rFonts w:hint="eastAsia"/>
          <w:sz w:val="24"/>
        </w:rPr>
        <w:t xml:space="preserve">With testing on the Qualcomm MSM8996 </w:t>
      </w:r>
      <w:r>
        <w:rPr>
          <w:sz w:val="24"/>
        </w:rPr>
        <w:t xml:space="preserve">and APQ8074 </w:t>
      </w:r>
      <w:r>
        <w:rPr>
          <w:rFonts w:hint="eastAsia"/>
          <w:sz w:val="24"/>
        </w:rPr>
        <w:t xml:space="preserve">hardware platform, we verified improvement on CPU idle time and high CPU frequency time with </w:t>
      </w:r>
      <w:r>
        <w:rPr>
          <w:sz w:val="24"/>
        </w:rPr>
        <w:t xml:space="preserve">the energy aware scheduler design. We also verified improvement on </w:t>
      </w:r>
      <w:r>
        <w:rPr>
          <w:rFonts w:hint="eastAsia"/>
          <w:sz w:val="24"/>
        </w:rPr>
        <w:t xml:space="preserve">MXT1664 power </w:t>
      </w:r>
      <w:r>
        <w:rPr>
          <w:sz w:val="24"/>
        </w:rPr>
        <w:t>consumption</w:t>
      </w:r>
      <w:r>
        <w:rPr>
          <w:rFonts w:hint="eastAsia"/>
          <w:sz w:val="24"/>
        </w:rPr>
        <w:t xml:space="preserve"> from </w:t>
      </w:r>
      <w:r>
        <w:rPr>
          <w:sz w:val="24"/>
        </w:rPr>
        <w:t>the device dynamic power management design.</w:t>
      </w:r>
      <w:r>
        <w:rPr>
          <w:rFonts w:hint="eastAsia"/>
          <w:sz w:val="24"/>
        </w:rPr>
        <w:t xml:space="preserve">. </w:t>
      </w:r>
    </w:p>
    <w:p w14:paraId="39F45592" w14:textId="77777777" w:rsidR="007B0575" w:rsidRDefault="007B0575" w:rsidP="00026197">
      <w:pPr>
        <w:ind w:rightChars="12" w:right="25" w:firstLineChars="200" w:firstLine="480"/>
        <w:rPr>
          <w:sz w:val="24"/>
        </w:rPr>
      </w:pPr>
      <w:r>
        <w:rPr>
          <w:sz w:val="24"/>
        </w:rPr>
        <w:t xml:space="preserve">In this paper, we firstly introduced background of this research and literature survey in Embedded Linux system power management. </w:t>
      </w:r>
      <w:r w:rsidR="00EE745F">
        <w:rPr>
          <w:sz w:val="24"/>
        </w:rPr>
        <w:t>Secondly</w:t>
      </w:r>
      <w:r>
        <w:rPr>
          <w:sz w:val="24"/>
        </w:rPr>
        <w:t>, raised problems in existing technologies.</w:t>
      </w:r>
      <w:r w:rsidR="00EE745F">
        <w:rPr>
          <w:sz w:val="24"/>
        </w:rPr>
        <w:t xml:space="preserve"> Then, we proposed our improvement design on both CPU scheduling and device dynamic power management with implementation in source code.</w:t>
      </w:r>
      <w:r w:rsidR="00F00CD7">
        <w:rPr>
          <w:sz w:val="24"/>
        </w:rPr>
        <w:t xml:space="preserve"> At last, verified effectiveness of our design by test data on hardware platform.</w:t>
      </w:r>
    </w:p>
    <w:p w14:paraId="6D8391AF" w14:textId="77777777" w:rsidR="00961C7B" w:rsidRDefault="00C53889" w:rsidP="009D687A">
      <w:pPr>
        <w:ind w:rightChars="12" w:right="25" w:firstLineChars="200" w:firstLine="480"/>
        <w:rPr>
          <w:sz w:val="24"/>
        </w:rPr>
      </w:pPr>
      <w:r>
        <w:rPr>
          <w:rFonts w:hint="eastAsia"/>
          <w:sz w:val="24"/>
        </w:rPr>
        <w:t xml:space="preserve">   </w:t>
      </w:r>
      <w:r w:rsidR="005430F7">
        <w:rPr>
          <w:rFonts w:hint="eastAsia"/>
          <w:sz w:val="24"/>
        </w:rPr>
        <w:t xml:space="preserve">    </w:t>
      </w:r>
      <w:r w:rsidR="008A754B">
        <w:rPr>
          <w:rFonts w:hint="eastAsia"/>
          <w:sz w:val="24"/>
        </w:rPr>
        <w:t xml:space="preserve">   </w:t>
      </w:r>
    </w:p>
    <w:p w14:paraId="6B78E9FF" w14:textId="77777777" w:rsidR="009D687A" w:rsidRPr="009D687A" w:rsidRDefault="009D687A" w:rsidP="009D687A">
      <w:pPr>
        <w:ind w:rightChars="12" w:right="25" w:firstLineChars="200" w:firstLine="480"/>
        <w:rPr>
          <w:sz w:val="24"/>
        </w:rPr>
      </w:pPr>
    </w:p>
    <w:p w14:paraId="18B5CC8E" w14:textId="77777777" w:rsidR="00961C7B" w:rsidRDefault="00961C7B" w:rsidP="00E01E70">
      <w:pPr>
        <w:ind w:left="1521" w:rightChars="12" w:right="25" w:hangingChars="541" w:hanging="1521"/>
        <w:rPr>
          <w:szCs w:val="28"/>
        </w:rPr>
      </w:pPr>
      <w:r w:rsidRPr="003A5819">
        <w:rPr>
          <w:rFonts w:eastAsia="SimHei"/>
          <w:b/>
          <w:sz w:val="28"/>
          <w:szCs w:val="28"/>
        </w:rPr>
        <w:t>Keywords</w:t>
      </w:r>
      <w:r w:rsidRPr="003A5819">
        <w:rPr>
          <w:rFonts w:eastAsia="SimHei"/>
          <w:b/>
          <w:sz w:val="24"/>
          <w:szCs w:val="28"/>
        </w:rPr>
        <w:t xml:space="preserve"> </w:t>
      </w:r>
      <w:r w:rsidR="0033224A">
        <w:rPr>
          <w:rFonts w:hint="eastAsia"/>
          <w:b/>
          <w:sz w:val="24"/>
          <w:szCs w:val="28"/>
        </w:rPr>
        <w:t xml:space="preserve"> </w:t>
      </w:r>
      <w:r w:rsidR="00913C61">
        <w:rPr>
          <w:rFonts w:eastAsia="SimHei" w:hint="eastAsia"/>
          <w:bCs/>
          <w:sz w:val="28"/>
          <w:szCs w:val="28"/>
        </w:rPr>
        <w:t>Embedded Linux</w:t>
      </w:r>
      <w:r w:rsidRPr="00272592">
        <w:rPr>
          <w:rFonts w:eastAsia="SimHei" w:hint="eastAsia"/>
          <w:bCs/>
          <w:sz w:val="28"/>
          <w:szCs w:val="28"/>
        </w:rPr>
        <w:t xml:space="preserve">, </w:t>
      </w:r>
      <w:r w:rsidR="00913C61">
        <w:rPr>
          <w:rFonts w:eastAsia="SimHei" w:hint="eastAsia"/>
          <w:bCs/>
          <w:sz w:val="28"/>
          <w:szCs w:val="28"/>
        </w:rPr>
        <w:t xml:space="preserve">power </w:t>
      </w:r>
      <w:r w:rsidR="00913C61">
        <w:rPr>
          <w:rFonts w:eastAsia="SimHei"/>
          <w:bCs/>
          <w:sz w:val="28"/>
          <w:szCs w:val="28"/>
        </w:rPr>
        <w:t>management</w:t>
      </w:r>
      <w:r w:rsidRPr="00272592">
        <w:rPr>
          <w:rFonts w:eastAsia="SimHei" w:hint="eastAsia"/>
          <w:bCs/>
          <w:sz w:val="28"/>
          <w:szCs w:val="28"/>
        </w:rPr>
        <w:t xml:space="preserve">, </w:t>
      </w:r>
      <w:r w:rsidR="00913C61">
        <w:rPr>
          <w:rFonts w:eastAsia="SimHei" w:hint="eastAsia"/>
          <w:bCs/>
          <w:sz w:val="28"/>
          <w:szCs w:val="28"/>
        </w:rPr>
        <w:t>scheduler, Runtime PM</w:t>
      </w:r>
    </w:p>
    <w:p w14:paraId="1175333D" w14:textId="77777777" w:rsidR="00961C7B" w:rsidRDefault="00961C7B" w:rsidP="00B7450C">
      <w:pPr>
        <w:ind w:rightChars="12" w:right="25" w:firstLine="342"/>
        <w:rPr>
          <w:sz w:val="28"/>
          <w:szCs w:val="28"/>
        </w:rPr>
      </w:pPr>
      <w:r>
        <w:br w:type="page"/>
      </w:r>
    </w:p>
    <w:p w14:paraId="583B61DB" w14:textId="77777777" w:rsidR="00961C7B" w:rsidRPr="007F6597" w:rsidRDefault="00961C7B" w:rsidP="00B7450C">
      <w:pPr>
        <w:ind w:rightChars="12" w:right="25" w:firstLine="342"/>
        <w:jc w:val="center"/>
        <w:rPr>
          <w:rFonts w:ascii="SimHei" w:eastAsia="SimHei"/>
          <w:b/>
          <w:sz w:val="32"/>
          <w:szCs w:val="32"/>
        </w:rPr>
      </w:pPr>
      <w:commentRangeStart w:id="66"/>
      <w:r w:rsidRPr="007F6597">
        <w:rPr>
          <w:rFonts w:ascii="SimHei" w:eastAsia="SimHei" w:hint="eastAsia"/>
          <w:b/>
          <w:sz w:val="32"/>
          <w:szCs w:val="32"/>
        </w:rPr>
        <w:lastRenderedPageBreak/>
        <w:t>目  录</w:t>
      </w:r>
      <w:commentRangeEnd w:id="66"/>
      <w:r w:rsidR="00222E17">
        <w:rPr>
          <w:rStyle w:val="ab"/>
        </w:rPr>
        <w:commentReference w:id="66"/>
      </w:r>
    </w:p>
    <w:commentRangeStart w:id="67"/>
    <w:p w14:paraId="7925FF53" w14:textId="77777777" w:rsidR="00EA00BA" w:rsidRPr="00B20276" w:rsidDel="00B20276" w:rsidRDefault="00066281" w:rsidP="00410A0D">
      <w:pPr>
        <w:pStyle w:val="12"/>
        <w:rPr>
          <w:del w:id="68" w:author="alling" w:date="2017-03-26T20:23:00Z"/>
          <w:rFonts w:asciiTheme="minorHAnsi" w:eastAsiaTheme="minorEastAsia" w:hAnsiTheme="minorHAnsi" w:cstheme="minorBidi"/>
          <w:snapToGrid/>
          <w:sz w:val="22"/>
          <w:szCs w:val="22"/>
        </w:rPr>
      </w:pPr>
      <w:r w:rsidRPr="00B20276">
        <w:rPr>
          <w:rFonts w:ascii="Times New Roman" w:hAnsi="Times New Roman"/>
        </w:rPr>
        <w:fldChar w:fldCharType="begin"/>
      </w:r>
      <w:r w:rsidR="00DF25AD" w:rsidRPr="00B20276">
        <w:rPr>
          <w:rFonts w:ascii="Times New Roman" w:hAnsi="Times New Roman"/>
        </w:rPr>
        <w:instrText xml:space="preserve"> TOC \o "1-3" \h \z \u </w:instrText>
      </w:r>
      <w:r w:rsidRPr="00B20276">
        <w:rPr>
          <w:rFonts w:ascii="Times New Roman" w:hAnsi="Times New Roman"/>
        </w:rPr>
        <w:fldChar w:fldCharType="separate"/>
      </w:r>
      <w:ins w:id="69" w:author="alling" w:date="2017-03-26T20:23:00Z">
        <w:r w:rsidR="00B20276" w:rsidRPr="00B20276" w:rsidDel="00B20276">
          <w:t xml:space="preserve"> </w:t>
        </w:r>
      </w:ins>
      <w:del w:id="70" w:author="alling" w:date="2017-03-26T20:23:00Z">
        <w:r w:rsidRPr="00B20276" w:rsidDel="00B20276">
          <w:rPr>
            <w:b w:val="0"/>
          </w:rPr>
          <w:fldChar w:fldCharType="begin"/>
        </w:r>
        <w:r w:rsidR="004452E1" w:rsidRPr="00B20276" w:rsidDel="00B20276">
          <w:delInstrText>HYPERLINK \l "_Toc471381649"</w:delInstrText>
        </w:r>
        <w:r w:rsidRPr="00B20276" w:rsidDel="00B20276">
          <w:rPr>
            <w:b w:val="0"/>
            <w:rPrChange w:id="71" w:author="alling" w:date="2017-03-26T20:22:00Z">
              <w:rPr>
                <w:b w:val="0"/>
              </w:rPr>
            </w:rPrChange>
          </w:rPr>
          <w:fldChar w:fldCharType="separate"/>
        </w:r>
        <w:r w:rsidRPr="00066281">
          <w:rPr>
            <w:rStyle w:val="aa"/>
            <w:rFonts w:hint="eastAsia"/>
            <w:u w:val="none"/>
            <w:rPrChange w:id="72" w:author="alling" w:date="2017-03-26T20:22:00Z">
              <w:rPr>
                <w:rStyle w:val="aa"/>
                <w:rFonts w:hint="eastAsia"/>
              </w:rPr>
            </w:rPrChange>
          </w:rPr>
          <w:delText>嵌入式</w:delText>
        </w:r>
        <w:r w:rsidRPr="00066281">
          <w:rPr>
            <w:rStyle w:val="aa"/>
            <w:u w:val="none"/>
            <w:rPrChange w:id="73" w:author="alling" w:date="2017-03-26T20:22:00Z">
              <w:rPr>
                <w:rStyle w:val="aa"/>
              </w:rPr>
            </w:rPrChange>
          </w:rPr>
          <w:delText>Linux</w:delText>
        </w:r>
        <w:r w:rsidRPr="00066281">
          <w:rPr>
            <w:rStyle w:val="aa"/>
            <w:rFonts w:hint="eastAsia"/>
            <w:u w:val="none"/>
            <w:rPrChange w:id="74" w:author="alling" w:date="2017-03-26T20:22:00Z">
              <w:rPr>
                <w:rStyle w:val="aa"/>
                <w:rFonts w:hint="eastAsia"/>
              </w:rPr>
            </w:rPrChange>
          </w:rPr>
          <w:delText>系统电源管理的改进研究与实现</w:delText>
        </w:r>
        <w:r w:rsidR="00EA00BA" w:rsidRPr="00B20276" w:rsidDel="00B20276">
          <w:rPr>
            <w:webHidden/>
          </w:rPr>
          <w:tab/>
        </w:r>
        <w:r w:rsidRPr="00B20276" w:rsidDel="00B20276">
          <w:rPr>
            <w:b w:val="0"/>
            <w:webHidden/>
          </w:rPr>
          <w:fldChar w:fldCharType="begin"/>
        </w:r>
        <w:r w:rsidRPr="00066281">
          <w:rPr>
            <w:webHidden/>
            <w:rPrChange w:id="75" w:author="alling" w:date="2017-03-26T20:22:00Z">
              <w:rPr>
                <w:webHidden/>
                <w:color w:val="0000FF"/>
                <w:u w:val="single"/>
              </w:rPr>
            </w:rPrChange>
          </w:rPr>
          <w:delInstrText xml:space="preserve"> PAGEREF _Toc471381649 \h </w:delInstrText>
        </w:r>
        <w:r w:rsidRPr="00B20276" w:rsidDel="00B20276">
          <w:rPr>
            <w:b w:val="0"/>
            <w:webHidden/>
          </w:rPr>
        </w:r>
        <w:r w:rsidRPr="00B20276" w:rsidDel="00B20276">
          <w:rPr>
            <w:b w:val="0"/>
            <w:webHidden/>
            <w:rPrChange w:id="76" w:author="alling" w:date="2017-03-26T20:22:00Z">
              <w:rPr>
                <w:b w:val="0"/>
                <w:webHidden/>
              </w:rPr>
            </w:rPrChange>
          </w:rPr>
          <w:fldChar w:fldCharType="separate"/>
        </w:r>
        <w:r w:rsidR="00B20276" w:rsidRPr="00B20276" w:rsidDel="00B20276">
          <w:rPr>
            <w:webHidden/>
          </w:rPr>
          <w:delText>1</w:delText>
        </w:r>
        <w:r w:rsidRPr="00B20276" w:rsidDel="00B20276">
          <w:rPr>
            <w:b w:val="0"/>
            <w:webHidden/>
          </w:rPr>
          <w:fldChar w:fldCharType="end"/>
        </w:r>
        <w:r w:rsidRPr="00B20276" w:rsidDel="00B20276">
          <w:rPr>
            <w:b w:val="0"/>
          </w:rPr>
          <w:fldChar w:fldCharType="end"/>
        </w:r>
      </w:del>
    </w:p>
    <w:p w14:paraId="41C0FB27" w14:textId="77777777" w:rsidR="004B0CF2" w:rsidRDefault="00066281">
      <w:pPr>
        <w:pStyle w:val="12"/>
        <w:rPr>
          <w:del w:id="77" w:author="alling" w:date="2017-03-26T20:23:00Z"/>
          <w:rFonts w:asciiTheme="minorHAnsi" w:eastAsiaTheme="minorEastAsia" w:hAnsiTheme="minorHAnsi" w:cstheme="minorBidi"/>
          <w:snapToGrid/>
          <w:sz w:val="22"/>
          <w:szCs w:val="22"/>
        </w:rPr>
      </w:pPr>
      <w:del w:id="78" w:author="alling" w:date="2017-03-26T20:23:00Z">
        <w:r w:rsidRPr="00B20276" w:rsidDel="00B20276">
          <w:rPr>
            <w:b w:val="0"/>
          </w:rPr>
          <w:fldChar w:fldCharType="begin"/>
        </w:r>
        <w:r w:rsidRPr="00066281">
          <w:rPr>
            <w:rPrChange w:id="79" w:author="alling" w:date="2017-03-26T20:22:00Z">
              <w:rPr>
                <w:color w:val="0000FF"/>
                <w:u w:val="single"/>
              </w:rPr>
            </w:rPrChange>
          </w:rPr>
          <w:delInstrText>HYPERLINK \l "_Toc471381650"</w:delInstrText>
        </w:r>
        <w:r w:rsidRPr="00B20276" w:rsidDel="00B20276">
          <w:rPr>
            <w:b w:val="0"/>
            <w:rPrChange w:id="80" w:author="alling" w:date="2017-03-26T20:22:00Z">
              <w:rPr>
                <w:b w:val="0"/>
              </w:rPr>
            </w:rPrChange>
          </w:rPr>
          <w:fldChar w:fldCharType="separate"/>
        </w:r>
        <w:r w:rsidRPr="00066281">
          <w:rPr>
            <w:rStyle w:val="aa"/>
            <w:u w:val="none"/>
            <w:rPrChange w:id="81" w:author="alling" w:date="2017-03-26T20:22:00Z">
              <w:rPr>
                <w:rStyle w:val="aa"/>
              </w:rPr>
            </w:rPrChange>
          </w:rPr>
          <w:delText>IMPROVEMENT AND IMPLEMENTATION OF POWER MANAGEMENT IN EMBEDDED LINUX SYSTEM</w:delText>
        </w:r>
        <w:r w:rsidR="00EA00BA" w:rsidRPr="00B20276" w:rsidDel="00B20276">
          <w:rPr>
            <w:webHidden/>
          </w:rPr>
          <w:tab/>
        </w:r>
        <w:r w:rsidRPr="00B20276" w:rsidDel="00B20276">
          <w:rPr>
            <w:b w:val="0"/>
            <w:webHidden/>
          </w:rPr>
          <w:fldChar w:fldCharType="begin"/>
        </w:r>
        <w:r w:rsidRPr="00066281">
          <w:rPr>
            <w:webHidden/>
            <w:rPrChange w:id="82" w:author="alling" w:date="2017-03-26T20:22:00Z">
              <w:rPr>
                <w:webHidden/>
                <w:color w:val="0000FF"/>
                <w:u w:val="single"/>
              </w:rPr>
            </w:rPrChange>
          </w:rPr>
          <w:delInstrText xml:space="preserve"> PAGEREF _Toc471381650 \h </w:delInstrText>
        </w:r>
        <w:r w:rsidRPr="00B20276" w:rsidDel="00B20276">
          <w:rPr>
            <w:b w:val="0"/>
            <w:webHidden/>
          </w:rPr>
        </w:r>
        <w:r w:rsidRPr="00B20276" w:rsidDel="00B20276">
          <w:rPr>
            <w:b w:val="0"/>
            <w:webHidden/>
            <w:rPrChange w:id="83" w:author="alling" w:date="2017-03-26T20:22:00Z">
              <w:rPr>
                <w:b w:val="0"/>
                <w:webHidden/>
              </w:rPr>
            </w:rPrChange>
          </w:rPr>
          <w:fldChar w:fldCharType="separate"/>
        </w:r>
        <w:r w:rsidR="00B20276" w:rsidRPr="00B20276" w:rsidDel="00B20276">
          <w:rPr>
            <w:webHidden/>
          </w:rPr>
          <w:delText>2</w:delText>
        </w:r>
        <w:r w:rsidRPr="00B20276" w:rsidDel="00B20276">
          <w:rPr>
            <w:b w:val="0"/>
            <w:webHidden/>
          </w:rPr>
          <w:fldChar w:fldCharType="end"/>
        </w:r>
        <w:r w:rsidRPr="00B20276" w:rsidDel="00B20276">
          <w:rPr>
            <w:b w:val="0"/>
          </w:rPr>
          <w:fldChar w:fldCharType="end"/>
        </w:r>
      </w:del>
    </w:p>
    <w:p w14:paraId="236FE581" w14:textId="77777777" w:rsidR="004B0CF2" w:rsidRDefault="00066281">
      <w:pPr>
        <w:pStyle w:val="12"/>
        <w:rPr>
          <w:rFonts w:asciiTheme="minorHAnsi" w:eastAsiaTheme="minorEastAsia" w:hAnsiTheme="minorHAnsi" w:cstheme="minorBidi"/>
          <w:snapToGrid/>
          <w:sz w:val="22"/>
          <w:szCs w:val="22"/>
        </w:rPr>
      </w:pPr>
      <w:del w:id="84" w:author="alling" w:date="2017-03-26T20:23:00Z">
        <w:r w:rsidRPr="00B20276" w:rsidDel="00B20276">
          <w:fldChar w:fldCharType="begin"/>
        </w:r>
        <w:r w:rsidRPr="00066281">
          <w:rPr>
            <w:rPrChange w:id="85" w:author="alling" w:date="2017-03-26T20:22:00Z">
              <w:rPr>
                <w:color w:val="0000FF"/>
                <w:u w:val="single"/>
              </w:rPr>
            </w:rPrChange>
          </w:rPr>
          <w:delInstrText>HYPERLINK \l "_Toc471381651"</w:delInstrText>
        </w:r>
        <w:r w:rsidRPr="00B20276" w:rsidDel="00B20276">
          <w:fldChar w:fldCharType="separate"/>
        </w:r>
        <w:r w:rsidRPr="00222E17">
          <w:rPr>
            <w:rStyle w:val="aa"/>
            <w:u w:val="none"/>
          </w:rPr>
          <w:delText>ABSTRACT</w:delText>
        </w:r>
        <w:r w:rsidR="00EA00BA" w:rsidRPr="00B20276" w:rsidDel="00B20276">
          <w:rPr>
            <w:webHidden/>
          </w:rPr>
          <w:tab/>
        </w:r>
        <w:r w:rsidRPr="00B20276" w:rsidDel="00B20276">
          <w:rPr>
            <w:webHidden/>
          </w:rPr>
          <w:fldChar w:fldCharType="begin"/>
        </w:r>
        <w:r w:rsidRPr="00066281">
          <w:rPr>
            <w:webHidden/>
            <w:rPrChange w:id="86" w:author="alling" w:date="2017-03-26T20:22:00Z">
              <w:rPr>
                <w:webHidden/>
                <w:color w:val="0000FF"/>
                <w:u w:val="single"/>
              </w:rPr>
            </w:rPrChange>
          </w:rPr>
          <w:delInstrText xml:space="preserve"> PAGEREF _Toc471381651 \h </w:delInstrText>
        </w:r>
        <w:r w:rsidRPr="00B20276" w:rsidDel="00B20276">
          <w:rPr>
            <w:webHidden/>
          </w:rPr>
        </w:r>
        <w:r w:rsidRPr="00B20276" w:rsidDel="00B20276">
          <w:rPr>
            <w:webHidden/>
          </w:rPr>
          <w:fldChar w:fldCharType="separate"/>
        </w:r>
        <w:r w:rsidR="00B20276" w:rsidRPr="00B20276" w:rsidDel="00B20276">
          <w:rPr>
            <w:webHidden/>
          </w:rPr>
          <w:delText>III</w:delText>
        </w:r>
        <w:r w:rsidRPr="00B20276" w:rsidDel="00B20276">
          <w:rPr>
            <w:webHidden/>
          </w:rPr>
          <w:fldChar w:fldCharType="end"/>
        </w:r>
        <w:r w:rsidRPr="00B20276" w:rsidDel="00B20276">
          <w:fldChar w:fldCharType="end"/>
        </w:r>
      </w:del>
    </w:p>
    <w:p w14:paraId="16C453A4" w14:textId="77777777" w:rsidR="004B0CF2" w:rsidRDefault="00066281">
      <w:pPr>
        <w:pStyle w:val="12"/>
        <w:rPr>
          <w:rFonts w:asciiTheme="minorHAnsi" w:eastAsiaTheme="minorEastAsia" w:hAnsiTheme="minorHAnsi" w:cstheme="minorBidi"/>
          <w:snapToGrid/>
          <w:sz w:val="22"/>
          <w:szCs w:val="22"/>
        </w:rPr>
      </w:pPr>
      <w:r w:rsidRPr="00066281">
        <w:fldChar w:fldCharType="begin"/>
      </w:r>
      <w:r w:rsidRPr="00066281">
        <w:rPr>
          <w:rPrChange w:id="87" w:author="alling" w:date="2017-03-26T20:22:00Z">
            <w:rPr>
              <w:color w:val="0000FF"/>
              <w:u w:val="single"/>
            </w:rPr>
          </w:rPrChange>
        </w:rPr>
        <w:instrText>HYPERLINK \l "_Toc471381652"</w:instrText>
      </w:r>
      <w:r w:rsidRPr="00066281">
        <w:rPr>
          <w:rPrChange w:id="88" w:author="alling" w:date="2017-03-26T20:22:00Z">
            <w:rPr>
              <w:color w:val="0000FF"/>
              <w:u w:val="single"/>
            </w:rPr>
          </w:rPrChange>
        </w:rPr>
        <w:fldChar w:fldCharType="separate"/>
      </w:r>
      <w:r w:rsidRPr="00066281">
        <w:rPr>
          <w:rStyle w:val="aa"/>
          <w:b w:val="0"/>
          <w:u w:val="none"/>
          <w:rPrChange w:id="89" w:author="alling" w:date="2017-03-26T20:25:00Z">
            <w:rPr>
              <w:rStyle w:val="aa"/>
              <w:u w:val="none"/>
            </w:rPr>
          </w:rPrChange>
        </w:rPr>
        <w:t xml:space="preserve">1 </w:t>
      </w:r>
      <w:r w:rsidRPr="00066281">
        <w:rPr>
          <w:rStyle w:val="aa"/>
          <w:rFonts w:hint="eastAsia"/>
          <w:b w:val="0"/>
          <w:u w:val="none"/>
          <w:rPrChange w:id="90" w:author="alling" w:date="2017-03-26T20:25:00Z">
            <w:rPr>
              <w:rStyle w:val="aa"/>
              <w:rFonts w:hint="eastAsia"/>
              <w:u w:val="none"/>
            </w:rPr>
          </w:rPrChange>
        </w:rPr>
        <w:t>绪</w:t>
      </w:r>
      <w:r w:rsidRPr="00066281">
        <w:rPr>
          <w:rStyle w:val="aa"/>
          <w:b w:val="0"/>
          <w:u w:val="none"/>
          <w:rPrChange w:id="91" w:author="alling" w:date="2017-03-26T20:25:00Z">
            <w:rPr>
              <w:rStyle w:val="aa"/>
              <w:u w:val="none"/>
            </w:rPr>
          </w:rPrChange>
        </w:rPr>
        <w:t xml:space="preserve"> </w:t>
      </w:r>
      <w:r w:rsidRPr="00066281">
        <w:rPr>
          <w:rStyle w:val="aa"/>
          <w:rFonts w:hint="eastAsia"/>
          <w:b w:val="0"/>
          <w:u w:val="none"/>
          <w:rPrChange w:id="92" w:author="alling" w:date="2017-03-26T20:25:00Z">
            <w:rPr>
              <w:rStyle w:val="aa"/>
              <w:rFonts w:hint="eastAsia"/>
              <w:u w:val="none"/>
            </w:rPr>
          </w:rPrChange>
        </w:rPr>
        <w:t>论</w:t>
      </w:r>
      <w:r w:rsidR="00EA00BA" w:rsidRPr="00B20276">
        <w:rPr>
          <w:webHidden/>
        </w:rPr>
        <w:tab/>
      </w:r>
      <w:r w:rsidRPr="00066281">
        <w:rPr>
          <w:webHidden/>
        </w:rPr>
        <w:fldChar w:fldCharType="begin"/>
      </w:r>
      <w:r w:rsidRPr="00066281">
        <w:rPr>
          <w:webHidden/>
          <w:rPrChange w:id="93" w:author="alling" w:date="2017-03-26T20:25:00Z">
            <w:rPr>
              <w:webHidden/>
              <w:color w:val="0000FF"/>
              <w:u w:val="single"/>
            </w:rPr>
          </w:rPrChange>
        </w:rPr>
        <w:instrText xml:space="preserve"> PAGEREF _Toc471381652 \h </w:instrText>
      </w:r>
      <w:r w:rsidRPr="00066281">
        <w:rPr>
          <w:webHidden/>
        </w:rPr>
      </w:r>
      <w:r w:rsidRPr="00066281">
        <w:rPr>
          <w:webHidden/>
          <w:rPrChange w:id="94" w:author="alling" w:date="2017-03-26T20:25:00Z">
            <w:rPr>
              <w:webHidden/>
              <w:color w:val="0000FF"/>
              <w:u w:val="single"/>
            </w:rPr>
          </w:rPrChange>
        </w:rPr>
        <w:fldChar w:fldCharType="separate"/>
      </w:r>
      <w:r w:rsidRPr="00066281">
        <w:rPr>
          <w:webHidden/>
          <w:rPrChange w:id="95" w:author="alling" w:date="2017-03-26T20:25:00Z">
            <w:rPr>
              <w:webHidden/>
              <w:color w:val="0000FF"/>
              <w:u w:val="single"/>
            </w:rPr>
          </w:rPrChange>
        </w:rPr>
        <w:t>1</w:t>
      </w:r>
      <w:r w:rsidRPr="00066281">
        <w:rPr>
          <w:webHidden/>
          <w:rPrChange w:id="96" w:author="alling" w:date="2017-03-26T20:25:00Z">
            <w:rPr>
              <w:webHidden/>
              <w:color w:val="0000FF"/>
              <w:u w:val="single"/>
            </w:rPr>
          </w:rPrChange>
        </w:rPr>
        <w:fldChar w:fldCharType="end"/>
      </w:r>
      <w:r w:rsidRPr="00066281">
        <w:rPr>
          <w:rPrChange w:id="97" w:author="alling" w:date="2017-03-26T20:25:00Z">
            <w:rPr>
              <w:color w:val="0000FF"/>
              <w:u w:val="single"/>
            </w:rPr>
          </w:rPrChange>
        </w:rPr>
        <w:fldChar w:fldCharType="end"/>
      </w:r>
    </w:p>
    <w:p w14:paraId="04C982E3" w14:textId="77777777" w:rsidR="00EA00BA" w:rsidRPr="00B20276" w:rsidRDefault="00066281">
      <w:pPr>
        <w:pStyle w:val="30"/>
        <w:tabs>
          <w:tab w:val="right" w:leader="dot" w:pos="9061"/>
        </w:tabs>
        <w:rPr>
          <w:rFonts w:ascii="SimSun" w:hAnsi="SimSun" w:cstheme="minorBidi"/>
          <w:noProof/>
          <w:snapToGrid/>
          <w:sz w:val="24"/>
          <w:szCs w:val="24"/>
          <w:rPrChange w:id="98" w:author="alling" w:date="2017-03-26T20:24: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99" w:author="alling" w:date="2017-03-26T20:24:00Z">
            <w:rPr>
              <w:noProof/>
              <w:color w:val="0000FF"/>
              <w:u w:val="single"/>
            </w:rPr>
          </w:rPrChange>
        </w:rPr>
        <w:fldChar w:fldCharType="begin"/>
      </w:r>
      <w:r w:rsidRPr="00066281">
        <w:rPr>
          <w:rFonts w:ascii="SimSun" w:hAnsi="SimSun"/>
          <w:noProof/>
          <w:sz w:val="24"/>
          <w:szCs w:val="24"/>
          <w:rPrChange w:id="100" w:author="alling" w:date="2017-03-26T20:24:00Z">
            <w:rPr>
              <w:noProof/>
              <w:color w:val="0000FF"/>
              <w:u w:val="single"/>
            </w:rPr>
          </w:rPrChange>
        </w:rPr>
        <w:instrText>HYPERLINK \l "_Toc471381653"</w:instrText>
      </w:r>
      <w:r w:rsidRPr="00066281">
        <w:rPr>
          <w:rFonts w:ascii="SimSun" w:hAnsi="SimSun"/>
          <w:noProof/>
          <w:sz w:val="24"/>
          <w:szCs w:val="24"/>
          <w:rPrChange w:id="101" w:author="alling" w:date="2017-03-26T20:24:00Z">
            <w:rPr>
              <w:noProof/>
              <w:color w:val="0000FF"/>
              <w:u w:val="single"/>
            </w:rPr>
          </w:rPrChange>
        </w:rPr>
        <w:fldChar w:fldCharType="separate"/>
      </w:r>
      <w:r w:rsidRPr="00066281">
        <w:rPr>
          <w:rStyle w:val="aa"/>
          <w:rFonts w:ascii="SimSun" w:hAnsi="SimSun"/>
          <w:b/>
          <w:noProof/>
          <w:sz w:val="24"/>
          <w:szCs w:val="24"/>
          <w:u w:val="none"/>
          <w:rPrChange w:id="102" w:author="alling" w:date="2017-03-26T20:24:00Z">
            <w:rPr>
              <w:rStyle w:val="aa"/>
              <w:rFonts w:ascii="SimHei" w:eastAsia="SimHei" w:hAnsi="SimSun"/>
              <w:b/>
              <w:noProof/>
            </w:rPr>
          </w:rPrChange>
        </w:rPr>
        <w:t>1.1</w:t>
      </w:r>
      <w:r w:rsidRPr="00066281">
        <w:rPr>
          <w:rStyle w:val="aa"/>
          <w:rFonts w:ascii="SimSun" w:hAnsi="SimSun"/>
          <w:noProof/>
          <w:sz w:val="24"/>
          <w:szCs w:val="24"/>
          <w:u w:val="none"/>
          <w:rPrChange w:id="103" w:author="alling" w:date="2017-03-26T20:24:00Z">
            <w:rPr>
              <w:rStyle w:val="aa"/>
              <w:rFonts w:ascii="SimHei" w:eastAsia="SimHei" w:hAnsi="SimSun"/>
              <w:noProof/>
            </w:rPr>
          </w:rPrChange>
        </w:rPr>
        <w:t xml:space="preserve"> </w:t>
      </w:r>
      <w:r w:rsidRPr="00066281">
        <w:rPr>
          <w:rStyle w:val="aa"/>
          <w:rFonts w:ascii="SimSun" w:hAnsi="SimSun" w:hint="eastAsia"/>
          <w:noProof/>
          <w:sz w:val="24"/>
          <w:szCs w:val="24"/>
          <w:u w:val="none"/>
          <w:rPrChange w:id="104" w:author="alling" w:date="2017-03-26T20:24:00Z">
            <w:rPr>
              <w:rStyle w:val="aa"/>
              <w:rFonts w:ascii="SimHei" w:eastAsia="SimHei" w:hAnsi="SimSun" w:hint="eastAsia"/>
              <w:noProof/>
            </w:rPr>
          </w:rPrChange>
        </w:rPr>
        <w:t>研究背景</w:t>
      </w:r>
      <w:r w:rsidRPr="00066281">
        <w:rPr>
          <w:rFonts w:ascii="SimSun" w:hAnsi="SimSun"/>
          <w:noProof/>
          <w:webHidden/>
          <w:sz w:val="24"/>
          <w:szCs w:val="24"/>
          <w:rPrChange w:id="105" w:author="alling" w:date="2017-03-26T20:24:00Z">
            <w:rPr>
              <w:noProof/>
              <w:webHidden/>
              <w:color w:val="0000FF"/>
              <w:u w:val="single"/>
            </w:rPr>
          </w:rPrChange>
        </w:rPr>
        <w:tab/>
      </w:r>
      <w:r w:rsidRPr="00066281">
        <w:rPr>
          <w:rFonts w:ascii="SimSun" w:hAnsi="SimSun"/>
          <w:noProof/>
          <w:webHidden/>
          <w:sz w:val="24"/>
          <w:szCs w:val="24"/>
          <w:rPrChange w:id="106" w:author="alling" w:date="2017-03-26T20:24:00Z">
            <w:rPr>
              <w:noProof/>
              <w:webHidden/>
              <w:color w:val="0000FF"/>
              <w:u w:val="single"/>
            </w:rPr>
          </w:rPrChange>
        </w:rPr>
        <w:fldChar w:fldCharType="begin"/>
      </w:r>
      <w:r w:rsidRPr="00066281">
        <w:rPr>
          <w:rFonts w:ascii="SimSun" w:hAnsi="SimSun"/>
          <w:noProof/>
          <w:webHidden/>
          <w:sz w:val="24"/>
          <w:szCs w:val="24"/>
          <w:rPrChange w:id="107" w:author="alling" w:date="2017-03-26T20:24:00Z">
            <w:rPr>
              <w:noProof/>
              <w:webHidden/>
              <w:color w:val="0000FF"/>
              <w:u w:val="single"/>
            </w:rPr>
          </w:rPrChange>
        </w:rPr>
        <w:instrText xml:space="preserve"> PAGEREF _Toc471381653 \h </w:instrText>
      </w:r>
      <w:r w:rsidRPr="00066281">
        <w:rPr>
          <w:rFonts w:ascii="SimSun" w:hAnsi="SimSun"/>
          <w:noProof/>
          <w:webHidden/>
          <w:sz w:val="24"/>
          <w:szCs w:val="24"/>
          <w:rPrChange w:id="108" w:author="alling" w:date="2017-03-26T20:24:00Z">
            <w:rPr>
              <w:rFonts w:ascii="SimSun" w:hAnsi="SimSun"/>
              <w:noProof/>
              <w:webHidden/>
              <w:sz w:val="24"/>
              <w:szCs w:val="24"/>
            </w:rPr>
          </w:rPrChange>
        </w:rPr>
      </w:r>
      <w:r w:rsidRPr="00066281">
        <w:rPr>
          <w:rFonts w:ascii="SimSun" w:hAnsi="SimSun"/>
          <w:noProof/>
          <w:webHidden/>
          <w:sz w:val="24"/>
          <w:szCs w:val="24"/>
          <w:rPrChange w:id="109" w:author="alling" w:date="2017-03-26T20:24:00Z">
            <w:rPr>
              <w:noProof/>
              <w:webHidden/>
              <w:color w:val="0000FF"/>
              <w:u w:val="single"/>
            </w:rPr>
          </w:rPrChange>
        </w:rPr>
        <w:fldChar w:fldCharType="separate"/>
      </w:r>
      <w:r w:rsidRPr="00066281">
        <w:rPr>
          <w:rFonts w:ascii="SimSun" w:hAnsi="SimSun"/>
          <w:noProof/>
          <w:webHidden/>
          <w:sz w:val="24"/>
          <w:szCs w:val="24"/>
          <w:rPrChange w:id="110" w:author="alling" w:date="2017-03-26T20:24:00Z">
            <w:rPr>
              <w:noProof/>
              <w:webHidden/>
              <w:color w:val="0000FF"/>
              <w:u w:val="single"/>
            </w:rPr>
          </w:rPrChange>
        </w:rPr>
        <w:t>1</w:t>
      </w:r>
      <w:r w:rsidRPr="00066281">
        <w:rPr>
          <w:rFonts w:ascii="SimSun" w:hAnsi="SimSun"/>
          <w:noProof/>
          <w:webHidden/>
          <w:sz w:val="24"/>
          <w:szCs w:val="24"/>
          <w:rPrChange w:id="111" w:author="alling" w:date="2017-03-26T20:24:00Z">
            <w:rPr>
              <w:noProof/>
              <w:webHidden/>
              <w:color w:val="0000FF"/>
              <w:u w:val="single"/>
            </w:rPr>
          </w:rPrChange>
        </w:rPr>
        <w:fldChar w:fldCharType="end"/>
      </w:r>
      <w:r w:rsidRPr="00066281">
        <w:rPr>
          <w:rFonts w:ascii="SimSun" w:hAnsi="SimSun"/>
          <w:noProof/>
          <w:sz w:val="24"/>
          <w:szCs w:val="24"/>
          <w:rPrChange w:id="112" w:author="alling" w:date="2017-03-26T20:24:00Z">
            <w:rPr>
              <w:noProof/>
              <w:color w:val="0000FF"/>
              <w:u w:val="single"/>
            </w:rPr>
          </w:rPrChange>
        </w:rPr>
        <w:fldChar w:fldCharType="end"/>
      </w:r>
    </w:p>
    <w:p w14:paraId="41AEFCCE" w14:textId="77777777" w:rsidR="00EA00BA" w:rsidRPr="00B20276" w:rsidRDefault="00066281">
      <w:pPr>
        <w:pStyle w:val="30"/>
        <w:tabs>
          <w:tab w:val="right" w:leader="dot" w:pos="9061"/>
        </w:tabs>
        <w:rPr>
          <w:rFonts w:ascii="SimSun" w:hAnsi="SimSun" w:cstheme="minorBidi"/>
          <w:noProof/>
          <w:snapToGrid/>
          <w:sz w:val="24"/>
          <w:szCs w:val="24"/>
          <w:rPrChange w:id="113" w:author="alling" w:date="2017-03-26T20:24: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114" w:author="alling" w:date="2017-03-26T20:24:00Z">
            <w:rPr>
              <w:noProof/>
              <w:color w:val="0000FF"/>
              <w:u w:val="single"/>
            </w:rPr>
          </w:rPrChange>
        </w:rPr>
        <w:fldChar w:fldCharType="begin"/>
      </w:r>
      <w:r w:rsidRPr="00066281">
        <w:rPr>
          <w:rFonts w:ascii="SimSun" w:hAnsi="SimSun"/>
          <w:noProof/>
          <w:sz w:val="24"/>
          <w:szCs w:val="24"/>
          <w:rPrChange w:id="115" w:author="alling" w:date="2017-03-26T20:24:00Z">
            <w:rPr>
              <w:noProof/>
              <w:color w:val="0000FF"/>
              <w:u w:val="single"/>
            </w:rPr>
          </w:rPrChange>
        </w:rPr>
        <w:instrText>HYPERLINK \l "_Toc471381654"</w:instrText>
      </w:r>
      <w:r w:rsidRPr="00066281">
        <w:rPr>
          <w:rFonts w:ascii="SimSun" w:hAnsi="SimSun"/>
          <w:noProof/>
          <w:sz w:val="24"/>
          <w:szCs w:val="24"/>
          <w:rPrChange w:id="116" w:author="alling" w:date="2017-03-26T20:24:00Z">
            <w:rPr>
              <w:noProof/>
              <w:color w:val="0000FF"/>
              <w:u w:val="single"/>
            </w:rPr>
          </w:rPrChange>
        </w:rPr>
        <w:fldChar w:fldCharType="separate"/>
      </w:r>
      <w:r w:rsidRPr="00066281">
        <w:rPr>
          <w:rStyle w:val="aa"/>
          <w:rFonts w:ascii="SimSun" w:hAnsi="SimSun"/>
          <w:b/>
          <w:noProof/>
          <w:sz w:val="24"/>
          <w:szCs w:val="24"/>
          <w:u w:val="none"/>
          <w:rPrChange w:id="117" w:author="alling" w:date="2017-03-26T20:24:00Z">
            <w:rPr>
              <w:rStyle w:val="aa"/>
              <w:rFonts w:ascii="SimHei" w:eastAsia="SimHei" w:hAnsi="SimSun"/>
              <w:b/>
              <w:noProof/>
            </w:rPr>
          </w:rPrChange>
        </w:rPr>
        <w:t>1.2</w:t>
      </w:r>
      <w:r w:rsidRPr="00066281">
        <w:rPr>
          <w:rStyle w:val="aa"/>
          <w:rFonts w:ascii="SimSun" w:hAnsi="SimSun"/>
          <w:noProof/>
          <w:sz w:val="24"/>
          <w:szCs w:val="24"/>
          <w:u w:val="none"/>
          <w:rPrChange w:id="118" w:author="alling" w:date="2017-03-26T20:24:00Z">
            <w:rPr>
              <w:rStyle w:val="aa"/>
              <w:rFonts w:ascii="SimHei" w:eastAsia="SimHei" w:hAnsi="SimSun"/>
              <w:noProof/>
            </w:rPr>
          </w:rPrChange>
        </w:rPr>
        <w:t xml:space="preserve"> </w:t>
      </w:r>
      <w:r w:rsidRPr="00066281">
        <w:rPr>
          <w:rStyle w:val="aa"/>
          <w:rFonts w:ascii="SimSun" w:hAnsi="SimSun" w:hint="eastAsia"/>
          <w:noProof/>
          <w:sz w:val="24"/>
          <w:szCs w:val="24"/>
          <w:u w:val="none"/>
          <w:rPrChange w:id="119" w:author="alling" w:date="2017-03-26T20:24:00Z">
            <w:rPr>
              <w:rStyle w:val="aa"/>
              <w:rFonts w:ascii="SimHei" w:eastAsia="SimHei" w:hAnsi="SimSun" w:hint="eastAsia"/>
              <w:noProof/>
            </w:rPr>
          </w:rPrChange>
        </w:rPr>
        <w:t>研究现状</w:t>
      </w:r>
      <w:r w:rsidRPr="00066281">
        <w:rPr>
          <w:rFonts w:ascii="SimSun" w:hAnsi="SimSun"/>
          <w:noProof/>
          <w:webHidden/>
          <w:sz w:val="24"/>
          <w:szCs w:val="24"/>
          <w:rPrChange w:id="120" w:author="alling" w:date="2017-03-26T20:24:00Z">
            <w:rPr>
              <w:noProof/>
              <w:webHidden/>
              <w:color w:val="0000FF"/>
              <w:u w:val="single"/>
            </w:rPr>
          </w:rPrChange>
        </w:rPr>
        <w:tab/>
      </w:r>
      <w:r w:rsidRPr="00066281">
        <w:rPr>
          <w:rFonts w:ascii="SimSun" w:hAnsi="SimSun"/>
          <w:noProof/>
          <w:webHidden/>
          <w:sz w:val="24"/>
          <w:szCs w:val="24"/>
          <w:rPrChange w:id="121" w:author="alling" w:date="2017-03-26T20:24:00Z">
            <w:rPr>
              <w:noProof/>
              <w:webHidden/>
              <w:color w:val="0000FF"/>
              <w:u w:val="single"/>
            </w:rPr>
          </w:rPrChange>
        </w:rPr>
        <w:fldChar w:fldCharType="begin"/>
      </w:r>
      <w:r w:rsidRPr="00066281">
        <w:rPr>
          <w:rFonts w:ascii="SimSun" w:hAnsi="SimSun"/>
          <w:noProof/>
          <w:webHidden/>
          <w:sz w:val="24"/>
          <w:szCs w:val="24"/>
          <w:rPrChange w:id="122" w:author="alling" w:date="2017-03-26T20:24:00Z">
            <w:rPr>
              <w:noProof/>
              <w:webHidden/>
              <w:color w:val="0000FF"/>
              <w:u w:val="single"/>
            </w:rPr>
          </w:rPrChange>
        </w:rPr>
        <w:instrText xml:space="preserve"> PAGEREF _Toc471381654 \h </w:instrText>
      </w:r>
      <w:r w:rsidRPr="00066281">
        <w:rPr>
          <w:rFonts w:ascii="SimSun" w:hAnsi="SimSun"/>
          <w:noProof/>
          <w:webHidden/>
          <w:sz w:val="24"/>
          <w:szCs w:val="24"/>
          <w:rPrChange w:id="123" w:author="alling" w:date="2017-03-26T20:24:00Z">
            <w:rPr>
              <w:rFonts w:ascii="SimSun" w:hAnsi="SimSun"/>
              <w:noProof/>
              <w:webHidden/>
              <w:sz w:val="24"/>
              <w:szCs w:val="24"/>
            </w:rPr>
          </w:rPrChange>
        </w:rPr>
      </w:r>
      <w:r w:rsidRPr="00066281">
        <w:rPr>
          <w:rFonts w:ascii="SimSun" w:hAnsi="SimSun"/>
          <w:noProof/>
          <w:webHidden/>
          <w:sz w:val="24"/>
          <w:szCs w:val="24"/>
          <w:rPrChange w:id="124" w:author="alling" w:date="2017-03-26T20:24:00Z">
            <w:rPr>
              <w:noProof/>
              <w:webHidden/>
              <w:color w:val="0000FF"/>
              <w:u w:val="single"/>
            </w:rPr>
          </w:rPrChange>
        </w:rPr>
        <w:fldChar w:fldCharType="separate"/>
      </w:r>
      <w:r w:rsidRPr="00066281">
        <w:rPr>
          <w:rFonts w:ascii="SimSun" w:hAnsi="SimSun"/>
          <w:noProof/>
          <w:webHidden/>
          <w:sz w:val="24"/>
          <w:szCs w:val="24"/>
          <w:rPrChange w:id="125" w:author="alling" w:date="2017-03-26T20:24:00Z">
            <w:rPr>
              <w:noProof/>
              <w:webHidden/>
              <w:color w:val="0000FF"/>
              <w:u w:val="single"/>
            </w:rPr>
          </w:rPrChange>
        </w:rPr>
        <w:t>1</w:t>
      </w:r>
      <w:r w:rsidRPr="00066281">
        <w:rPr>
          <w:rFonts w:ascii="SimSun" w:hAnsi="SimSun"/>
          <w:noProof/>
          <w:webHidden/>
          <w:sz w:val="24"/>
          <w:szCs w:val="24"/>
          <w:rPrChange w:id="126" w:author="alling" w:date="2017-03-26T20:24:00Z">
            <w:rPr>
              <w:noProof/>
              <w:webHidden/>
              <w:color w:val="0000FF"/>
              <w:u w:val="single"/>
            </w:rPr>
          </w:rPrChange>
        </w:rPr>
        <w:fldChar w:fldCharType="end"/>
      </w:r>
      <w:r w:rsidRPr="00066281">
        <w:rPr>
          <w:rFonts w:ascii="SimSun" w:hAnsi="SimSun"/>
          <w:noProof/>
          <w:sz w:val="24"/>
          <w:szCs w:val="24"/>
          <w:rPrChange w:id="127" w:author="alling" w:date="2017-03-26T20:24:00Z">
            <w:rPr>
              <w:noProof/>
              <w:color w:val="0000FF"/>
              <w:u w:val="single"/>
            </w:rPr>
          </w:rPrChange>
        </w:rPr>
        <w:fldChar w:fldCharType="end"/>
      </w:r>
    </w:p>
    <w:p w14:paraId="71254978" w14:textId="77777777" w:rsidR="00EA00BA" w:rsidRPr="00B20276" w:rsidRDefault="00066281">
      <w:pPr>
        <w:pStyle w:val="30"/>
        <w:tabs>
          <w:tab w:val="right" w:leader="dot" w:pos="9061"/>
        </w:tabs>
        <w:rPr>
          <w:rFonts w:ascii="SimSun" w:hAnsi="SimSun" w:cstheme="minorBidi"/>
          <w:noProof/>
          <w:snapToGrid/>
          <w:sz w:val="24"/>
          <w:szCs w:val="24"/>
          <w:rPrChange w:id="128" w:author="alling" w:date="2017-03-26T20:24: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129" w:author="alling" w:date="2017-03-26T20:24:00Z">
            <w:rPr>
              <w:noProof/>
              <w:color w:val="0000FF"/>
              <w:u w:val="single"/>
            </w:rPr>
          </w:rPrChange>
        </w:rPr>
        <w:fldChar w:fldCharType="begin"/>
      </w:r>
      <w:r w:rsidRPr="00066281">
        <w:rPr>
          <w:rFonts w:ascii="SimSun" w:hAnsi="SimSun"/>
          <w:noProof/>
          <w:sz w:val="24"/>
          <w:szCs w:val="24"/>
          <w:rPrChange w:id="130" w:author="alling" w:date="2017-03-26T20:24:00Z">
            <w:rPr>
              <w:noProof/>
              <w:color w:val="0000FF"/>
              <w:u w:val="single"/>
            </w:rPr>
          </w:rPrChange>
        </w:rPr>
        <w:instrText>HYPERLINK \l "_Toc471381655"</w:instrText>
      </w:r>
      <w:r w:rsidRPr="00066281">
        <w:rPr>
          <w:rFonts w:ascii="SimSun" w:hAnsi="SimSun"/>
          <w:noProof/>
          <w:sz w:val="24"/>
          <w:szCs w:val="24"/>
          <w:rPrChange w:id="131" w:author="alling" w:date="2017-03-26T20:24:00Z">
            <w:rPr>
              <w:noProof/>
              <w:color w:val="0000FF"/>
              <w:u w:val="single"/>
            </w:rPr>
          </w:rPrChange>
        </w:rPr>
        <w:fldChar w:fldCharType="separate"/>
      </w:r>
      <w:r w:rsidRPr="00066281">
        <w:rPr>
          <w:rStyle w:val="aa"/>
          <w:rFonts w:ascii="SimSun" w:hAnsi="SimSun"/>
          <w:b/>
          <w:noProof/>
          <w:sz w:val="24"/>
          <w:szCs w:val="24"/>
          <w:u w:val="none"/>
          <w:rPrChange w:id="132" w:author="alling" w:date="2017-03-26T20:24:00Z">
            <w:rPr>
              <w:rStyle w:val="aa"/>
              <w:rFonts w:ascii="SimHei" w:eastAsia="SimHei" w:hAnsi="SimSun"/>
              <w:b/>
              <w:noProof/>
            </w:rPr>
          </w:rPrChange>
        </w:rPr>
        <w:t>1.3</w:t>
      </w:r>
      <w:r w:rsidRPr="00066281">
        <w:rPr>
          <w:rStyle w:val="aa"/>
          <w:rFonts w:ascii="SimSun" w:hAnsi="SimSun"/>
          <w:noProof/>
          <w:sz w:val="24"/>
          <w:szCs w:val="24"/>
          <w:u w:val="none"/>
          <w:rPrChange w:id="133" w:author="alling" w:date="2017-03-26T20:24:00Z">
            <w:rPr>
              <w:rStyle w:val="aa"/>
              <w:rFonts w:ascii="SimHei" w:eastAsia="SimHei" w:hAnsi="SimSun"/>
              <w:noProof/>
            </w:rPr>
          </w:rPrChange>
        </w:rPr>
        <w:t xml:space="preserve"> </w:t>
      </w:r>
      <w:r w:rsidRPr="00066281">
        <w:rPr>
          <w:rStyle w:val="aa"/>
          <w:rFonts w:ascii="SimSun" w:hAnsi="SimSun" w:hint="eastAsia"/>
          <w:noProof/>
          <w:sz w:val="24"/>
          <w:szCs w:val="24"/>
          <w:u w:val="none"/>
          <w:rPrChange w:id="134" w:author="alling" w:date="2017-03-26T20:24:00Z">
            <w:rPr>
              <w:rStyle w:val="aa"/>
              <w:rFonts w:ascii="SimHei" w:eastAsia="SimHei" w:hAnsi="SimSun" w:hint="eastAsia"/>
              <w:noProof/>
            </w:rPr>
          </w:rPrChange>
        </w:rPr>
        <w:t>本文研究工作</w:t>
      </w:r>
      <w:r w:rsidRPr="00066281">
        <w:rPr>
          <w:rFonts w:ascii="SimSun" w:hAnsi="SimSun"/>
          <w:noProof/>
          <w:webHidden/>
          <w:sz w:val="24"/>
          <w:szCs w:val="24"/>
          <w:rPrChange w:id="135" w:author="alling" w:date="2017-03-26T20:24:00Z">
            <w:rPr>
              <w:noProof/>
              <w:webHidden/>
              <w:color w:val="0000FF"/>
              <w:u w:val="single"/>
            </w:rPr>
          </w:rPrChange>
        </w:rPr>
        <w:tab/>
      </w:r>
      <w:r w:rsidRPr="00066281">
        <w:rPr>
          <w:rFonts w:ascii="SimSun" w:hAnsi="SimSun"/>
          <w:noProof/>
          <w:webHidden/>
          <w:sz w:val="24"/>
          <w:szCs w:val="24"/>
          <w:rPrChange w:id="136" w:author="alling" w:date="2017-03-26T20:24:00Z">
            <w:rPr>
              <w:noProof/>
              <w:webHidden/>
              <w:color w:val="0000FF"/>
              <w:u w:val="single"/>
            </w:rPr>
          </w:rPrChange>
        </w:rPr>
        <w:fldChar w:fldCharType="begin"/>
      </w:r>
      <w:r w:rsidRPr="00066281">
        <w:rPr>
          <w:rFonts w:ascii="SimSun" w:hAnsi="SimSun"/>
          <w:noProof/>
          <w:webHidden/>
          <w:sz w:val="24"/>
          <w:szCs w:val="24"/>
          <w:rPrChange w:id="137" w:author="alling" w:date="2017-03-26T20:24:00Z">
            <w:rPr>
              <w:noProof/>
              <w:webHidden/>
              <w:color w:val="0000FF"/>
              <w:u w:val="single"/>
            </w:rPr>
          </w:rPrChange>
        </w:rPr>
        <w:instrText xml:space="preserve"> PAGEREF _Toc471381655 \h </w:instrText>
      </w:r>
      <w:r w:rsidRPr="00066281">
        <w:rPr>
          <w:rFonts w:ascii="SimSun" w:hAnsi="SimSun"/>
          <w:noProof/>
          <w:webHidden/>
          <w:sz w:val="24"/>
          <w:szCs w:val="24"/>
          <w:rPrChange w:id="138" w:author="alling" w:date="2017-03-26T20:24:00Z">
            <w:rPr>
              <w:rFonts w:ascii="SimSun" w:hAnsi="SimSun"/>
              <w:noProof/>
              <w:webHidden/>
              <w:sz w:val="24"/>
              <w:szCs w:val="24"/>
            </w:rPr>
          </w:rPrChange>
        </w:rPr>
      </w:r>
      <w:r w:rsidRPr="00066281">
        <w:rPr>
          <w:rFonts w:ascii="SimSun" w:hAnsi="SimSun"/>
          <w:noProof/>
          <w:webHidden/>
          <w:sz w:val="24"/>
          <w:szCs w:val="24"/>
          <w:rPrChange w:id="139" w:author="alling" w:date="2017-03-26T20:24:00Z">
            <w:rPr>
              <w:noProof/>
              <w:webHidden/>
              <w:color w:val="0000FF"/>
              <w:u w:val="single"/>
            </w:rPr>
          </w:rPrChange>
        </w:rPr>
        <w:fldChar w:fldCharType="separate"/>
      </w:r>
      <w:r w:rsidRPr="00066281">
        <w:rPr>
          <w:rFonts w:ascii="SimSun" w:hAnsi="SimSun"/>
          <w:noProof/>
          <w:webHidden/>
          <w:sz w:val="24"/>
          <w:szCs w:val="24"/>
          <w:rPrChange w:id="140" w:author="alling" w:date="2017-03-26T20:24:00Z">
            <w:rPr>
              <w:noProof/>
              <w:webHidden/>
              <w:color w:val="0000FF"/>
              <w:u w:val="single"/>
            </w:rPr>
          </w:rPrChange>
        </w:rPr>
        <w:t>2</w:t>
      </w:r>
      <w:r w:rsidRPr="00066281">
        <w:rPr>
          <w:rFonts w:ascii="SimSun" w:hAnsi="SimSun"/>
          <w:noProof/>
          <w:webHidden/>
          <w:sz w:val="24"/>
          <w:szCs w:val="24"/>
          <w:rPrChange w:id="141" w:author="alling" w:date="2017-03-26T20:24:00Z">
            <w:rPr>
              <w:noProof/>
              <w:webHidden/>
              <w:color w:val="0000FF"/>
              <w:u w:val="single"/>
            </w:rPr>
          </w:rPrChange>
        </w:rPr>
        <w:fldChar w:fldCharType="end"/>
      </w:r>
      <w:r w:rsidRPr="00066281">
        <w:rPr>
          <w:rFonts w:ascii="SimSun" w:hAnsi="SimSun"/>
          <w:noProof/>
          <w:sz w:val="24"/>
          <w:szCs w:val="24"/>
          <w:rPrChange w:id="142" w:author="alling" w:date="2017-03-26T20:24:00Z">
            <w:rPr>
              <w:noProof/>
              <w:color w:val="0000FF"/>
              <w:u w:val="single"/>
            </w:rPr>
          </w:rPrChange>
        </w:rPr>
        <w:fldChar w:fldCharType="end"/>
      </w:r>
    </w:p>
    <w:p w14:paraId="3E806A3E" w14:textId="77777777" w:rsidR="004B0CF2" w:rsidRDefault="00066281">
      <w:pPr>
        <w:pStyle w:val="30"/>
        <w:tabs>
          <w:tab w:val="right" w:leader="dot" w:pos="9061"/>
        </w:tabs>
        <w:ind w:left="840"/>
        <w:rPr>
          <w:rFonts w:ascii="SimSun" w:hAnsi="SimSun" w:cstheme="minorBidi"/>
          <w:noProof/>
          <w:snapToGrid/>
          <w:sz w:val="24"/>
          <w:szCs w:val="24"/>
          <w:rPrChange w:id="143" w:author="alling" w:date="2017-03-26T20:24:00Z">
            <w:rPr>
              <w:rFonts w:asciiTheme="minorHAnsi" w:eastAsiaTheme="minorEastAsia" w:hAnsiTheme="minorHAnsi" w:cstheme="minorBidi"/>
              <w:noProof/>
              <w:snapToGrid/>
              <w:sz w:val="22"/>
              <w:szCs w:val="22"/>
            </w:rPr>
          </w:rPrChange>
        </w:rPr>
        <w:pPrChange w:id="144" w:author="alling" w:date="2017-03-26T20:28:00Z">
          <w:pPr>
            <w:pStyle w:val="30"/>
            <w:tabs>
              <w:tab w:val="right" w:leader="dot" w:pos="9061"/>
            </w:tabs>
          </w:pPr>
        </w:pPrChange>
      </w:pPr>
      <w:r w:rsidRPr="00066281">
        <w:rPr>
          <w:rFonts w:ascii="SimSun" w:hAnsi="SimSun"/>
          <w:noProof/>
          <w:sz w:val="24"/>
          <w:szCs w:val="24"/>
          <w:rPrChange w:id="145" w:author="alling" w:date="2017-03-26T20:24:00Z">
            <w:rPr>
              <w:noProof/>
              <w:color w:val="0000FF"/>
              <w:u w:val="single"/>
            </w:rPr>
          </w:rPrChange>
        </w:rPr>
        <w:fldChar w:fldCharType="begin"/>
      </w:r>
      <w:r w:rsidRPr="00066281">
        <w:rPr>
          <w:rFonts w:ascii="SimSun" w:hAnsi="SimSun"/>
          <w:noProof/>
          <w:sz w:val="24"/>
          <w:szCs w:val="24"/>
          <w:rPrChange w:id="146" w:author="alling" w:date="2017-03-26T20:24:00Z">
            <w:rPr>
              <w:noProof/>
              <w:color w:val="0000FF"/>
              <w:u w:val="single"/>
            </w:rPr>
          </w:rPrChange>
        </w:rPr>
        <w:instrText>HYPERLINK \l "_Toc471381656"</w:instrText>
      </w:r>
      <w:r w:rsidRPr="00066281">
        <w:rPr>
          <w:rFonts w:ascii="SimSun" w:hAnsi="SimSun"/>
          <w:noProof/>
          <w:sz w:val="24"/>
          <w:szCs w:val="24"/>
          <w:rPrChange w:id="147" w:author="alling" w:date="2017-03-26T20:24:00Z">
            <w:rPr>
              <w:noProof/>
              <w:color w:val="0000FF"/>
              <w:u w:val="single"/>
            </w:rPr>
          </w:rPrChange>
        </w:rPr>
        <w:fldChar w:fldCharType="separate"/>
      </w:r>
      <w:r w:rsidRPr="00066281">
        <w:rPr>
          <w:rStyle w:val="aa"/>
          <w:rFonts w:ascii="SimSun" w:hAnsi="SimSun"/>
          <w:b/>
          <w:noProof/>
          <w:sz w:val="24"/>
          <w:szCs w:val="24"/>
          <w:u w:val="none"/>
          <w:rPrChange w:id="148" w:author="alling" w:date="2017-03-26T20:24:00Z">
            <w:rPr>
              <w:rStyle w:val="aa"/>
              <w:rFonts w:ascii="SimHei" w:eastAsia="SimHei" w:hAnsi="SimSun"/>
              <w:b/>
              <w:noProof/>
            </w:rPr>
          </w:rPrChange>
        </w:rPr>
        <w:t>1.3.1</w:t>
      </w:r>
      <w:r w:rsidRPr="00066281">
        <w:rPr>
          <w:rStyle w:val="aa"/>
          <w:rFonts w:ascii="SimSun" w:hAnsi="SimSun"/>
          <w:noProof/>
          <w:sz w:val="24"/>
          <w:szCs w:val="24"/>
          <w:u w:val="none"/>
          <w:rPrChange w:id="149" w:author="alling" w:date="2017-03-26T20:24:00Z">
            <w:rPr>
              <w:rStyle w:val="aa"/>
              <w:rFonts w:ascii="SimHei" w:eastAsia="SimHei" w:hAnsi="SimSun"/>
              <w:noProof/>
            </w:rPr>
          </w:rPrChange>
        </w:rPr>
        <w:t xml:space="preserve"> </w:t>
      </w:r>
      <w:r w:rsidRPr="00066281">
        <w:rPr>
          <w:rStyle w:val="aa"/>
          <w:rFonts w:ascii="SimSun" w:hAnsi="SimSun" w:hint="eastAsia"/>
          <w:noProof/>
          <w:sz w:val="24"/>
          <w:szCs w:val="24"/>
          <w:u w:val="none"/>
          <w:rPrChange w:id="150" w:author="alling" w:date="2017-03-26T20:24:00Z">
            <w:rPr>
              <w:rStyle w:val="aa"/>
              <w:rFonts w:ascii="SimHei" w:eastAsia="SimHei" w:hAnsi="SimSun" w:hint="eastAsia"/>
              <w:noProof/>
            </w:rPr>
          </w:rPrChange>
        </w:rPr>
        <w:t>研究目标</w:t>
      </w:r>
      <w:r w:rsidRPr="00066281">
        <w:rPr>
          <w:rFonts w:ascii="SimSun" w:hAnsi="SimSun"/>
          <w:noProof/>
          <w:webHidden/>
          <w:sz w:val="24"/>
          <w:szCs w:val="24"/>
          <w:rPrChange w:id="151" w:author="alling" w:date="2017-03-26T20:24:00Z">
            <w:rPr>
              <w:noProof/>
              <w:webHidden/>
              <w:color w:val="0000FF"/>
              <w:u w:val="single"/>
            </w:rPr>
          </w:rPrChange>
        </w:rPr>
        <w:tab/>
      </w:r>
      <w:r w:rsidRPr="00066281">
        <w:rPr>
          <w:rFonts w:ascii="SimSun" w:hAnsi="SimSun"/>
          <w:noProof/>
          <w:webHidden/>
          <w:sz w:val="24"/>
          <w:szCs w:val="24"/>
          <w:rPrChange w:id="152" w:author="alling" w:date="2017-03-26T20:24:00Z">
            <w:rPr>
              <w:noProof/>
              <w:webHidden/>
              <w:color w:val="0000FF"/>
              <w:u w:val="single"/>
            </w:rPr>
          </w:rPrChange>
        </w:rPr>
        <w:fldChar w:fldCharType="begin"/>
      </w:r>
      <w:r w:rsidRPr="00066281">
        <w:rPr>
          <w:rFonts w:ascii="SimSun" w:hAnsi="SimSun"/>
          <w:noProof/>
          <w:webHidden/>
          <w:sz w:val="24"/>
          <w:szCs w:val="24"/>
          <w:rPrChange w:id="153" w:author="alling" w:date="2017-03-26T20:24:00Z">
            <w:rPr>
              <w:noProof/>
              <w:webHidden/>
              <w:color w:val="0000FF"/>
              <w:u w:val="single"/>
            </w:rPr>
          </w:rPrChange>
        </w:rPr>
        <w:instrText xml:space="preserve"> PAGEREF _Toc471381656 \h </w:instrText>
      </w:r>
      <w:r w:rsidRPr="00066281">
        <w:rPr>
          <w:rFonts w:ascii="SimSun" w:hAnsi="SimSun"/>
          <w:noProof/>
          <w:webHidden/>
          <w:sz w:val="24"/>
          <w:szCs w:val="24"/>
          <w:rPrChange w:id="154" w:author="alling" w:date="2017-03-26T20:24:00Z">
            <w:rPr>
              <w:rFonts w:ascii="SimSun" w:hAnsi="SimSun"/>
              <w:noProof/>
              <w:webHidden/>
              <w:sz w:val="24"/>
              <w:szCs w:val="24"/>
            </w:rPr>
          </w:rPrChange>
        </w:rPr>
      </w:r>
      <w:r w:rsidRPr="00066281">
        <w:rPr>
          <w:rFonts w:ascii="SimSun" w:hAnsi="SimSun"/>
          <w:noProof/>
          <w:webHidden/>
          <w:sz w:val="24"/>
          <w:szCs w:val="24"/>
          <w:rPrChange w:id="155" w:author="alling" w:date="2017-03-26T20:24:00Z">
            <w:rPr>
              <w:noProof/>
              <w:webHidden/>
              <w:color w:val="0000FF"/>
              <w:u w:val="single"/>
            </w:rPr>
          </w:rPrChange>
        </w:rPr>
        <w:fldChar w:fldCharType="separate"/>
      </w:r>
      <w:r w:rsidRPr="00066281">
        <w:rPr>
          <w:rFonts w:ascii="SimSun" w:hAnsi="SimSun"/>
          <w:noProof/>
          <w:webHidden/>
          <w:sz w:val="24"/>
          <w:szCs w:val="24"/>
          <w:rPrChange w:id="156" w:author="alling" w:date="2017-03-26T20:24:00Z">
            <w:rPr>
              <w:noProof/>
              <w:webHidden/>
              <w:color w:val="0000FF"/>
              <w:u w:val="single"/>
            </w:rPr>
          </w:rPrChange>
        </w:rPr>
        <w:t>2</w:t>
      </w:r>
      <w:r w:rsidRPr="00066281">
        <w:rPr>
          <w:rFonts w:ascii="SimSun" w:hAnsi="SimSun"/>
          <w:noProof/>
          <w:webHidden/>
          <w:sz w:val="24"/>
          <w:szCs w:val="24"/>
          <w:rPrChange w:id="157" w:author="alling" w:date="2017-03-26T20:24:00Z">
            <w:rPr>
              <w:noProof/>
              <w:webHidden/>
              <w:color w:val="0000FF"/>
              <w:u w:val="single"/>
            </w:rPr>
          </w:rPrChange>
        </w:rPr>
        <w:fldChar w:fldCharType="end"/>
      </w:r>
      <w:r w:rsidRPr="00066281">
        <w:rPr>
          <w:rFonts w:ascii="SimSun" w:hAnsi="SimSun"/>
          <w:noProof/>
          <w:sz w:val="24"/>
          <w:szCs w:val="24"/>
          <w:rPrChange w:id="158" w:author="alling" w:date="2017-03-26T20:24:00Z">
            <w:rPr>
              <w:noProof/>
              <w:color w:val="0000FF"/>
              <w:u w:val="single"/>
            </w:rPr>
          </w:rPrChange>
        </w:rPr>
        <w:fldChar w:fldCharType="end"/>
      </w:r>
    </w:p>
    <w:p w14:paraId="5F78AADB" w14:textId="77777777" w:rsidR="004B0CF2" w:rsidRDefault="00066281">
      <w:pPr>
        <w:pStyle w:val="30"/>
        <w:tabs>
          <w:tab w:val="right" w:leader="dot" w:pos="9061"/>
        </w:tabs>
        <w:ind w:left="840"/>
        <w:rPr>
          <w:rFonts w:ascii="SimSun" w:hAnsi="SimSun" w:cstheme="minorBidi"/>
          <w:noProof/>
          <w:snapToGrid/>
          <w:sz w:val="24"/>
          <w:szCs w:val="24"/>
          <w:rPrChange w:id="159" w:author="alling" w:date="2017-03-26T20:24:00Z">
            <w:rPr>
              <w:rFonts w:asciiTheme="minorHAnsi" w:eastAsiaTheme="minorEastAsia" w:hAnsiTheme="minorHAnsi" w:cstheme="minorBidi"/>
              <w:noProof/>
              <w:snapToGrid/>
              <w:sz w:val="22"/>
              <w:szCs w:val="22"/>
            </w:rPr>
          </w:rPrChange>
        </w:rPr>
        <w:pPrChange w:id="160" w:author="alling" w:date="2017-03-26T20:28:00Z">
          <w:pPr>
            <w:pStyle w:val="30"/>
            <w:tabs>
              <w:tab w:val="right" w:leader="dot" w:pos="9061"/>
            </w:tabs>
          </w:pPr>
        </w:pPrChange>
      </w:pPr>
      <w:r w:rsidRPr="00066281">
        <w:rPr>
          <w:rFonts w:ascii="SimSun" w:hAnsi="SimSun"/>
          <w:noProof/>
          <w:sz w:val="24"/>
          <w:szCs w:val="24"/>
          <w:rPrChange w:id="161" w:author="alling" w:date="2017-03-26T20:24:00Z">
            <w:rPr>
              <w:noProof/>
              <w:color w:val="0000FF"/>
              <w:u w:val="single"/>
            </w:rPr>
          </w:rPrChange>
        </w:rPr>
        <w:fldChar w:fldCharType="begin"/>
      </w:r>
      <w:r w:rsidRPr="00066281">
        <w:rPr>
          <w:rFonts w:ascii="SimSun" w:hAnsi="SimSun"/>
          <w:noProof/>
          <w:sz w:val="24"/>
          <w:szCs w:val="24"/>
          <w:rPrChange w:id="162" w:author="alling" w:date="2017-03-26T20:24:00Z">
            <w:rPr>
              <w:noProof/>
              <w:color w:val="0000FF"/>
              <w:u w:val="single"/>
            </w:rPr>
          </w:rPrChange>
        </w:rPr>
        <w:instrText>HYPERLINK \l "_Toc471381657"</w:instrText>
      </w:r>
      <w:r w:rsidRPr="00066281">
        <w:rPr>
          <w:rFonts w:ascii="SimSun" w:hAnsi="SimSun"/>
          <w:noProof/>
          <w:sz w:val="24"/>
          <w:szCs w:val="24"/>
          <w:rPrChange w:id="163" w:author="alling" w:date="2017-03-26T20:24:00Z">
            <w:rPr>
              <w:noProof/>
              <w:color w:val="0000FF"/>
              <w:u w:val="single"/>
            </w:rPr>
          </w:rPrChange>
        </w:rPr>
        <w:fldChar w:fldCharType="separate"/>
      </w:r>
      <w:r w:rsidRPr="00066281">
        <w:rPr>
          <w:rStyle w:val="aa"/>
          <w:rFonts w:ascii="SimSun" w:hAnsi="SimSun"/>
          <w:b/>
          <w:noProof/>
          <w:sz w:val="24"/>
          <w:szCs w:val="24"/>
          <w:u w:val="none"/>
          <w:rPrChange w:id="164" w:author="alling" w:date="2017-03-26T20:24:00Z">
            <w:rPr>
              <w:rStyle w:val="aa"/>
              <w:rFonts w:ascii="SimHei" w:eastAsia="SimHei" w:hAnsi="SimSun"/>
              <w:b/>
              <w:noProof/>
            </w:rPr>
          </w:rPrChange>
        </w:rPr>
        <w:t>1.3.2</w:t>
      </w:r>
      <w:r w:rsidRPr="00066281">
        <w:rPr>
          <w:rStyle w:val="aa"/>
          <w:rFonts w:ascii="SimSun" w:hAnsi="SimSun"/>
          <w:noProof/>
          <w:sz w:val="24"/>
          <w:szCs w:val="24"/>
          <w:u w:val="none"/>
          <w:rPrChange w:id="165" w:author="alling" w:date="2017-03-26T20:24:00Z">
            <w:rPr>
              <w:rStyle w:val="aa"/>
              <w:rFonts w:ascii="SimHei" w:eastAsia="SimHei" w:hAnsi="SimSun"/>
              <w:noProof/>
            </w:rPr>
          </w:rPrChange>
        </w:rPr>
        <w:t xml:space="preserve"> </w:t>
      </w:r>
      <w:r w:rsidRPr="00066281">
        <w:rPr>
          <w:rStyle w:val="aa"/>
          <w:rFonts w:ascii="SimSun" w:hAnsi="SimSun" w:hint="eastAsia"/>
          <w:noProof/>
          <w:sz w:val="24"/>
          <w:szCs w:val="24"/>
          <w:u w:val="none"/>
          <w:rPrChange w:id="166" w:author="alling" w:date="2017-03-26T20:24:00Z">
            <w:rPr>
              <w:rStyle w:val="aa"/>
              <w:rFonts w:ascii="SimHei" w:eastAsia="SimHei" w:hAnsi="SimSun" w:hint="eastAsia"/>
              <w:noProof/>
            </w:rPr>
          </w:rPrChange>
        </w:rPr>
        <w:t>研究内容与取得的成果</w:t>
      </w:r>
      <w:r w:rsidRPr="00066281">
        <w:rPr>
          <w:rFonts w:ascii="SimSun" w:hAnsi="SimSun"/>
          <w:noProof/>
          <w:webHidden/>
          <w:sz w:val="24"/>
          <w:szCs w:val="24"/>
          <w:rPrChange w:id="167" w:author="alling" w:date="2017-03-26T20:24:00Z">
            <w:rPr>
              <w:noProof/>
              <w:webHidden/>
              <w:color w:val="0000FF"/>
              <w:u w:val="single"/>
            </w:rPr>
          </w:rPrChange>
        </w:rPr>
        <w:tab/>
      </w:r>
      <w:r w:rsidRPr="00066281">
        <w:rPr>
          <w:rFonts w:ascii="SimSun" w:hAnsi="SimSun"/>
          <w:noProof/>
          <w:webHidden/>
          <w:sz w:val="24"/>
          <w:szCs w:val="24"/>
          <w:rPrChange w:id="168" w:author="alling" w:date="2017-03-26T20:24:00Z">
            <w:rPr>
              <w:noProof/>
              <w:webHidden/>
              <w:color w:val="0000FF"/>
              <w:u w:val="single"/>
            </w:rPr>
          </w:rPrChange>
        </w:rPr>
        <w:fldChar w:fldCharType="begin"/>
      </w:r>
      <w:r w:rsidRPr="00066281">
        <w:rPr>
          <w:rFonts w:ascii="SimSun" w:hAnsi="SimSun"/>
          <w:noProof/>
          <w:webHidden/>
          <w:sz w:val="24"/>
          <w:szCs w:val="24"/>
          <w:rPrChange w:id="169" w:author="alling" w:date="2017-03-26T20:24:00Z">
            <w:rPr>
              <w:noProof/>
              <w:webHidden/>
              <w:color w:val="0000FF"/>
              <w:u w:val="single"/>
            </w:rPr>
          </w:rPrChange>
        </w:rPr>
        <w:instrText xml:space="preserve"> PAGEREF _Toc471381657 \h </w:instrText>
      </w:r>
      <w:r w:rsidRPr="00066281">
        <w:rPr>
          <w:rFonts w:ascii="SimSun" w:hAnsi="SimSun"/>
          <w:noProof/>
          <w:webHidden/>
          <w:sz w:val="24"/>
          <w:szCs w:val="24"/>
          <w:rPrChange w:id="170" w:author="alling" w:date="2017-03-26T20:24:00Z">
            <w:rPr>
              <w:rFonts w:ascii="SimSun" w:hAnsi="SimSun"/>
              <w:noProof/>
              <w:webHidden/>
              <w:sz w:val="24"/>
              <w:szCs w:val="24"/>
            </w:rPr>
          </w:rPrChange>
        </w:rPr>
      </w:r>
      <w:r w:rsidRPr="00066281">
        <w:rPr>
          <w:rFonts w:ascii="SimSun" w:hAnsi="SimSun"/>
          <w:noProof/>
          <w:webHidden/>
          <w:sz w:val="24"/>
          <w:szCs w:val="24"/>
          <w:rPrChange w:id="171" w:author="alling" w:date="2017-03-26T20:24:00Z">
            <w:rPr>
              <w:noProof/>
              <w:webHidden/>
              <w:color w:val="0000FF"/>
              <w:u w:val="single"/>
            </w:rPr>
          </w:rPrChange>
        </w:rPr>
        <w:fldChar w:fldCharType="separate"/>
      </w:r>
      <w:r w:rsidRPr="00066281">
        <w:rPr>
          <w:rFonts w:ascii="SimSun" w:hAnsi="SimSun"/>
          <w:noProof/>
          <w:webHidden/>
          <w:sz w:val="24"/>
          <w:szCs w:val="24"/>
          <w:rPrChange w:id="172" w:author="alling" w:date="2017-03-26T20:24:00Z">
            <w:rPr>
              <w:noProof/>
              <w:webHidden/>
              <w:color w:val="0000FF"/>
              <w:u w:val="single"/>
            </w:rPr>
          </w:rPrChange>
        </w:rPr>
        <w:t>3</w:t>
      </w:r>
      <w:r w:rsidRPr="00066281">
        <w:rPr>
          <w:rFonts w:ascii="SimSun" w:hAnsi="SimSun"/>
          <w:noProof/>
          <w:webHidden/>
          <w:sz w:val="24"/>
          <w:szCs w:val="24"/>
          <w:rPrChange w:id="173" w:author="alling" w:date="2017-03-26T20:24:00Z">
            <w:rPr>
              <w:noProof/>
              <w:webHidden/>
              <w:color w:val="0000FF"/>
              <w:u w:val="single"/>
            </w:rPr>
          </w:rPrChange>
        </w:rPr>
        <w:fldChar w:fldCharType="end"/>
      </w:r>
      <w:r w:rsidRPr="00066281">
        <w:rPr>
          <w:rFonts w:ascii="SimSun" w:hAnsi="SimSun"/>
          <w:noProof/>
          <w:sz w:val="24"/>
          <w:szCs w:val="24"/>
          <w:rPrChange w:id="174" w:author="alling" w:date="2017-03-26T20:24:00Z">
            <w:rPr>
              <w:noProof/>
              <w:color w:val="0000FF"/>
              <w:u w:val="single"/>
            </w:rPr>
          </w:rPrChange>
        </w:rPr>
        <w:fldChar w:fldCharType="end"/>
      </w:r>
    </w:p>
    <w:p w14:paraId="333F87B3" w14:textId="77777777" w:rsidR="004B0CF2" w:rsidRDefault="00066281">
      <w:pPr>
        <w:pStyle w:val="30"/>
        <w:tabs>
          <w:tab w:val="right" w:leader="dot" w:pos="9061"/>
        </w:tabs>
        <w:ind w:left="840"/>
        <w:rPr>
          <w:rFonts w:ascii="SimSun" w:hAnsi="SimSun" w:cstheme="minorBidi"/>
          <w:noProof/>
          <w:snapToGrid/>
          <w:sz w:val="24"/>
          <w:szCs w:val="24"/>
          <w:rPrChange w:id="175" w:author="alling" w:date="2017-03-26T20:24:00Z">
            <w:rPr>
              <w:rFonts w:asciiTheme="minorHAnsi" w:eastAsiaTheme="minorEastAsia" w:hAnsiTheme="minorHAnsi" w:cstheme="minorBidi"/>
              <w:noProof/>
              <w:snapToGrid/>
              <w:sz w:val="22"/>
              <w:szCs w:val="22"/>
            </w:rPr>
          </w:rPrChange>
        </w:rPr>
        <w:pPrChange w:id="176" w:author="alling" w:date="2017-03-26T20:28:00Z">
          <w:pPr>
            <w:pStyle w:val="30"/>
            <w:tabs>
              <w:tab w:val="right" w:leader="dot" w:pos="9061"/>
            </w:tabs>
          </w:pPr>
        </w:pPrChange>
      </w:pPr>
      <w:r w:rsidRPr="00066281">
        <w:rPr>
          <w:rFonts w:ascii="SimSun" w:hAnsi="SimSun"/>
          <w:noProof/>
          <w:sz w:val="24"/>
          <w:szCs w:val="24"/>
          <w:rPrChange w:id="177" w:author="alling" w:date="2017-03-26T20:24:00Z">
            <w:rPr>
              <w:noProof/>
              <w:color w:val="0000FF"/>
              <w:u w:val="single"/>
            </w:rPr>
          </w:rPrChange>
        </w:rPr>
        <w:fldChar w:fldCharType="begin"/>
      </w:r>
      <w:r w:rsidRPr="00066281">
        <w:rPr>
          <w:rFonts w:ascii="SimSun" w:hAnsi="SimSun"/>
          <w:noProof/>
          <w:sz w:val="24"/>
          <w:szCs w:val="24"/>
          <w:rPrChange w:id="178" w:author="alling" w:date="2017-03-26T20:24:00Z">
            <w:rPr>
              <w:noProof/>
              <w:color w:val="0000FF"/>
              <w:u w:val="single"/>
            </w:rPr>
          </w:rPrChange>
        </w:rPr>
        <w:instrText>HYPERLINK \l "_Toc471381658"</w:instrText>
      </w:r>
      <w:r w:rsidRPr="00066281">
        <w:rPr>
          <w:rFonts w:ascii="SimSun" w:hAnsi="SimSun"/>
          <w:noProof/>
          <w:sz w:val="24"/>
          <w:szCs w:val="24"/>
          <w:rPrChange w:id="179" w:author="alling" w:date="2017-03-26T20:24:00Z">
            <w:rPr>
              <w:noProof/>
              <w:color w:val="0000FF"/>
              <w:u w:val="single"/>
            </w:rPr>
          </w:rPrChange>
        </w:rPr>
        <w:fldChar w:fldCharType="separate"/>
      </w:r>
      <w:r w:rsidRPr="00066281">
        <w:rPr>
          <w:rStyle w:val="aa"/>
          <w:rFonts w:ascii="SimSun" w:hAnsi="SimSun"/>
          <w:b/>
          <w:noProof/>
          <w:sz w:val="24"/>
          <w:szCs w:val="24"/>
          <w:u w:val="none"/>
          <w:rPrChange w:id="180" w:author="alling" w:date="2017-03-26T20:24:00Z">
            <w:rPr>
              <w:rStyle w:val="aa"/>
              <w:rFonts w:ascii="SimHei" w:eastAsia="SimHei" w:hAnsi="SimSun"/>
              <w:b/>
              <w:noProof/>
            </w:rPr>
          </w:rPrChange>
        </w:rPr>
        <w:t>1.3.3</w:t>
      </w:r>
      <w:r w:rsidRPr="00066281">
        <w:rPr>
          <w:rStyle w:val="aa"/>
          <w:rFonts w:ascii="SimSun" w:hAnsi="SimSun"/>
          <w:noProof/>
          <w:sz w:val="24"/>
          <w:szCs w:val="24"/>
          <w:u w:val="none"/>
          <w:rPrChange w:id="181" w:author="alling" w:date="2017-03-26T20:24:00Z">
            <w:rPr>
              <w:rStyle w:val="aa"/>
              <w:rFonts w:ascii="SimHei" w:eastAsia="SimHei" w:hAnsi="SimSun"/>
              <w:noProof/>
            </w:rPr>
          </w:rPrChange>
        </w:rPr>
        <w:t xml:space="preserve"> </w:t>
      </w:r>
      <w:r w:rsidRPr="00066281">
        <w:rPr>
          <w:rStyle w:val="aa"/>
          <w:rFonts w:ascii="SimSun" w:hAnsi="SimSun" w:hint="eastAsia"/>
          <w:noProof/>
          <w:sz w:val="24"/>
          <w:szCs w:val="24"/>
          <w:u w:val="none"/>
          <w:rPrChange w:id="182" w:author="alling" w:date="2017-03-26T20:24:00Z">
            <w:rPr>
              <w:rStyle w:val="aa"/>
              <w:rFonts w:ascii="SimHei" w:eastAsia="SimHei" w:hAnsi="SimSun" w:hint="eastAsia"/>
              <w:noProof/>
            </w:rPr>
          </w:rPrChange>
        </w:rPr>
        <w:t>创新点</w:t>
      </w:r>
      <w:r w:rsidRPr="00066281">
        <w:rPr>
          <w:rFonts w:ascii="SimSun" w:hAnsi="SimSun"/>
          <w:noProof/>
          <w:webHidden/>
          <w:sz w:val="24"/>
          <w:szCs w:val="24"/>
          <w:rPrChange w:id="183" w:author="alling" w:date="2017-03-26T20:24:00Z">
            <w:rPr>
              <w:noProof/>
              <w:webHidden/>
              <w:color w:val="0000FF"/>
              <w:u w:val="single"/>
            </w:rPr>
          </w:rPrChange>
        </w:rPr>
        <w:tab/>
      </w:r>
      <w:r w:rsidRPr="00066281">
        <w:rPr>
          <w:rFonts w:ascii="SimSun" w:hAnsi="SimSun"/>
          <w:noProof/>
          <w:webHidden/>
          <w:sz w:val="24"/>
          <w:szCs w:val="24"/>
          <w:rPrChange w:id="184" w:author="alling" w:date="2017-03-26T20:24:00Z">
            <w:rPr>
              <w:noProof/>
              <w:webHidden/>
              <w:color w:val="0000FF"/>
              <w:u w:val="single"/>
            </w:rPr>
          </w:rPrChange>
        </w:rPr>
        <w:fldChar w:fldCharType="begin"/>
      </w:r>
      <w:r w:rsidRPr="00066281">
        <w:rPr>
          <w:rFonts w:ascii="SimSun" w:hAnsi="SimSun"/>
          <w:noProof/>
          <w:webHidden/>
          <w:sz w:val="24"/>
          <w:szCs w:val="24"/>
          <w:rPrChange w:id="185" w:author="alling" w:date="2017-03-26T20:24:00Z">
            <w:rPr>
              <w:noProof/>
              <w:webHidden/>
              <w:color w:val="0000FF"/>
              <w:u w:val="single"/>
            </w:rPr>
          </w:rPrChange>
        </w:rPr>
        <w:instrText xml:space="preserve"> PAGEREF _Toc471381658 \h </w:instrText>
      </w:r>
      <w:r w:rsidRPr="00066281">
        <w:rPr>
          <w:rFonts w:ascii="SimSun" w:hAnsi="SimSun"/>
          <w:noProof/>
          <w:webHidden/>
          <w:sz w:val="24"/>
          <w:szCs w:val="24"/>
          <w:rPrChange w:id="186" w:author="alling" w:date="2017-03-26T20:24:00Z">
            <w:rPr>
              <w:rFonts w:ascii="SimSun" w:hAnsi="SimSun"/>
              <w:noProof/>
              <w:webHidden/>
              <w:sz w:val="24"/>
              <w:szCs w:val="24"/>
            </w:rPr>
          </w:rPrChange>
        </w:rPr>
      </w:r>
      <w:r w:rsidRPr="00066281">
        <w:rPr>
          <w:rFonts w:ascii="SimSun" w:hAnsi="SimSun"/>
          <w:noProof/>
          <w:webHidden/>
          <w:sz w:val="24"/>
          <w:szCs w:val="24"/>
          <w:rPrChange w:id="187" w:author="alling" w:date="2017-03-26T20:24:00Z">
            <w:rPr>
              <w:noProof/>
              <w:webHidden/>
              <w:color w:val="0000FF"/>
              <w:u w:val="single"/>
            </w:rPr>
          </w:rPrChange>
        </w:rPr>
        <w:fldChar w:fldCharType="separate"/>
      </w:r>
      <w:r w:rsidRPr="00066281">
        <w:rPr>
          <w:rFonts w:ascii="SimSun" w:hAnsi="SimSun"/>
          <w:noProof/>
          <w:webHidden/>
          <w:sz w:val="24"/>
          <w:szCs w:val="24"/>
          <w:rPrChange w:id="188" w:author="alling" w:date="2017-03-26T20:24:00Z">
            <w:rPr>
              <w:noProof/>
              <w:webHidden/>
              <w:color w:val="0000FF"/>
              <w:u w:val="single"/>
            </w:rPr>
          </w:rPrChange>
        </w:rPr>
        <w:t>3</w:t>
      </w:r>
      <w:r w:rsidRPr="00066281">
        <w:rPr>
          <w:rFonts w:ascii="SimSun" w:hAnsi="SimSun"/>
          <w:noProof/>
          <w:webHidden/>
          <w:sz w:val="24"/>
          <w:szCs w:val="24"/>
          <w:rPrChange w:id="189" w:author="alling" w:date="2017-03-26T20:24:00Z">
            <w:rPr>
              <w:noProof/>
              <w:webHidden/>
              <w:color w:val="0000FF"/>
              <w:u w:val="single"/>
            </w:rPr>
          </w:rPrChange>
        </w:rPr>
        <w:fldChar w:fldCharType="end"/>
      </w:r>
      <w:r w:rsidRPr="00066281">
        <w:rPr>
          <w:rFonts w:ascii="SimSun" w:hAnsi="SimSun"/>
          <w:noProof/>
          <w:sz w:val="24"/>
          <w:szCs w:val="24"/>
          <w:rPrChange w:id="190" w:author="alling" w:date="2017-03-26T20:24:00Z">
            <w:rPr>
              <w:noProof/>
              <w:color w:val="0000FF"/>
              <w:u w:val="single"/>
            </w:rPr>
          </w:rPrChange>
        </w:rPr>
        <w:fldChar w:fldCharType="end"/>
      </w:r>
    </w:p>
    <w:p w14:paraId="2745A656" w14:textId="77777777" w:rsidR="00EA00BA" w:rsidRPr="00B20276" w:rsidRDefault="00066281">
      <w:pPr>
        <w:pStyle w:val="30"/>
        <w:tabs>
          <w:tab w:val="right" w:leader="dot" w:pos="9061"/>
        </w:tabs>
        <w:rPr>
          <w:rFonts w:ascii="SimSun" w:hAnsi="SimSun" w:cstheme="minorBidi"/>
          <w:noProof/>
          <w:snapToGrid/>
          <w:sz w:val="24"/>
          <w:szCs w:val="24"/>
          <w:rPrChange w:id="191" w:author="alling" w:date="2017-03-26T20:24: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192" w:author="alling" w:date="2017-03-26T20:24:00Z">
            <w:rPr>
              <w:noProof/>
              <w:color w:val="0000FF"/>
              <w:u w:val="single"/>
            </w:rPr>
          </w:rPrChange>
        </w:rPr>
        <w:fldChar w:fldCharType="begin"/>
      </w:r>
      <w:r w:rsidRPr="00066281">
        <w:rPr>
          <w:rFonts w:ascii="SimSun" w:hAnsi="SimSun"/>
          <w:noProof/>
          <w:sz w:val="24"/>
          <w:szCs w:val="24"/>
          <w:rPrChange w:id="193" w:author="alling" w:date="2017-03-26T20:24:00Z">
            <w:rPr>
              <w:noProof/>
              <w:color w:val="0000FF"/>
              <w:u w:val="single"/>
            </w:rPr>
          </w:rPrChange>
        </w:rPr>
        <w:instrText>HYPERLINK \l "_Toc471381659"</w:instrText>
      </w:r>
      <w:r w:rsidRPr="00066281">
        <w:rPr>
          <w:rFonts w:ascii="SimSun" w:hAnsi="SimSun"/>
          <w:noProof/>
          <w:sz w:val="24"/>
          <w:szCs w:val="24"/>
          <w:rPrChange w:id="194" w:author="alling" w:date="2017-03-26T20:24:00Z">
            <w:rPr>
              <w:noProof/>
              <w:color w:val="0000FF"/>
              <w:u w:val="single"/>
            </w:rPr>
          </w:rPrChange>
        </w:rPr>
        <w:fldChar w:fldCharType="separate"/>
      </w:r>
      <w:r w:rsidRPr="00066281">
        <w:rPr>
          <w:rStyle w:val="aa"/>
          <w:rFonts w:ascii="SimSun" w:hAnsi="SimSun"/>
          <w:b/>
          <w:noProof/>
          <w:sz w:val="24"/>
          <w:szCs w:val="24"/>
          <w:u w:val="none"/>
          <w:rPrChange w:id="195" w:author="alling" w:date="2017-03-26T20:24:00Z">
            <w:rPr>
              <w:rStyle w:val="aa"/>
              <w:rFonts w:ascii="SimHei" w:eastAsia="SimHei" w:hAnsi="SimSun"/>
              <w:b/>
              <w:noProof/>
            </w:rPr>
          </w:rPrChange>
        </w:rPr>
        <w:t>1.4</w:t>
      </w:r>
      <w:r w:rsidRPr="00066281">
        <w:rPr>
          <w:rStyle w:val="aa"/>
          <w:rFonts w:ascii="SimSun" w:hAnsi="SimSun"/>
          <w:noProof/>
          <w:sz w:val="24"/>
          <w:szCs w:val="24"/>
          <w:u w:val="none"/>
          <w:rPrChange w:id="196" w:author="alling" w:date="2017-03-26T20:24:00Z">
            <w:rPr>
              <w:rStyle w:val="aa"/>
              <w:rFonts w:ascii="SimHei" w:eastAsia="SimHei" w:hAnsi="SimSun"/>
              <w:noProof/>
            </w:rPr>
          </w:rPrChange>
        </w:rPr>
        <w:t xml:space="preserve"> </w:t>
      </w:r>
      <w:r w:rsidRPr="00066281">
        <w:rPr>
          <w:rStyle w:val="aa"/>
          <w:rFonts w:ascii="SimSun" w:hAnsi="SimSun" w:hint="eastAsia"/>
          <w:noProof/>
          <w:sz w:val="24"/>
          <w:szCs w:val="24"/>
          <w:u w:val="none"/>
          <w:rPrChange w:id="197" w:author="alling" w:date="2017-03-26T20:24:00Z">
            <w:rPr>
              <w:rStyle w:val="aa"/>
              <w:rFonts w:ascii="SimHei" w:eastAsia="SimHei" w:hAnsi="SimSun" w:hint="eastAsia"/>
              <w:noProof/>
            </w:rPr>
          </w:rPrChange>
        </w:rPr>
        <w:t>论文结构</w:t>
      </w:r>
      <w:r w:rsidRPr="00066281">
        <w:rPr>
          <w:rFonts w:ascii="SimSun" w:hAnsi="SimSun"/>
          <w:noProof/>
          <w:webHidden/>
          <w:sz w:val="24"/>
          <w:szCs w:val="24"/>
          <w:rPrChange w:id="198" w:author="alling" w:date="2017-03-26T20:24:00Z">
            <w:rPr>
              <w:noProof/>
              <w:webHidden/>
              <w:color w:val="0000FF"/>
              <w:u w:val="single"/>
            </w:rPr>
          </w:rPrChange>
        </w:rPr>
        <w:tab/>
      </w:r>
      <w:r w:rsidRPr="00066281">
        <w:rPr>
          <w:rFonts w:ascii="SimSun" w:hAnsi="SimSun"/>
          <w:noProof/>
          <w:webHidden/>
          <w:sz w:val="24"/>
          <w:szCs w:val="24"/>
          <w:rPrChange w:id="199" w:author="alling" w:date="2017-03-26T20:24:00Z">
            <w:rPr>
              <w:noProof/>
              <w:webHidden/>
              <w:color w:val="0000FF"/>
              <w:u w:val="single"/>
            </w:rPr>
          </w:rPrChange>
        </w:rPr>
        <w:fldChar w:fldCharType="begin"/>
      </w:r>
      <w:r w:rsidRPr="00066281">
        <w:rPr>
          <w:rFonts w:ascii="SimSun" w:hAnsi="SimSun"/>
          <w:noProof/>
          <w:webHidden/>
          <w:sz w:val="24"/>
          <w:szCs w:val="24"/>
          <w:rPrChange w:id="200" w:author="alling" w:date="2017-03-26T20:24:00Z">
            <w:rPr>
              <w:noProof/>
              <w:webHidden/>
              <w:color w:val="0000FF"/>
              <w:u w:val="single"/>
            </w:rPr>
          </w:rPrChange>
        </w:rPr>
        <w:instrText xml:space="preserve"> PAGEREF _Toc471381659 \h </w:instrText>
      </w:r>
      <w:r w:rsidRPr="00066281">
        <w:rPr>
          <w:rFonts w:ascii="SimSun" w:hAnsi="SimSun"/>
          <w:noProof/>
          <w:webHidden/>
          <w:sz w:val="24"/>
          <w:szCs w:val="24"/>
          <w:rPrChange w:id="201" w:author="alling" w:date="2017-03-26T20:24:00Z">
            <w:rPr>
              <w:rFonts w:ascii="SimSun" w:hAnsi="SimSun"/>
              <w:noProof/>
              <w:webHidden/>
              <w:sz w:val="24"/>
              <w:szCs w:val="24"/>
            </w:rPr>
          </w:rPrChange>
        </w:rPr>
      </w:r>
      <w:r w:rsidRPr="00066281">
        <w:rPr>
          <w:rFonts w:ascii="SimSun" w:hAnsi="SimSun"/>
          <w:noProof/>
          <w:webHidden/>
          <w:sz w:val="24"/>
          <w:szCs w:val="24"/>
          <w:rPrChange w:id="202" w:author="alling" w:date="2017-03-26T20:24:00Z">
            <w:rPr>
              <w:noProof/>
              <w:webHidden/>
              <w:color w:val="0000FF"/>
              <w:u w:val="single"/>
            </w:rPr>
          </w:rPrChange>
        </w:rPr>
        <w:fldChar w:fldCharType="separate"/>
      </w:r>
      <w:r w:rsidRPr="00066281">
        <w:rPr>
          <w:rFonts w:ascii="SimSun" w:hAnsi="SimSun"/>
          <w:noProof/>
          <w:webHidden/>
          <w:sz w:val="24"/>
          <w:szCs w:val="24"/>
          <w:rPrChange w:id="203" w:author="alling" w:date="2017-03-26T20:24:00Z">
            <w:rPr>
              <w:noProof/>
              <w:webHidden/>
              <w:color w:val="0000FF"/>
              <w:u w:val="single"/>
            </w:rPr>
          </w:rPrChange>
        </w:rPr>
        <w:t>4</w:t>
      </w:r>
      <w:r w:rsidRPr="00066281">
        <w:rPr>
          <w:rFonts w:ascii="SimSun" w:hAnsi="SimSun"/>
          <w:noProof/>
          <w:webHidden/>
          <w:sz w:val="24"/>
          <w:szCs w:val="24"/>
          <w:rPrChange w:id="204" w:author="alling" w:date="2017-03-26T20:24:00Z">
            <w:rPr>
              <w:noProof/>
              <w:webHidden/>
              <w:color w:val="0000FF"/>
              <w:u w:val="single"/>
            </w:rPr>
          </w:rPrChange>
        </w:rPr>
        <w:fldChar w:fldCharType="end"/>
      </w:r>
      <w:r w:rsidRPr="00066281">
        <w:rPr>
          <w:rFonts w:ascii="SimSun" w:hAnsi="SimSun"/>
          <w:noProof/>
          <w:sz w:val="24"/>
          <w:szCs w:val="24"/>
          <w:rPrChange w:id="205" w:author="alling" w:date="2017-03-26T20:24:00Z">
            <w:rPr>
              <w:noProof/>
              <w:color w:val="0000FF"/>
              <w:u w:val="single"/>
            </w:rPr>
          </w:rPrChange>
        </w:rPr>
        <w:fldChar w:fldCharType="end"/>
      </w:r>
    </w:p>
    <w:p w14:paraId="360AEF95" w14:textId="77777777" w:rsidR="00EA00BA" w:rsidRPr="00B20276" w:rsidRDefault="00066281">
      <w:pPr>
        <w:pStyle w:val="30"/>
        <w:tabs>
          <w:tab w:val="right" w:leader="dot" w:pos="9061"/>
        </w:tabs>
        <w:rPr>
          <w:rFonts w:ascii="SimSun" w:hAnsi="SimSun" w:cstheme="minorBidi"/>
          <w:noProof/>
          <w:snapToGrid/>
          <w:sz w:val="24"/>
          <w:szCs w:val="24"/>
          <w:rPrChange w:id="206" w:author="alling" w:date="2017-03-26T20:24: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207" w:author="alling" w:date="2017-03-26T20:24:00Z">
            <w:rPr>
              <w:noProof/>
              <w:color w:val="0000FF"/>
              <w:u w:val="single"/>
            </w:rPr>
          </w:rPrChange>
        </w:rPr>
        <w:fldChar w:fldCharType="begin"/>
      </w:r>
      <w:r w:rsidRPr="00066281">
        <w:rPr>
          <w:rFonts w:ascii="SimSun" w:hAnsi="SimSun"/>
          <w:noProof/>
          <w:sz w:val="24"/>
          <w:szCs w:val="24"/>
          <w:rPrChange w:id="208" w:author="alling" w:date="2017-03-26T20:24:00Z">
            <w:rPr>
              <w:noProof/>
              <w:color w:val="0000FF"/>
              <w:u w:val="single"/>
            </w:rPr>
          </w:rPrChange>
        </w:rPr>
        <w:instrText>HYPERLINK \l "_Toc471381660"</w:instrText>
      </w:r>
      <w:r w:rsidRPr="00066281">
        <w:rPr>
          <w:rFonts w:ascii="SimSun" w:hAnsi="SimSun"/>
          <w:noProof/>
          <w:sz w:val="24"/>
          <w:szCs w:val="24"/>
          <w:rPrChange w:id="209" w:author="alling" w:date="2017-03-26T20:24:00Z">
            <w:rPr>
              <w:noProof/>
              <w:color w:val="0000FF"/>
              <w:u w:val="single"/>
            </w:rPr>
          </w:rPrChange>
        </w:rPr>
        <w:fldChar w:fldCharType="separate"/>
      </w:r>
      <w:r w:rsidRPr="00066281">
        <w:rPr>
          <w:rStyle w:val="aa"/>
          <w:rFonts w:ascii="SimSun" w:hAnsi="SimSun"/>
          <w:b/>
          <w:noProof/>
          <w:sz w:val="24"/>
          <w:szCs w:val="24"/>
          <w:u w:val="none"/>
          <w:rPrChange w:id="210" w:author="alling" w:date="2017-03-26T20:24:00Z">
            <w:rPr>
              <w:rStyle w:val="aa"/>
              <w:rFonts w:ascii="SimHei" w:eastAsia="SimHei" w:hAnsi="SimSun"/>
              <w:b/>
              <w:noProof/>
            </w:rPr>
          </w:rPrChange>
        </w:rPr>
        <w:t>1.5</w:t>
      </w:r>
      <w:r w:rsidRPr="00066281">
        <w:rPr>
          <w:rStyle w:val="aa"/>
          <w:rFonts w:ascii="SimSun" w:hAnsi="SimSun"/>
          <w:noProof/>
          <w:sz w:val="24"/>
          <w:szCs w:val="24"/>
          <w:u w:val="none"/>
          <w:rPrChange w:id="211" w:author="alling" w:date="2017-03-26T20:24:00Z">
            <w:rPr>
              <w:rStyle w:val="aa"/>
              <w:rFonts w:ascii="SimHei" w:eastAsia="SimHei" w:hAnsi="SimSun"/>
              <w:noProof/>
            </w:rPr>
          </w:rPrChange>
        </w:rPr>
        <w:t xml:space="preserve"> </w:t>
      </w:r>
      <w:r w:rsidRPr="00066281">
        <w:rPr>
          <w:rStyle w:val="aa"/>
          <w:rFonts w:ascii="SimSun" w:hAnsi="SimSun" w:hint="eastAsia"/>
          <w:noProof/>
          <w:sz w:val="24"/>
          <w:szCs w:val="24"/>
          <w:u w:val="none"/>
          <w:rPrChange w:id="212" w:author="alling" w:date="2017-03-26T20:24:00Z">
            <w:rPr>
              <w:rStyle w:val="aa"/>
              <w:rFonts w:ascii="SimHei" w:eastAsia="SimHei" w:hAnsi="SimSun" w:hint="eastAsia"/>
              <w:noProof/>
            </w:rPr>
          </w:rPrChange>
        </w:rPr>
        <w:t>本章小结</w:t>
      </w:r>
      <w:r w:rsidRPr="00066281">
        <w:rPr>
          <w:rFonts w:ascii="SimSun" w:hAnsi="SimSun"/>
          <w:noProof/>
          <w:webHidden/>
          <w:sz w:val="24"/>
          <w:szCs w:val="24"/>
          <w:rPrChange w:id="213" w:author="alling" w:date="2017-03-26T20:24:00Z">
            <w:rPr>
              <w:noProof/>
              <w:webHidden/>
              <w:color w:val="0000FF"/>
              <w:u w:val="single"/>
            </w:rPr>
          </w:rPrChange>
        </w:rPr>
        <w:tab/>
      </w:r>
      <w:r w:rsidRPr="00066281">
        <w:rPr>
          <w:rFonts w:ascii="SimSun" w:hAnsi="SimSun"/>
          <w:noProof/>
          <w:webHidden/>
          <w:sz w:val="24"/>
          <w:szCs w:val="24"/>
          <w:rPrChange w:id="214" w:author="alling" w:date="2017-03-26T20:24:00Z">
            <w:rPr>
              <w:noProof/>
              <w:webHidden/>
              <w:color w:val="0000FF"/>
              <w:u w:val="single"/>
            </w:rPr>
          </w:rPrChange>
        </w:rPr>
        <w:fldChar w:fldCharType="begin"/>
      </w:r>
      <w:r w:rsidRPr="00066281">
        <w:rPr>
          <w:rFonts w:ascii="SimSun" w:hAnsi="SimSun"/>
          <w:noProof/>
          <w:webHidden/>
          <w:sz w:val="24"/>
          <w:szCs w:val="24"/>
          <w:rPrChange w:id="215" w:author="alling" w:date="2017-03-26T20:24:00Z">
            <w:rPr>
              <w:noProof/>
              <w:webHidden/>
              <w:color w:val="0000FF"/>
              <w:u w:val="single"/>
            </w:rPr>
          </w:rPrChange>
        </w:rPr>
        <w:instrText xml:space="preserve"> PAGEREF _Toc471381660 \h </w:instrText>
      </w:r>
      <w:r w:rsidRPr="00066281">
        <w:rPr>
          <w:rFonts w:ascii="SimSun" w:hAnsi="SimSun"/>
          <w:noProof/>
          <w:webHidden/>
          <w:sz w:val="24"/>
          <w:szCs w:val="24"/>
          <w:rPrChange w:id="216" w:author="alling" w:date="2017-03-26T20:24:00Z">
            <w:rPr>
              <w:rFonts w:ascii="SimSun" w:hAnsi="SimSun"/>
              <w:noProof/>
              <w:webHidden/>
              <w:sz w:val="24"/>
              <w:szCs w:val="24"/>
            </w:rPr>
          </w:rPrChange>
        </w:rPr>
      </w:r>
      <w:r w:rsidRPr="00066281">
        <w:rPr>
          <w:rFonts w:ascii="SimSun" w:hAnsi="SimSun"/>
          <w:noProof/>
          <w:webHidden/>
          <w:sz w:val="24"/>
          <w:szCs w:val="24"/>
          <w:rPrChange w:id="217" w:author="alling" w:date="2017-03-26T20:24:00Z">
            <w:rPr>
              <w:noProof/>
              <w:webHidden/>
              <w:color w:val="0000FF"/>
              <w:u w:val="single"/>
            </w:rPr>
          </w:rPrChange>
        </w:rPr>
        <w:fldChar w:fldCharType="separate"/>
      </w:r>
      <w:r w:rsidRPr="00066281">
        <w:rPr>
          <w:rFonts w:ascii="SimSun" w:hAnsi="SimSun"/>
          <w:noProof/>
          <w:webHidden/>
          <w:sz w:val="24"/>
          <w:szCs w:val="24"/>
          <w:rPrChange w:id="218" w:author="alling" w:date="2017-03-26T20:24:00Z">
            <w:rPr>
              <w:noProof/>
              <w:webHidden/>
              <w:color w:val="0000FF"/>
              <w:u w:val="single"/>
            </w:rPr>
          </w:rPrChange>
        </w:rPr>
        <w:t>4</w:t>
      </w:r>
      <w:r w:rsidRPr="00066281">
        <w:rPr>
          <w:rFonts w:ascii="SimSun" w:hAnsi="SimSun"/>
          <w:noProof/>
          <w:webHidden/>
          <w:sz w:val="24"/>
          <w:szCs w:val="24"/>
          <w:rPrChange w:id="219" w:author="alling" w:date="2017-03-26T20:24:00Z">
            <w:rPr>
              <w:noProof/>
              <w:webHidden/>
              <w:color w:val="0000FF"/>
              <w:u w:val="single"/>
            </w:rPr>
          </w:rPrChange>
        </w:rPr>
        <w:fldChar w:fldCharType="end"/>
      </w:r>
      <w:r w:rsidRPr="00066281">
        <w:rPr>
          <w:rFonts w:ascii="SimSun" w:hAnsi="SimSun"/>
          <w:noProof/>
          <w:sz w:val="24"/>
          <w:szCs w:val="24"/>
          <w:rPrChange w:id="220" w:author="alling" w:date="2017-03-26T20:24:00Z">
            <w:rPr>
              <w:noProof/>
              <w:color w:val="0000FF"/>
              <w:u w:val="single"/>
            </w:rPr>
          </w:rPrChange>
        </w:rPr>
        <w:fldChar w:fldCharType="end"/>
      </w:r>
    </w:p>
    <w:p w14:paraId="5C9605C3" w14:textId="77777777" w:rsidR="00EA00BA" w:rsidRPr="00B20276" w:rsidRDefault="00066281" w:rsidP="00410A0D">
      <w:pPr>
        <w:pStyle w:val="12"/>
        <w:rPr>
          <w:rFonts w:asciiTheme="minorHAnsi" w:eastAsiaTheme="minorEastAsia" w:hAnsiTheme="minorHAnsi" w:cstheme="minorBidi"/>
          <w:snapToGrid/>
          <w:sz w:val="22"/>
          <w:szCs w:val="22"/>
        </w:rPr>
      </w:pPr>
      <w:r w:rsidRPr="00B20276">
        <w:fldChar w:fldCharType="begin"/>
      </w:r>
      <w:r w:rsidRPr="00066281">
        <w:rPr>
          <w:rPrChange w:id="221" w:author="alling" w:date="2017-03-26T20:22:00Z">
            <w:rPr>
              <w:color w:val="0000FF"/>
              <w:u w:val="single"/>
            </w:rPr>
          </w:rPrChange>
        </w:rPr>
        <w:instrText>HYPERLINK \l "_Toc471381661"</w:instrText>
      </w:r>
      <w:r w:rsidRPr="00B20276">
        <w:fldChar w:fldCharType="separate"/>
      </w:r>
      <w:r w:rsidR="00EA00BA" w:rsidRPr="00B20276">
        <w:rPr>
          <w:rStyle w:val="aa"/>
          <w:b w:val="0"/>
          <w:u w:val="none"/>
        </w:rPr>
        <w:t xml:space="preserve">2 </w:t>
      </w:r>
      <w:r w:rsidR="00EA00BA" w:rsidRPr="00B20276">
        <w:rPr>
          <w:rStyle w:val="aa"/>
          <w:rFonts w:hint="eastAsia"/>
          <w:b w:val="0"/>
          <w:bCs/>
          <w:u w:val="none"/>
        </w:rPr>
        <w:t>嵌入式</w:t>
      </w:r>
      <w:r w:rsidR="00EA00BA" w:rsidRPr="00B20276">
        <w:rPr>
          <w:rStyle w:val="aa"/>
          <w:b w:val="0"/>
          <w:bCs/>
          <w:u w:val="none"/>
        </w:rPr>
        <w:t>Linux</w:t>
      </w:r>
      <w:r w:rsidR="00EA00BA" w:rsidRPr="00B20276">
        <w:rPr>
          <w:rStyle w:val="aa"/>
          <w:rFonts w:hint="eastAsia"/>
          <w:b w:val="0"/>
          <w:bCs/>
          <w:u w:val="none"/>
        </w:rPr>
        <w:t>系统电源管理技术分析</w:t>
      </w:r>
      <w:r w:rsidR="00EA00BA" w:rsidRPr="00B20276">
        <w:rPr>
          <w:webHidden/>
        </w:rPr>
        <w:tab/>
      </w:r>
      <w:r w:rsidRPr="00B20276">
        <w:rPr>
          <w:webHidden/>
        </w:rPr>
        <w:fldChar w:fldCharType="begin"/>
      </w:r>
      <w:r w:rsidRPr="00066281">
        <w:rPr>
          <w:webHidden/>
          <w:rPrChange w:id="222" w:author="alling" w:date="2017-03-26T20:22:00Z">
            <w:rPr>
              <w:webHidden/>
              <w:color w:val="0000FF"/>
              <w:u w:val="single"/>
            </w:rPr>
          </w:rPrChange>
        </w:rPr>
        <w:instrText xml:space="preserve"> PAGEREF _Toc471381661 \h </w:instrText>
      </w:r>
      <w:r w:rsidRPr="00B20276">
        <w:rPr>
          <w:webHidden/>
        </w:rPr>
      </w:r>
      <w:r w:rsidRPr="00B20276">
        <w:rPr>
          <w:webHidden/>
        </w:rPr>
        <w:fldChar w:fldCharType="separate"/>
      </w:r>
      <w:r w:rsidR="00B20276" w:rsidRPr="00B20276">
        <w:rPr>
          <w:webHidden/>
        </w:rPr>
        <w:t>5</w:t>
      </w:r>
      <w:r w:rsidRPr="00B20276">
        <w:rPr>
          <w:webHidden/>
        </w:rPr>
        <w:fldChar w:fldCharType="end"/>
      </w:r>
      <w:r w:rsidRPr="00B20276">
        <w:fldChar w:fldCharType="end"/>
      </w:r>
    </w:p>
    <w:p w14:paraId="0267F37E" w14:textId="77777777" w:rsidR="00EA00BA" w:rsidRPr="00DA412D" w:rsidRDefault="00066281">
      <w:pPr>
        <w:pStyle w:val="30"/>
        <w:tabs>
          <w:tab w:val="right" w:leader="dot" w:pos="9061"/>
        </w:tabs>
        <w:rPr>
          <w:rFonts w:ascii="SimSun" w:hAnsi="SimSun" w:cstheme="minorBidi"/>
          <w:noProof/>
          <w:snapToGrid/>
          <w:sz w:val="24"/>
          <w:szCs w:val="24"/>
          <w:rPrChange w:id="223" w:author="alling" w:date="2017-03-26T20:28: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224" w:author="alling" w:date="2017-03-26T20:28:00Z">
            <w:rPr>
              <w:noProof/>
              <w:color w:val="0000FF"/>
              <w:u w:val="single"/>
            </w:rPr>
          </w:rPrChange>
        </w:rPr>
        <w:fldChar w:fldCharType="begin"/>
      </w:r>
      <w:r w:rsidRPr="00066281">
        <w:rPr>
          <w:rFonts w:ascii="SimSun" w:hAnsi="SimSun"/>
          <w:noProof/>
          <w:sz w:val="24"/>
          <w:szCs w:val="24"/>
          <w:rPrChange w:id="225" w:author="alling" w:date="2017-03-26T20:28:00Z">
            <w:rPr>
              <w:noProof/>
              <w:color w:val="0000FF"/>
              <w:u w:val="single"/>
            </w:rPr>
          </w:rPrChange>
        </w:rPr>
        <w:instrText>HYPERLINK \l "_Toc471381662"</w:instrText>
      </w:r>
      <w:r w:rsidRPr="00066281">
        <w:rPr>
          <w:rFonts w:ascii="SimSun" w:hAnsi="SimSun"/>
          <w:noProof/>
          <w:sz w:val="24"/>
          <w:szCs w:val="24"/>
          <w:rPrChange w:id="226" w:author="alling" w:date="2017-03-26T20:28:00Z">
            <w:rPr>
              <w:noProof/>
              <w:color w:val="0000FF"/>
              <w:u w:val="single"/>
            </w:rPr>
          </w:rPrChange>
        </w:rPr>
        <w:fldChar w:fldCharType="separate"/>
      </w:r>
      <w:r w:rsidRPr="00066281">
        <w:rPr>
          <w:rStyle w:val="aa"/>
          <w:rFonts w:ascii="SimSun" w:hAnsi="SimSun"/>
          <w:b/>
          <w:noProof/>
          <w:sz w:val="24"/>
          <w:szCs w:val="24"/>
          <w:u w:val="none"/>
          <w:rPrChange w:id="227" w:author="alling" w:date="2017-03-26T20:28:00Z">
            <w:rPr>
              <w:rStyle w:val="aa"/>
              <w:rFonts w:ascii="SimHei" w:eastAsia="SimHei" w:hAnsi="SimSun"/>
              <w:b/>
              <w:noProof/>
            </w:rPr>
          </w:rPrChange>
        </w:rPr>
        <w:t>2.1</w:t>
      </w:r>
      <w:r w:rsidRPr="00066281">
        <w:rPr>
          <w:rStyle w:val="aa"/>
          <w:rFonts w:ascii="SimSun" w:hAnsi="SimSun"/>
          <w:noProof/>
          <w:sz w:val="24"/>
          <w:szCs w:val="24"/>
          <w:u w:val="none"/>
          <w:rPrChange w:id="228" w:author="alling" w:date="2017-03-26T20:28:00Z">
            <w:rPr>
              <w:rStyle w:val="aa"/>
              <w:rFonts w:ascii="SimHei" w:eastAsia="SimHei" w:hAnsi="SimSun"/>
              <w:noProof/>
            </w:rPr>
          </w:rPrChange>
        </w:rPr>
        <w:t xml:space="preserve"> </w:t>
      </w:r>
      <w:r w:rsidRPr="00066281">
        <w:rPr>
          <w:rStyle w:val="aa"/>
          <w:rFonts w:ascii="SimSun" w:hAnsi="SimSun" w:hint="eastAsia"/>
          <w:noProof/>
          <w:sz w:val="24"/>
          <w:szCs w:val="24"/>
          <w:u w:val="none"/>
          <w:rPrChange w:id="229" w:author="alling" w:date="2017-03-26T20:28:00Z">
            <w:rPr>
              <w:rStyle w:val="aa"/>
              <w:rFonts w:ascii="SimHei" w:eastAsia="SimHei" w:hAnsi="SimSun" w:hint="eastAsia"/>
              <w:noProof/>
            </w:rPr>
          </w:rPrChange>
        </w:rPr>
        <w:t>嵌入式</w:t>
      </w:r>
      <w:r w:rsidRPr="00066281">
        <w:rPr>
          <w:rStyle w:val="aa"/>
          <w:rFonts w:ascii="SimSun" w:hAnsi="SimSun"/>
          <w:noProof/>
          <w:sz w:val="24"/>
          <w:szCs w:val="24"/>
          <w:u w:val="none"/>
          <w:rPrChange w:id="230" w:author="alling" w:date="2017-03-26T20:28:00Z">
            <w:rPr>
              <w:rStyle w:val="aa"/>
              <w:rFonts w:ascii="SimHei" w:eastAsia="SimHei" w:hAnsi="SimSun"/>
              <w:noProof/>
            </w:rPr>
          </w:rPrChange>
        </w:rPr>
        <w:t>Linux</w:t>
      </w:r>
      <w:r w:rsidRPr="00066281">
        <w:rPr>
          <w:rStyle w:val="aa"/>
          <w:rFonts w:ascii="SimSun" w:hAnsi="SimSun" w:hint="eastAsia"/>
          <w:noProof/>
          <w:sz w:val="24"/>
          <w:szCs w:val="24"/>
          <w:u w:val="none"/>
          <w:rPrChange w:id="231" w:author="alling" w:date="2017-03-26T20:28:00Z">
            <w:rPr>
              <w:rStyle w:val="aa"/>
              <w:rFonts w:ascii="SimHei" w:eastAsia="SimHei" w:hAnsi="SimSun" w:hint="eastAsia"/>
              <w:noProof/>
            </w:rPr>
          </w:rPrChange>
        </w:rPr>
        <w:t>系统电源管理研究综述</w:t>
      </w:r>
      <w:r w:rsidRPr="00066281">
        <w:rPr>
          <w:rFonts w:ascii="SimSun" w:hAnsi="SimSun"/>
          <w:noProof/>
          <w:webHidden/>
          <w:sz w:val="24"/>
          <w:szCs w:val="24"/>
          <w:rPrChange w:id="232" w:author="alling" w:date="2017-03-26T20:28:00Z">
            <w:rPr>
              <w:noProof/>
              <w:webHidden/>
              <w:color w:val="0000FF"/>
              <w:u w:val="single"/>
            </w:rPr>
          </w:rPrChange>
        </w:rPr>
        <w:tab/>
      </w:r>
      <w:r w:rsidRPr="00066281">
        <w:rPr>
          <w:rFonts w:ascii="SimSun" w:hAnsi="SimSun"/>
          <w:noProof/>
          <w:webHidden/>
          <w:sz w:val="24"/>
          <w:szCs w:val="24"/>
          <w:rPrChange w:id="233" w:author="alling" w:date="2017-03-26T20:28:00Z">
            <w:rPr>
              <w:noProof/>
              <w:webHidden/>
              <w:color w:val="0000FF"/>
              <w:u w:val="single"/>
            </w:rPr>
          </w:rPrChange>
        </w:rPr>
        <w:fldChar w:fldCharType="begin"/>
      </w:r>
      <w:r w:rsidRPr="00066281">
        <w:rPr>
          <w:rFonts w:ascii="SimSun" w:hAnsi="SimSun"/>
          <w:noProof/>
          <w:webHidden/>
          <w:sz w:val="24"/>
          <w:szCs w:val="24"/>
          <w:rPrChange w:id="234" w:author="alling" w:date="2017-03-26T20:28:00Z">
            <w:rPr>
              <w:noProof/>
              <w:webHidden/>
              <w:color w:val="0000FF"/>
              <w:u w:val="single"/>
            </w:rPr>
          </w:rPrChange>
        </w:rPr>
        <w:instrText xml:space="preserve"> PAGEREF _Toc471381662 \h </w:instrText>
      </w:r>
      <w:r w:rsidRPr="00066281">
        <w:rPr>
          <w:rFonts w:ascii="SimSun" w:hAnsi="SimSun"/>
          <w:noProof/>
          <w:webHidden/>
          <w:sz w:val="24"/>
          <w:szCs w:val="24"/>
          <w:rPrChange w:id="235" w:author="alling" w:date="2017-03-26T20:28:00Z">
            <w:rPr>
              <w:rFonts w:ascii="SimSun" w:hAnsi="SimSun"/>
              <w:noProof/>
              <w:webHidden/>
              <w:sz w:val="24"/>
              <w:szCs w:val="24"/>
            </w:rPr>
          </w:rPrChange>
        </w:rPr>
      </w:r>
      <w:r w:rsidRPr="00066281">
        <w:rPr>
          <w:rFonts w:ascii="SimSun" w:hAnsi="SimSun"/>
          <w:noProof/>
          <w:webHidden/>
          <w:sz w:val="24"/>
          <w:szCs w:val="24"/>
          <w:rPrChange w:id="236" w:author="alling" w:date="2017-03-26T20:28:00Z">
            <w:rPr>
              <w:noProof/>
              <w:webHidden/>
              <w:color w:val="0000FF"/>
              <w:u w:val="single"/>
            </w:rPr>
          </w:rPrChange>
        </w:rPr>
        <w:fldChar w:fldCharType="separate"/>
      </w:r>
      <w:r w:rsidRPr="00066281">
        <w:rPr>
          <w:rFonts w:ascii="SimSun" w:hAnsi="SimSun"/>
          <w:noProof/>
          <w:webHidden/>
          <w:sz w:val="24"/>
          <w:szCs w:val="24"/>
          <w:rPrChange w:id="237" w:author="alling" w:date="2017-03-26T20:28:00Z">
            <w:rPr>
              <w:noProof/>
              <w:webHidden/>
              <w:color w:val="0000FF"/>
              <w:u w:val="single"/>
            </w:rPr>
          </w:rPrChange>
        </w:rPr>
        <w:t>5</w:t>
      </w:r>
      <w:r w:rsidRPr="00066281">
        <w:rPr>
          <w:rFonts w:ascii="SimSun" w:hAnsi="SimSun"/>
          <w:noProof/>
          <w:webHidden/>
          <w:sz w:val="24"/>
          <w:szCs w:val="24"/>
          <w:rPrChange w:id="238" w:author="alling" w:date="2017-03-26T20:28:00Z">
            <w:rPr>
              <w:noProof/>
              <w:webHidden/>
              <w:color w:val="0000FF"/>
              <w:u w:val="single"/>
            </w:rPr>
          </w:rPrChange>
        </w:rPr>
        <w:fldChar w:fldCharType="end"/>
      </w:r>
      <w:r w:rsidRPr="00066281">
        <w:rPr>
          <w:rFonts w:ascii="SimSun" w:hAnsi="SimSun"/>
          <w:noProof/>
          <w:sz w:val="24"/>
          <w:szCs w:val="24"/>
          <w:rPrChange w:id="239" w:author="alling" w:date="2017-03-26T20:28:00Z">
            <w:rPr>
              <w:noProof/>
              <w:color w:val="0000FF"/>
              <w:u w:val="single"/>
            </w:rPr>
          </w:rPrChange>
        </w:rPr>
        <w:fldChar w:fldCharType="end"/>
      </w:r>
    </w:p>
    <w:p w14:paraId="68F4E098" w14:textId="77777777" w:rsidR="004B0CF2" w:rsidRDefault="00066281">
      <w:pPr>
        <w:pStyle w:val="30"/>
        <w:tabs>
          <w:tab w:val="right" w:leader="dot" w:pos="9061"/>
        </w:tabs>
        <w:ind w:left="840"/>
        <w:rPr>
          <w:rFonts w:ascii="SimSun" w:hAnsi="SimSun" w:cstheme="minorBidi"/>
          <w:noProof/>
          <w:snapToGrid/>
          <w:sz w:val="24"/>
          <w:szCs w:val="24"/>
          <w:rPrChange w:id="240" w:author="alling" w:date="2017-03-26T20:28:00Z">
            <w:rPr>
              <w:rFonts w:asciiTheme="minorHAnsi" w:eastAsiaTheme="minorEastAsia" w:hAnsiTheme="minorHAnsi" w:cstheme="minorBidi"/>
              <w:noProof/>
              <w:snapToGrid/>
              <w:sz w:val="22"/>
              <w:szCs w:val="22"/>
            </w:rPr>
          </w:rPrChange>
        </w:rPr>
        <w:pPrChange w:id="241" w:author="alling" w:date="2017-03-26T20:28:00Z">
          <w:pPr>
            <w:pStyle w:val="30"/>
            <w:tabs>
              <w:tab w:val="right" w:leader="dot" w:pos="9061"/>
            </w:tabs>
          </w:pPr>
        </w:pPrChange>
      </w:pPr>
      <w:r w:rsidRPr="00066281">
        <w:rPr>
          <w:rFonts w:ascii="SimSun" w:hAnsi="SimSun"/>
          <w:noProof/>
          <w:sz w:val="24"/>
          <w:szCs w:val="24"/>
          <w:rPrChange w:id="242" w:author="alling" w:date="2017-03-26T20:28:00Z">
            <w:rPr>
              <w:noProof/>
              <w:color w:val="0000FF"/>
              <w:u w:val="single"/>
            </w:rPr>
          </w:rPrChange>
        </w:rPr>
        <w:fldChar w:fldCharType="begin"/>
      </w:r>
      <w:r w:rsidRPr="00066281">
        <w:rPr>
          <w:rFonts w:ascii="SimSun" w:hAnsi="SimSun"/>
          <w:noProof/>
          <w:sz w:val="24"/>
          <w:szCs w:val="24"/>
          <w:rPrChange w:id="243" w:author="alling" w:date="2017-03-26T20:28:00Z">
            <w:rPr>
              <w:noProof/>
              <w:color w:val="0000FF"/>
              <w:u w:val="single"/>
            </w:rPr>
          </w:rPrChange>
        </w:rPr>
        <w:instrText>HYPERLINK \l "_Toc471381663"</w:instrText>
      </w:r>
      <w:r w:rsidRPr="00066281">
        <w:rPr>
          <w:rFonts w:ascii="SimSun" w:hAnsi="SimSun"/>
          <w:noProof/>
          <w:sz w:val="24"/>
          <w:szCs w:val="24"/>
          <w:rPrChange w:id="244" w:author="alling" w:date="2017-03-26T20:28:00Z">
            <w:rPr>
              <w:noProof/>
              <w:color w:val="0000FF"/>
              <w:u w:val="single"/>
            </w:rPr>
          </w:rPrChange>
        </w:rPr>
        <w:fldChar w:fldCharType="separate"/>
      </w:r>
      <w:r w:rsidRPr="00066281">
        <w:rPr>
          <w:rStyle w:val="aa"/>
          <w:rFonts w:ascii="SimSun" w:hAnsi="SimSun"/>
          <w:b/>
          <w:noProof/>
          <w:sz w:val="24"/>
          <w:szCs w:val="24"/>
          <w:u w:val="none"/>
          <w:rPrChange w:id="245" w:author="alling" w:date="2017-03-26T20:28:00Z">
            <w:rPr>
              <w:rStyle w:val="aa"/>
              <w:rFonts w:ascii="SimHei" w:eastAsia="SimHei" w:hAnsi="SimSun"/>
              <w:b/>
              <w:noProof/>
            </w:rPr>
          </w:rPrChange>
        </w:rPr>
        <w:t>2.1.1</w:t>
      </w:r>
      <w:r w:rsidRPr="00066281">
        <w:rPr>
          <w:rStyle w:val="aa"/>
          <w:rFonts w:ascii="SimSun" w:hAnsi="SimSun"/>
          <w:noProof/>
          <w:sz w:val="24"/>
          <w:szCs w:val="24"/>
          <w:u w:val="none"/>
          <w:rPrChange w:id="246" w:author="alling" w:date="2017-03-26T20:28:00Z">
            <w:rPr>
              <w:rStyle w:val="aa"/>
              <w:rFonts w:ascii="SimHei" w:eastAsia="SimHei" w:hAnsi="SimSun"/>
              <w:noProof/>
            </w:rPr>
          </w:rPrChange>
        </w:rPr>
        <w:t xml:space="preserve"> </w:t>
      </w:r>
      <w:r w:rsidRPr="00066281">
        <w:rPr>
          <w:rStyle w:val="aa"/>
          <w:rFonts w:ascii="SimSun" w:hAnsi="SimSun" w:hint="eastAsia"/>
          <w:noProof/>
          <w:sz w:val="24"/>
          <w:szCs w:val="24"/>
          <w:u w:val="none"/>
          <w:rPrChange w:id="247" w:author="alling" w:date="2017-03-26T20:28:00Z">
            <w:rPr>
              <w:rStyle w:val="aa"/>
              <w:rFonts w:ascii="SimHei" w:eastAsia="SimHei" w:hAnsi="SimSun" w:hint="eastAsia"/>
              <w:noProof/>
            </w:rPr>
          </w:rPrChange>
        </w:rPr>
        <w:t>电源管理架构</w:t>
      </w:r>
      <w:r w:rsidRPr="00066281">
        <w:rPr>
          <w:rFonts w:ascii="SimSun" w:hAnsi="SimSun"/>
          <w:noProof/>
          <w:webHidden/>
          <w:sz w:val="24"/>
          <w:szCs w:val="24"/>
          <w:rPrChange w:id="248" w:author="alling" w:date="2017-03-26T20:28:00Z">
            <w:rPr>
              <w:noProof/>
              <w:webHidden/>
              <w:color w:val="0000FF"/>
              <w:u w:val="single"/>
            </w:rPr>
          </w:rPrChange>
        </w:rPr>
        <w:tab/>
      </w:r>
      <w:r w:rsidRPr="00066281">
        <w:rPr>
          <w:rFonts w:ascii="SimSun" w:hAnsi="SimSun"/>
          <w:noProof/>
          <w:webHidden/>
          <w:sz w:val="24"/>
          <w:szCs w:val="24"/>
          <w:rPrChange w:id="249" w:author="alling" w:date="2017-03-26T20:28:00Z">
            <w:rPr>
              <w:noProof/>
              <w:webHidden/>
              <w:color w:val="0000FF"/>
              <w:u w:val="single"/>
            </w:rPr>
          </w:rPrChange>
        </w:rPr>
        <w:fldChar w:fldCharType="begin"/>
      </w:r>
      <w:r w:rsidRPr="00066281">
        <w:rPr>
          <w:rFonts w:ascii="SimSun" w:hAnsi="SimSun"/>
          <w:noProof/>
          <w:webHidden/>
          <w:sz w:val="24"/>
          <w:szCs w:val="24"/>
          <w:rPrChange w:id="250" w:author="alling" w:date="2017-03-26T20:28:00Z">
            <w:rPr>
              <w:noProof/>
              <w:webHidden/>
              <w:color w:val="0000FF"/>
              <w:u w:val="single"/>
            </w:rPr>
          </w:rPrChange>
        </w:rPr>
        <w:instrText xml:space="preserve"> PAGEREF _Toc471381663 \h </w:instrText>
      </w:r>
      <w:r w:rsidRPr="00066281">
        <w:rPr>
          <w:rFonts w:ascii="SimSun" w:hAnsi="SimSun"/>
          <w:noProof/>
          <w:webHidden/>
          <w:sz w:val="24"/>
          <w:szCs w:val="24"/>
          <w:rPrChange w:id="251" w:author="alling" w:date="2017-03-26T20:28:00Z">
            <w:rPr>
              <w:rFonts w:ascii="SimSun" w:hAnsi="SimSun"/>
              <w:noProof/>
              <w:webHidden/>
              <w:sz w:val="24"/>
              <w:szCs w:val="24"/>
            </w:rPr>
          </w:rPrChange>
        </w:rPr>
      </w:r>
      <w:r w:rsidRPr="00066281">
        <w:rPr>
          <w:rFonts w:ascii="SimSun" w:hAnsi="SimSun"/>
          <w:noProof/>
          <w:webHidden/>
          <w:sz w:val="24"/>
          <w:szCs w:val="24"/>
          <w:rPrChange w:id="252" w:author="alling" w:date="2017-03-26T20:28:00Z">
            <w:rPr>
              <w:noProof/>
              <w:webHidden/>
              <w:color w:val="0000FF"/>
              <w:u w:val="single"/>
            </w:rPr>
          </w:rPrChange>
        </w:rPr>
        <w:fldChar w:fldCharType="separate"/>
      </w:r>
      <w:r w:rsidRPr="00066281">
        <w:rPr>
          <w:rFonts w:ascii="SimSun" w:hAnsi="SimSun"/>
          <w:noProof/>
          <w:webHidden/>
          <w:sz w:val="24"/>
          <w:szCs w:val="24"/>
          <w:rPrChange w:id="253" w:author="alling" w:date="2017-03-26T20:28:00Z">
            <w:rPr>
              <w:noProof/>
              <w:webHidden/>
              <w:color w:val="0000FF"/>
              <w:u w:val="single"/>
            </w:rPr>
          </w:rPrChange>
        </w:rPr>
        <w:t>5</w:t>
      </w:r>
      <w:r w:rsidRPr="00066281">
        <w:rPr>
          <w:rFonts w:ascii="SimSun" w:hAnsi="SimSun"/>
          <w:noProof/>
          <w:webHidden/>
          <w:sz w:val="24"/>
          <w:szCs w:val="24"/>
          <w:rPrChange w:id="254" w:author="alling" w:date="2017-03-26T20:28:00Z">
            <w:rPr>
              <w:noProof/>
              <w:webHidden/>
              <w:color w:val="0000FF"/>
              <w:u w:val="single"/>
            </w:rPr>
          </w:rPrChange>
        </w:rPr>
        <w:fldChar w:fldCharType="end"/>
      </w:r>
      <w:r w:rsidRPr="00066281">
        <w:rPr>
          <w:rFonts w:ascii="SimSun" w:hAnsi="SimSun"/>
          <w:noProof/>
          <w:sz w:val="24"/>
          <w:szCs w:val="24"/>
          <w:rPrChange w:id="255" w:author="alling" w:date="2017-03-26T20:28:00Z">
            <w:rPr>
              <w:noProof/>
              <w:color w:val="0000FF"/>
              <w:u w:val="single"/>
            </w:rPr>
          </w:rPrChange>
        </w:rPr>
        <w:fldChar w:fldCharType="end"/>
      </w:r>
    </w:p>
    <w:p w14:paraId="15590D6D" w14:textId="77777777" w:rsidR="004B0CF2" w:rsidRDefault="00066281">
      <w:pPr>
        <w:pStyle w:val="30"/>
        <w:tabs>
          <w:tab w:val="right" w:leader="dot" w:pos="9061"/>
        </w:tabs>
        <w:ind w:left="840"/>
        <w:rPr>
          <w:rFonts w:ascii="SimSun" w:hAnsi="SimSun" w:cstheme="minorBidi"/>
          <w:noProof/>
          <w:snapToGrid/>
          <w:sz w:val="24"/>
          <w:szCs w:val="24"/>
          <w:rPrChange w:id="256" w:author="alling" w:date="2017-03-26T20:28:00Z">
            <w:rPr>
              <w:rFonts w:asciiTheme="minorHAnsi" w:eastAsiaTheme="minorEastAsia" w:hAnsiTheme="minorHAnsi" w:cstheme="minorBidi"/>
              <w:noProof/>
              <w:snapToGrid/>
              <w:sz w:val="22"/>
              <w:szCs w:val="22"/>
            </w:rPr>
          </w:rPrChange>
        </w:rPr>
        <w:pPrChange w:id="257" w:author="alling" w:date="2017-03-26T20:28:00Z">
          <w:pPr>
            <w:pStyle w:val="30"/>
            <w:tabs>
              <w:tab w:val="right" w:leader="dot" w:pos="9061"/>
            </w:tabs>
          </w:pPr>
        </w:pPrChange>
      </w:pPr>
      <w:r w:rsidRPr="00066281">
        <w:rPr>
          <w:rFonts w:ascii="SimSun" w:hAnsi="SimSun"/>
          <w:noProof/>
          <w:sz w:val="24"/>
          <w:szCs w:val="24"/>
          <w:rPrChange w:id="258" w:author="alling" w:date="2017-03-26T20:28:00Z">
            <w:rPr>
              <w:noProof/>
              <w:color w:val="0000FF"/>
              <w:u w:val="single"/>
            </w:rPr>
          </w:rPrChange>
        </w:rPr>
        <w:fldChar w:fldCharType="begin"/>
      </w:r>
      <w:r w:rsidRPr="00066281">
        <w:rPr>
          <w:rFonts w:ascii="SimSun" w:hAnsi="SimSun"/>
          <w:noProof/>
          <w:sz w:val="24"/>
          <w:szCs w:val="24"/>
          <w:rPrChange w:id="259" w:author="alling" w:date="2017-03-26T20:28:00Z">
            <w:rPr>
              <w:noProof/>
              <w:color w:val="0000FF"/>
              <w:u w:val="single"/>
            </w:rPr>
          </w:rPrChange>
        </w:rPr>
        <w:instrText>HYPERLINK \l "_Toc471381664"</w:instrText>
      </w:r>
      <w:r w:rsidRPr="00066281">
        <w:rPr>
          <w:rFonts w:ascii="SimSun" w:hAnsi="SimSun"/>
          <w:noProof/>
          <w:sz w:val="24"/>
          <w:szCs w:val="24"/>
          <w:rPrChange w:id="260" w:author="alling" w:date="2017-03-26T20:28:00Z">
            <w:rPr>
              <w:noProof/>
              <w:color w:val="0000FF"/>
              <w:u w:val="single"/>
            </w:rPr>
          </w:rPrChange>
        </w:rPr>
        <w:fldChar w:fldCharType="separate"/>
      </w:r>
      <w:r w:rsidRPr="00066281">
        <w:rPr>
          <w:rStyle w:val="aa"/>
          <w:rFonts w:ascii="SimSun" w:hAnsi="SimSun"/>
          <w:b/>
          <w:noProof/>
          <w:sz w:val="24"/>
          <w:szCs w:val="24"/>
          <w:u w:val="none"/>
          <w:rPrChange w:id="261" w:author="alling" w:date="2017-03-26T20:28:00Z">
            <w:rPr>
              <w:rStyle w:val="aa"/>
              <w:rFonts w:ascii="SimHei" w:eastAsia="SimHei" w:hAnsi="SimHei"/>
              <w:b/>
              <w:noProof/>
            </w:rPr>
          </w:rPrChange>
        </w:rPr>
        <w:t>2.1.2</w:t>
      </w:r>
      <w:r w:rsidRPr="00066281">
        <w:rPr>
          <w:rStyle w:val="aa"/>
          <w:rFonts w:ascii="SimSun" w:hAnsi="SimSun"/>
          <w:noProof/>
          <w:sz w:val="24"/>
          <w:szCs w:val="24"/>
          <w:u w:val="none"/>
          <w:rPrChange w:id="262" w:author="alling" w:date="2017-03-26T20:28:00Z">
            <w:rPr>
              <w:rStyle w:val="aa"/>
              <w:rFonts w:ascii="SimHei" w:eastAsia="SimHei" w:hAnsi="SimHei"/>
              <w:noProof/>
            </w:rPr>
          </w:rPrChange>
        </w:rPr>
        <w:t xml:space="preserve"> </w:t>
      </w:r>
      <w:r w:rsidRPr="00066281">
        <w:rPr>
          <w:rStyle w:val="aa"/>
          <w:rFonts w:ascii="SimSun" w:hAnsi="SimSun" w:hint="eastAsia"/>
          <w:noProof/>
          <w:sz w:val="24"/>
          <w:szCs w:val="24"/>
          <w:u w:val="none"/>
          <w:rPrChange w:id="263" w:author="alling" w:date="2017-03-26T20:28:00Z">
            <w:rPr>
              <w:rStyle w:val="aa"/>
              <w:rFonts w:ascii="SimHei" w:eastAsia="SimHei" w:hAnsi="SimHei" w:hint="eastAsia"/>
              <w:noProof/>
            </w:rPr>
          </w:rPrChange>
        </w:rPr>
        <w:t>静态电源管理</w:t>
      </w:r>
      <w:r w:rsidRPr="00066281">
        <w:rPr>
          <w:rFonts w:ascii="SimSun" w:hAnsi="SimSun"/>
          <w:noProof/>
          <w:webHidden/>
          <w:sz w:val="24"/>
          <w:szCs w:val="24"/>
          <w:rPrChange w:id="264" w:author="alling" w:date="2017-03-26T20:28:00Z">
            <w:rPr>
              <w:noProof/>
              <w:webHidden/>
              <w:color w:val="0000FF"/>
              <w:u w:val="single"/>
            </w:rPr>
          </w:rPrChange>
        </w:rPr>
        <w:tab/>
      </w:r>
      <w:r w:rsidRPr="00066281">
        <w:rPr>
          <w:rFonts w:ascii="SimSun" w:hAnsi="SimSun"/>
          <w:noProof/>
          <w:webHidden/>
          <w:sz w:val="24"/>
          <w:szCs w:val="24"/>
          <w:rPrChange w:id="265" w:author="alling" w:date="2017-03-26T20:28:00Z">
            <w:rPr>
              <w:noProof/>
              <w:webHidden/>
              <w:color w:val="0000FF"/>
              <w:u w:val="single"/>
            </w:rPr>
          </w:rPrChange>
        </w:rPr>
        <w:fldChar w:fldCharType="begin"/>
      </w:r>
      <w:r w:rsidRPr="00066281">
        <w:rPr>
          <w:rFonts w:ascii="SimSun" w:hAnsi="SimSun"/>
          <w:noProof/>
          <w:webHidden/>
          <w:sz w:val="24"/>
          <w:szCs w:val="24"/>
          <w:rPrChange w:id="266" w:author="alling" w:date="2017-03-26T20:28:00Z">
            <w:rPr>
              <w:noProof/>
              <w:webHidden/>
              <w:color w:val="0000FF"/>
              <w:u w:val="single"/>
            </w:rPr>
          </w:rPrChange>
        </w:rPr>
        <w:instrText xml:space="preserve"> PAGEREF _Toc471381664 \h </w:instrText>
      </w:r>
      <w:r w:rsidRPr="00066281">
        <w:rPr>
          <w:rFonts w:ascii="SimSun" w:hAnsi="SimSun"/>
          <w:noProof/>
          <w:webHidden/>
          <w:sz w:val="24"/>
          <w:szCs w:val="24"/>
          <w:rPrChange w:id="267" w:author="alling" w:date="2017-03-26T20:28:00Z">
            <w:rPr>
              <w:rFonts w:ascii="SimSun" w:hAnsi="SimSun"/>
              <w:noProof/>
              <w:webHidden/>
              <w:sz w:val="24"/>
              <w:szCs w:val="24"/>
            </w:rPr>
          </w:rPrChange>
        </w:rPr>
      </w:r>
      <w:r w:rsidRPr="00066281">
        <w:rPr>
          <w:rFonts w:ascii="SimSun" w:hAnsi="SimSun"/>
          <w:noProof/>
          <w:webHidden/>
          <w:sz w:val="24"/>
          <w:szCs w:val="24"/>
          <w:rPrChange w:id="268" w:author="alling" w:date="2017-03-26T20:28:00Z">
            <w:rPr>
              <w:noProof/>
              <w:webHidden/>
              <w:color w:val="0000FF"/>
              <w:u w:val="single"/>
            </w:rPr>
          </w:rPrChange>
        </w:rPr>
        <w:fldChar w:fldCharType="separate"/>
      </w:r>
      <w:r w:rsidRPr="00066281">
        <w:rPr>
          <w:rFonts w:ascii="SimSun" w:hAnsi="SimSun"/>
          <w:noProof/>
          <w:webHidden/>
          <w:sz w:val="24"/>
          <w:szCs w:val="24"/>
          <w:rPrChange w:id="269" w:author="alling" w:date="2017-03-26T20:28:00Z">
            <w:rPr>
              <w:noProof/>
              <w:webHidden/>
              <w:color w:val="0000FF"/>
              <w:u w:val="single"/>
            </w:rPr>
          </w:rPrChange>
        </w:rPr>
        <w:t>7</w:t>
      </w:r>
      <w:r w:rsidRPr="00066281">
        <w:rPr>
          <w:rFonts w:ascii="SimSun" w:hAnsi="SimSun"/>
          <w:noProof/>
          <w:webHidden/>
          <w:sz w:val="24"/>
          <w:szCs w:val="24"/>
          <w:rPrChange w:id="270" w:author="alling" w:date="2017-03-26T20:28:00Z">
            <w:rPr>
              <w:noProof/>
              <w:webHidden/>
              <w:color w:val="0000FF"/>
              <w:u w:val="single"/>
            </w:rPr>
          </w:rPrChange>
        </w:rPr>
        <w:fldChar w:fldCharType="end"/>
      </w:r>
      <w:r w:rsidRPr="00066281">
        <w:rPr>
          <w:rFonts w:ascii="SimSun" w:hAnsi="SimSun"/>
          <w:noProof/>
          <w:sz w:val="24"/>
          <w:szCs w:val="24"/>
          <w:rPrChange w:id="271" w:author="alling" w:date="2017-03-26T20:28:00Z">
            <w:rPr>
              <w:noProof/>
              <w:color w:val="0000FF"/>
              <w:u w:val="single"/>
            </w:rPr>
          </w:rPrChange>
        </w:rPr>
        <w:fldChar w:fldCharType="end"/>
      </w:r>
    </w:p>
    <w:p w14:paraId="1464CFCA" w14:textId="77777777" w:rsidR="004B0CF2" w:rsidRDefault="00066281">
      <w:pPr>
        <w:pStyle w:val="30"/>
        <w:tabs>
          <w:tab w:val="right" w:leader="dot" w:pos="9061"/>
        </w:tabs>
        <w:ind w:left="840"/>
        <w:rPr>
          <w:rFonts w:ascii="SimSun" w:hAnsi="SimSun" w:cstheme="minorBidi"/>
          <w:noProof/>
          <w:snapToGrid/>
          <w:sz w:val="24"/>
          <w:szCs w:val="24"/>
          <w:rPrChange w:id="272" w:author="alling" w:date="2017-03-26T20:28:00Z">
            <w:rPr>
              <w:rFonts w:asciiTheme="minorHAnsi" w:eastAsiaTheme="minorEastAsia" w:hAnsiTheme="minorHAnsi" w:cstheme="minorBidi"/>
              <w:noProof/>
              <w:snapToGrid/>
              <w:sz w:val="22"/>
              <w:szCs w:val="22"/>
            </w:rPr>
          </w:rPrChange>
        </w:rPr>
        <w:pPrChange w:id="273" w:author="alling" w:date="2017-03-26T20:28:00Z">
          <w:pPr>
            <w:pStyle w:val="30"/>
            <w:tabs>
              <w:tab w:val="right" w:leader="dot" w:pos="9061"/>
            </w:tabs>
          </w:pPr>
        </w:pPrChange>
      </w:pPr>
      <w:r w:rsidRPr="00066281">
        <w:rPr>
          <w:rFonts w:ascii="SimSun" w:hAnsi="SimSun"/>
          <w:noProof/>
          <w:sz w:val="24"/>
          <w:szCs w:val="24"/>
          <w:rPrChange w:id="274" w:author="alling" w:date="2017-03-26T20:28:00Z">
            <w:rPr>
              <w:noProof/>
              <w:color w:val="0000FF"/>
              <w:u w:val="single"/>
            </w:rPr>
          </w:rPrChange>
        </w:rPr>
        <w:fldChar w:fldCharType="begin"/>
      </w:r>
      <w:r w:rsidRPr="00066281">
        <w:rPr>
          <w:rFonts w:ascii="SimSun" w:hAnsi="SimSun"/>
          <w:noProof/>
          <w:sz w:val="24"/>
          <w:szCs w:val="24"/>
          <w:rPrChange w:id="275" w:author="alling" w:date="2017-03-26T20:28:00Z">
            <w:rPr>
              <w:noProof/>
              <w:color w:val="0000FF"/>
              <w:u w:val="single"/>
            </w:rPr>
          </w:rPrChange>
        </w:rPr>
        <w:instrText>HYPERLINK \l "_Toc471381665"</w:instrText>
      </w:r>
      <w:r w:rsidRPr="00066281">
        <w:rPr>
          <w:rFonts w:ascii="SimSun" w:hAnsi="SimSun"/>
          <w:noProof/>
          <w:sz w:val="24"/>
          <w:szCs w:val="24"/>
          <w:rPrChange w:id="276" w:author="alling" w:date="2017-03-26T20:28:00Z">
            <w:rPr>
              <w:noProof/>
              <w:color w:val="0000FF"/>
              <w:u w:val="single"/>
            </w:rPr>
          </w:rPrChange>
        </w:rPr>
        <w:fldChar w:fldCharType="separate"/>
      </w:r>
      <w:r w:rsidRPr="00066281">
        <w:rPr>
          <w:rStyle w:val="aa"/>
          <w:rFonts w:ascii="SimSun" w:hAnsi="SimSun"/>
          <w:b/>
          <w:noProof/>
          <w:sz w:val="24"/>
          <w:szCs w:val="24"/>
          <w:u w:val="none"/>
          <w:rPrChange w:id="277" w:author="alling" w:date="2017-03-26T20:28:00Z">
            <w:rPr>
              <w:rStyle w:val="aa"/>
              <w:rFonts w:ascii="SimHei" w:eastAsia="SimHei" w:hAnsi="SimSun"/>
              <w:b/>
              <w:noProof/>
            </w:rPr>
          </w:rPrChange>
        </w:rPr>
        <w:t>2.1.3</w:t>
      </w:r>
      <w:r w:rsidRPr="00066281">
        <w:rPr>
          <w:rStyle w:val="aa"/>
          <w:rFonts w:ascii="SimSun" w:hAnsi="SimSun"/>
          <w:noProof/>
          <w:sz w:val="24"/>
          <w:szCs w:val="24"/>
          <w:u w:val="none"/>
          <w:rPrChange w:id="278" w:author="alling" w:date="2017-03-26T20:28:00Z">
            <w:rPr>
              <w:rStyle w:val="aa"/>
              <w:rFonts w:ascii="SimHei" w:eastAsia="SimHei" w:hAnsi="SimSun"/>
              <w:noProof/>
            </w:rPr>
          </w:rPrChange>
        </w:rPr>
        <w:t xml:space="preserve"> </w:t>
      </w:r>
      <w:r w:rsidRPr="00066281">
        <w:rPr>
          <w:rStyle w:val="aa"/>
          <w:rFonts w:ascii="SimSun" w:hAnsi="SimSun" w:hint="eastAsia"/>
          <w:noProof/>
          <w:sz w:val="24"/>
          <w:szCs w:val="24"/>
          <w:u w:val="none"/>
          <w:rPrChange w:id="279" w:author="alling" w:date="2017-03-26T20:28:00Z">
            <w:rPr>
              <w:rStyle w:val="aa"/>
              <w:rFonts w:ascii="SimHei" w:eastAsia="SimHei" w:hAnsi="SimSun" w:hint="eastAsia"/>
              <w:noProof/>
            </w:rPr>
          </w:rPrChange>
        </w:rPr>
        <w:t>动态电源管理</w:t>
      </w:r>
      <w:r w:rsidRPr="00066281">
        <w:rPr>
          <w:rFonts w:ascii="SimSun" w:hAnsi="SimSun"/>
          <w:noProof/>
          <w:webHidden/>
          <w:sz w:val="24"/>
          <w:szCs w:val="24"/>
          <w:rPrChange w:id="280" w:author="alling" w:date="2017-03-26T20:28:00Z">
            <w:rPr>
              <w:noProof/>
              <w:webHidden/>
              <w:color w:val="0000FF"/>
              <w:u w:val="single"/>
            </w:rPr>
          </w:rPrChange>
        </w:rPr>
        <w:tab/>
      </w:r>
      <w:r w:rsidRPr="00066281">
        <w:rPr>
          <w:rFonts w:ascii="SimSun" w:hAnsi="SimSun"/>
          <w:noProof/>
          <w:webHidden/>
          <w:sz w:val="24"/>
          <w:szCs w:val="24"/>
          <w:rPrChange w:id="281" w:author="alling" w:date="2017-03-26T20:28:00Z">
            <w:rPr>
              <w:noProof/>
              <w:webHidden/>
              <w:color w:val="0000FF"/>
              <w:u w:val="single"/>
            </w:rPr>
          </w:rPrChange>
        </w:rPr>
        <w:fldChar w:fldCharType="begin"/>
      </w:r>
      <w:r w:rsidRPr="00066281">
        <w:rPr>
          <w:rFonts w:ascii="SimSun" w:hAnsi="SimSun"/>
          <w:noProof/>
          <w:webHidden/>
          <w:sz w:val="24"/>
          <w:szCs w:val="24"/>
          <w:rPrChange w:id="282" w:author="alling" w:date="2017-03-26T20:28:00Z">
            <w:rPr>
              <w:noProof/>
              <w:webHidden/>
              <w:color w:val="0000FF"/>
              <w:u w:val="single"/>
            </w:rPr>
          </w:rPrChange>
        </w:rPr>
        <w:instrText xml:space="preserve"> PAGEREF _Toc471381665 \h </w:instrText>
      </w:r>
      <w:r w:rsidRPr="00066281">
        <w:rPr>
          <w:rFonts w:ascii="SimSun" w:hAnsi="SimSun"/>
          <w:noProof/>
          <w:webHidden/>
          <w:sz w:val="24"/>
          <w:szCs w:val="24"/>
          <w:rPrChange w:id="283" w:author="alling" w:date="2017-03-26T20:28:00Z">
            <w:rPr>
              <w:rFonts w:ascii="SimSun" w:hAnsi="SimSun"/>
              <w:noProof/>
              <w:webHidden/>
              <w:sz w:val="24"/>
              <w:szCs w:val="24"/>
            </w:rPr>
          </w:rPrChange>
        </w:rPr>
      </w:r>
      <w:r w:rsidRPr="00066281">
        <w:rPr>
          <w:rFonts w:ascii="SimSun" w:hAnsi="SimSun"/>
          <w:noProof/>
          <w:webHidden/>
          <w:sz w:val="24"/>
          <w:szCs w:val="24"/>
          <w:rPrChange w:id="284" w:author="alling" w:date="2017-03-26T20:28:00Z">
            <w:rPr>
              <w:noProof/>
              <w:webHidden/>
              <w:color w:val="0000FF"/>
              <w:u w:val="single"/>
            </w:rPr>
          </w:rPrChange>
        </w:rPr>
        <w:fldChar w:fldCharType="separate"/>
      </w:r>
      <w:r w:rsidRPr="00066281">
        <w:rPr>
          <w:rFonts w:ascii="SimSun" w:hAnsi="SimSun"/>
          <w:noProof/>
          <w:webHidden/>
          <w:sz w:val="24"/>
          <w:szCs w:val="24"/>
          <w:rPrChange w:id="285" w:author="alling" w:date="2017-03-26T20:28:00Z">
            <w:rPr>
              <w:noProof/>
              <w:webHidden/>
              <w:color w:val="0000FF"/>
              <w:u w:val="single"/>
            </w:rPr>
          </w:rPrChange>
        </w:rPr>
        <w:t>7</w:t>
      </w:r>
      <w:r w:rsidRPr="00066281">
        <w:rPr>
          <w:rFonts w:ascii="SimSun" w:hAnsi="SimSun"/>
          <w:noProof/>
          <w:webHidden/>
          <w:sz w:val="24"/>
          <w:szCs w:val="24"/>
          <w:rPrChange w:id="286" w:author="alling" w:date="2017-03-26T20:28:00Z">
            <w:rPr>
              <w:noProof/>
              <w:webHidden/>
              <w:color w:val="0000FF"/>
              <w:u w:val="single"/>
            </w:rPr>
          </w:rPrChange>
        </w:rPr>
        <w:fldChar w:fldCharType="end"/>
      </w:r>
      <w:r w:rsidRPr="00066281">
        <w:rPr>
          <w:rFonts w:ascii="SimSun" w:hAnsi="SimSun"/>
          <w:noProof/>
          <w:sz w:val="24"/>
          <w:szCs w:val="24"/>
          <w:rPrChange w:id="287" w:author="alling" w:date="2017-03-26T20:28:00Z">
            <w:rPr>
              <w:noProof/>
              <w:color w:val="0000FF"/>
              <w:u w:val="single"/>
            </w:rPr>
          </w:rPrChange>
        </w:rPr>
        <w:fldChar w:fldCharType="end"/>
      </w:r>
    </w:p>
    <w:p w14:paraId="7A842CE8" w14:textId="77777777" w:rsidR="00EA00BA" w:rsidRPr="00DA412D" w:rsidRDefault="00066281">
      <w:pPr>
        <w:pStyle w:val="30"/>
        <w:tabs>
          <w:tab w:val="right" w:leader="dot" w:pos="9061"/>
        </w:tabs>
        <w:rPr>
          <w:rFonts w:ascii="SimSun" w:hAnsi="SimSun" w:cstheme="minorBidi"/>
          <w:noProof/>
          <w:snapToGrid/>
          <w:sz w:val="24"/>
          <w:szCs w:val="24"/>
          <w:rPrChange w:id="288" w:author="alling" w:date="2017-03-26T20:28: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289" w:author="alling" w:date="2017-03-26T20:28:00Z">
            <w:rPr>
              <w:noProof/>
              <w:color w:val="0000FF"/>
              <w:u w:val="single"/>
            </w:rPr>
          </w:rPrChange>
        </w:rPr>
        <w:fldChar w:fldCharType="begin"/>
      </w:r>
      <w:r w:rsidRPr="00066281">
        <w:rPr>
          <w:rFonts w:ascii="SimSun" w:hAnsi="SimSun"/>
          <w:noProof/>
          <w:sz w:val="24"/>
          <w:szCs w:val="24"/>
          <w:rPrChange w:id="290" w:author="alling" w:date="2017-03-26T20:28:00Z">
            <w:rPr>
              <w:noProof/>
              <w:color w:val="0000FF"/>
              <w:u w:val="single"/>
            </w:rPr>
          </w:rPrChange>
        </w:rPr>
        <w:instrText>HYPERLINK \l "_Toc471381666"</w:instrText>
      </w:r>
      <w:r w:rsidRPr="00066281">
        <w:rPr>
          <w:rFonts w:ascii="SimSun" w:hAnsi="SimSun"/>
          <w:noProof/>
          <w:sz w:val="24"/>
          <w:szCs w:val="24"/>
          <w:rPrChange w:id="291" w:author="alling" w:date="2017-03-26T20:28:00Z">
            <w:rPr>
              <w:noProof/>
              <w:color w:val="0000FF"/>
              <w:u w:val="single"/>
            </w:rPr>
          </w:rPrChange>
        </w:rPr>
        <w:fldChar w:fldCharType="separate"/>
      </w:r>
      <w:r w:rsidRPr="00066281">
        <w:rPr>
          <w:rStyle w:val="aa"/>
          <w:rFonts w:ascii="SimSun" w:hAnsi="SimSun"/>
          <w:b/>
          <w:noProof/>
          <w:sz w:val="24"/>
          <w:szCs w:val="24"/>
          <w:u w:val="none"/>
          <w:rPrChange w:id="292" w:author="alling" w:date="2017-03-26T20:28:00Z">
            <w:rPr>
              <w:rStyle w:val="aa"/>
              <w:rFonts w:ascii="SimHei" w:eastAsia="SimHei" w:hAnsi="SimSun"/>
              <w:b/>
              <w:noProof/>
            </w:rPr>
          </w:rPrChange>
        </w:rPr>
        <w:t>2.2</w:t>
      </w:r>
      <w:r w:rsidRPr="00066281">
        <w:rPr>
          <w:rStyle w:val="aa"/>
          <w:rFonts w:ascii="SimSun" w:hAnsi="SimSun"/>
          <w:noProof/>
          <w:sz w:val="24"/>
          <w:szCs w:val="24"/>
          <w:u w:val="none"/>
          <w:rPrChange w:id="293" w:author="alling" w:date="2017-03-26T20:28:00Z">
            <w:rPr>
              <w:rStyle w:val="aa"/>
              <w:rFonts w:ascii="SimHei" w:eastAsia="SimHei" w:hAnsi="SimSun"/>
              <w:noProof/>
            </w:rPr>
          </w:rPrChange>
        </w:rPr>
        <w:t xml:space="preserve"> </w:t>
      </w:r>
      <w:r w:rsidRPr="00066281">
        <w:rPr>
          <w:rStyle w:val="aa"/>
          <w:rFonts w:ascii="SimSun" w:hAnsi="SimSun" w:hint="eastAsia"/>
          <w:noProof/>
          <w:sz w:val="24"/>
          <w:szCs w:val="24"/>
          <w:u w:val="none"/>
          <w:rPrChange w:id="294" w:author="alling" w:date="2017-03-26T20:28:00Z">
            <w:rPr>
              <w:rStyle w:val="aa"/>
              <w:rFonts w:ascii="SimHei" w:eastAsia="SimHei" w:hAnsi="SimSun" w:hint="eastAsia"/>
              <w:noProof/>
            </w:rPr>
          </w:rPrChange>
        </w:rPr>
        <w:t>嵌入式</w:t>
      </w:r>
      <w:r w:rsidRPr="00066281">
        <w:rPr>
          <w:rStyle w:val="aa"/>
          <w:rFonts w:ascii="SimSun" w:hAnsi="SimSun"/>
          <w:noProof/>
          <w:sz w:val="24"/>
          <w:szCs w:val="24"/>
          <w:u w:val="none"/>
          <w:rPrChange w:id="295" w:author="alling" w:date="2017-03-26T20:28:00Z">
            <w:rPr>
              <w:rStyle w:val="aa"/>
              <w:rFonts w:ascii="SimHei" w:eastAsia="SimHei" w:hAnsi="SimSun"/>
              <w:noProof/>
            </w:rPr>
          </w:rPrChange>
        </w:rPr>
        <w:t>Linux</w:t>
      </w:r>
      <w:r w:rsidRPr="00066281">
        <w:rPr>
          <w:rStyle w:val="aa"/>
          <w:rFonts w:ascii="SimSun" w:hAnsi="SimSun" w:hint="eastAsia"/>
          <w:noProof/>
          <w:sz w:val="24"/>
          <w:szCs w:val="24"/>
          <w:u w:val="none"/>
          <w:rPrChange w:id="296" w:author="alling" w:date="2017-03-26T20:28:00Z">
            <w:rPr>
              <w:rStyle w:val="aa"/>
              <w:rFonts w:ascii="SimHei" w:eastAsia="SimHei" w:hAnsi="SimSun" w:hint="eastAsia"/>
              <w:noProof/>
            </w:rPr>
          </w:rPrChange>
        </w:rPr>
        <w:t>系统电源管理的需求和存在问题</w:t>
      </w:r>
      <w:r w:rsidRPr="00066281">
        <w:rPr>
          <w:rFonts w:ascii="SimSun" w:hAnsi="SimSun"/>
          <w:noProof/>
          <w:webHidden/>
          <w:sz w:val="24"/>
          <w:szCs w:val="24"/>
          <w:rPrChange w:id="297" w:author="alling" w:date="2017-03-26T20:28:00Z">
            <w:rPr>
              <w:noProof/>
              <w:webHidden/>
              <w:color w:val="0000FF"/>
              <w:u w:val="single"/>
            </w:rPr>
          </w:rPrChange>
        </w:rPr>
        <w:tab/>
      </w:r>
      <w:r w:rsidRPr="00066281">
        <w:rPr>
          <w:rFonts w:ascii="SimSun" w:hAnsi="SimSun"/>
          <w:noProof/>
          <w:webHidden/>
          <w:sz w:val="24"/>
          <w:szCs w:val="24"/>
          <w:rPrChange w:id="298" w:author="alling" w:date="2017-03-26T20:28:00Z">
            <w:rPr>
              <w:noProof/>
              <w:webHidden/>
              <w:color w:val="0000FF"/>
              <w:u w:val="single"/>
            </w:rPr>
          </w:rPrChange>
        </w:rPr>
        <w:fldChar w:fldCharType="begin"/>
      </w:r>
      <w:r w:rsidRPr="00066281">
        <w:rPr>
          <w:rFonts w:ascii="SimSun" w:hAnsi="SimSun"/>
          <w:noProof/>
          <w:webHidden/>
          <w:sz w:val="24"/>
          <w:szCs w:val="24"/>
          <w:rPrChange w:id="299" w:author="alling" w:date="2017-03-26T20:28:00Z">
            <w:rPr>
              <w:noProof/>
              <w:webHidden/>
              <w:color w:val="0000FF"/>
              <w:u w:val="single"/>
            </w:rPr>
          </w:rPrChange>
        </w:rPr>
        <w:instrText xml:space="preserve"> PAGEREF _Toc471381666 \h </w:instrText>
      </w:r>
      <w:r w:rsidRPr="00066281">
        <w:rPr>
          <w:rFonts w:ascii="SimSun" w:hAnsi="SimSun"/>
          <w:noProof/>
          <w:webHidden/>
          <w:sz w:val="24"/>
          <w:szCs w:val="24"/>
          <w:rPrChange w:id="300" w:author="alling" w:date="2017-03-26T20:28:00Z">
            <w:rPr>
              <w:rFonts w:ascii="SimSun" w:hAnsi="SimSun"/>
              <w:noProof/>
              <w:webHidden/>
              <w:sz w:val="24"/>
              <w:szCs w:val="24"/>
            </w:rPr>
          </w:rPrChange>
        </w:rPr>
      </w:r>
      <w:r w:rsidRPr="00066281">
        <w:rPr>
          <w:rFonts w:ascii="SimSun" w:hAnsi="SimSun"/>
          <w:noProof/>
          <w:webHidden/>
          <w:sz w:val="24"/>
          <w:szCs w:val="24"/>
          <w:rPrChange w:id="301" w:author="alling" w:date="2017-03-26T20:28:00Z">
            <w:rPr>
              <w:noProof/>
              <w:webHidden/>
              <w:color w:val="0000FF"/>
              <w:u w:val="single"/>
            </w:rPr>
          </w:rPrChange>
        </w:rPr>
        <w:fldChar w:fldCharType="separate"/>
      </w:r>
      <w:r w:rsidRPr="00066281">
        <w:rPr>
          <w:rFonts w:ascii="SimSun" w:hAnsi="SimSun"/>
          <w:noProof/>
          <w:webHidden/>
          <w:sz w:val="24"/>
          <w:szCs w:val="24"/>
          <w:rPrChange w:id="302" w:author="alling" w:date="2017-03-26T20:28:00Z">
            <w:rPr>
              <w:noProof/>
              <w:webHidden/>
              <w:color w:val="0000FF"/>
              <w:u w:val="single"/>
            </w:rPr>
          </w:rPrChange>
        </w:rPr>
        <w:t>9</w:t>
      </w:r>
      <w:r w:rsidRPr="00066281">
        <w:rPr>
          <w:rFonts w:ascii="SimSun" w:hAnsi="SimSun"/>
          <w:noProof/>
          <w:webHidden/>
          <w:sz w:val="24"/>
          <w:szCs w:val="24"/>
          <w:rPrChange w:id="303" w:author="alling" w:date="2017-03-26T20:28:00Z">
            <w:rPr>
              <w:noProof/>
              <w:webHidden/>
              <w:color w:val="0000FF"/>
              <w:u w:val="single"/>
            </w:rPr>
          </w:rPrChange>
        </w:rPr>
        <w:fldChar w:fldCharType="end"/>
      </w:r>
      <w:r w:rsidRPr="00066281">
        <w:rPr>
          <w:rFonts w:ascii="SimSun" w:hAnsi="SimSun"/>
          <w:noProof/>
          <w:sz w:val="24"/>
          <w:szCs w:val="24"/>
          <w:rPrChange w:id="304" w:author="alling" w:date="2017-03-26T20:28:00Z">
            <w:rPr>
              <w:noProof/>
              <w:color w:val="0000FF"/>
              <w:u w:val="single"/>
            </w:rPr>
          </w:rPrChange>
        </w:rPr>
        <w:fldChar w:fldCharType="end"/>
      </w:r>
    </w:p>
    <w:p w14:paraId="3BBBA6C9" w14:textId="77777777" w:rsidR="004B0CF2" w:rsidRDefault="00066281">
      <w:pPr>
        <w:pStyle w:val="30"/>
        <w:tabs>
          <w:tab w:val="right" w:leader="dot" w:pos="9061"/>
        </w:tabs>
        <w:ind w:left="840"/>
        <w:rPr>
          <w:rFonts w:ascii="SimSun" w:hAnsi="SimSun" w:cstheme="minorBidi"/>
          <w:noProof/>
          <w:snapToGrid/>
          <w:sz w:val="24"/>
          <w:szCs w:val="24"/>
          <w:rPrChange w:id="305" w:author="alling" w:date="2017-03-26T20:28:00Z">
            <w:rPr>
              <w:rFonts w:asciiTheme="minorHAnsi" w:eastAsiaTheme="minorEastAsia" w:hAnsiTheme="minorHAnsi" w:cstheme="minorBidi"/>
              <w:noProof/>
              <w:snapToGrid/>
              <w:sz w:val="22"/>
              <w:szCs w:val="22"/>
            </w:rPr>
          </w:rPrChange>
        </w:rPr>
        <w:pPrChange w:id="306" w:author="alling" w:date="2017-03-26T20:29:00Z">
          <w:pPr>
            <w:pStyle w:val="30"/>
            <w:tabs>
              <w:tab w:val="right" w:leader="dot" w:pos="9061"/>
            </w:tabs>
          </w:pPr>
        </w:pPrChange>
      </w:pPr>
      <w:r w:rsidRPr="00066281">
        <w:rPr>
          <w:rFonts w:ascii="SimSun" w:hAnsi="SimSun"/>
          <w:noProof/>
          <w:sz w:val="24"/>
          <w:szCs w:val="24"/>
          <w:rPrChange w:id="307" w:author="alling" w:date="2017-03-26T20:28:00Z">
            <w:rPr>
              <w:noProof/>
              <w:color w:val="0000FF"/>
              <w:u w:val="single"/>
            </w:rPr>
          </w:rPrChange>
        </w:rPr>
        <w:fldChar w:fldCharType="begin"/>
      </w:r>
      <w:r w:rsidRPr="00066281">
        <w:rPr>
          <w:rFonts w:ascii="SimSun" w:hAnsi="SimSun"/>
          <w:noProof/>
          <w:sz w:val="24"/>
          <w:szCs w:val="24"/>
          <w:rPrChange w:id="308" w:author="alling" w:date="2017-03-26T20:28:00Z">
            <w:rPr>
              <w:noProof/>
              <w:color w:val="0000FF"/>
              <w:u w:val="single"/>
            </w:rPr>
          </w:rPrChange>
        </w:rPr>
        <w:instrText>HYPERLINK \l "_Toc471381667"</w:instrText>
      </w:r>
      <w:r w:rsidRPr="00066281">
        <w:rPr>
          <w:rFonts w:ascii="SimSun" w:hAnsi="SimSun"/>
          <w:noProof/>
          <w:sz w:val="24"/>
          <w:szCs w:val="24"/>
          <w:rPrChange w:id="309" w:author="alling" w:date="2017-03-26T20:28:00Z">
            <w:rPr>
              <w:noProof/>
              <w:color w:val="0000FF"/>
              <w:u w:val="single"/>
            </w:rPr>
          </w:rPrChange>
        </w:rPr>
        <w:fldChar w:fldCharType="separate"/>
      </w:r>
      <w:r w:rsidRPr="00066281">
        <w:rPr>
          <w:rStyle w:val="aa"/>
          <w:rFonts w:ascii="SimSun" w:hAnsi="SimSun"/>
          <w:b/>
          <w:noProof/>
          <w:sz w:val="24"/>
          <w:szCs w:val="24"/>
          <w:u w:val="none"/>
          <w:rPrChange w:id="310" w:author="alling" w:date="2017-03-26T20:28:00Z">
            <w:rPr>
              <w:rStyle w:val="aa"/>
              <w:rFonts w:ascii="SimHei" w:eastAsia="SimHei" w:hAnsi="SimSun"/>
              <w:b/>
              <w:noProof/>
            </w:rPr>
          </w:rPrChange>
        </w:rPr>
        <w:t>2.2.1</w:t>
      </w:r>
      <w:r w:rsidRPr="00066281">
        <w:rPr>
          <w:rStyle w:val="aa"/>
          <w:rFonts w:ascii="SimSun" w:hAnsi="SimSun"/>
          <w:noProof/>
          <w:sz w:val="24"/>
          <w:szCs w:val="24"/>
          <w:u w:val="none"/>
          <w:rPrChange w:id="311" w:author="alling" w:date="2017-03-26T20:28:00Z">
            <w:rPr>
              <w:rStyle w:val="aa"/>
              <w:rFonts w:ascii="SimHei" w:eastAsia="SimHei" w:hAnsi="SimSun"/>
              <w:noProof/>
            </w:rPr>
          </w:rPrChange>
        </w:rPr>
        <w:t xml:space="preserve"> </w:t>
      </w:r>
      <w:r w:rsidRPr="00066281">
        <w:rPr>
          <w:rStyle w:val="aa"/>
          <w:rFonts w:ascii="SimSun" w:hAnsi="SimSun" w:hint="eastAsia"/>
          <w:noProof/>
          <w:sz w:val="24"/>
          <w:szCs w:val="24"/>
          <w:u w:val="none"/>
          <w:rPrChange w:id="312" w:author="alling" w:date="2017-03-26T20:28:00Z">
            <w:rPr>
              <w:rStyle w:val="aa"/>
              <w:rFonts w:ascii="SimHei" w:eastAsia="SimHei" w:hAnsi="SimSun" w:hint="eastAsia"/>
              <w:noProof/>
            </w:rPr>
          </w:rPrChange>
        </w:rPr>
        <w:t>电源管理需求</w:t>
      </w:r>
      <w:r w:rsidRPr="00066281">
        <w:rPr>
          <w:rFonts w:ascii="SimSun" w:hAnsi="SimSun"/>
          <w:noProof/>
          <w:webHidden/>
          <w:sz w:val="24"/>
          <w:szCs w:val="24"/>
          <w:rPrChange w:id="313" w:author="alling" w:date="2017-03-26T20:28:00Z">
            <w:rPr>
              <w:noProof/>
              <w:webHidden/>
              <w:color w:val="0000FF"/>
              <w:u w:val="single"/>
            </w:rPr>
          </w:rPrChange>
        </w:rPr>
        <w:tab/>
      </w:r>
      <w:r w:rsidRPr="00066281">
        <w:rPr>
          <w:rFonts w:ascii="SimSun" w:hAnsi="SimSun"/>
          <w:noProof/>
          <w:webHidden/>
          <w:sz w:val="24"/>
          <w:szCs w:val="24"/>
          <w:rPrChange w:id="314" w:author="alling" w:date="2017-03-26T20:28:00Z">
            <w:rPr>
              <w:noProof/>
              <w:webHidden/>
              <w:color w:val="0000FF"/>
              <w:u w:val="single"/>
            </w:rPr>
          </w:rPrChange>
        </w:rPr>
        <w:fldChar w:fldCharType="begin"/>
      </w:r>
      <w:r w:rsidRPr="00066281">
        <w:rPr>
          <w:rFonts w:ascii="SimSun" w:hAnsi="SimSun"/>
          <w:noProof/>
          <w:webHidden/>
          <w:sz w:val="24"/>
          <w:szCs w:val="24"/>
          <w:rPrChange w:id="315" w:author="alling" w:date="2017-03-26T20:28:00Z">
            <w:rPr>
              <w:noProof/>
              <w:webHidden/>
              <w:color w:val="0000FF"/>
              <w:u w:val="single"/>
            </w:rPr>
          </w:rPrChange>
        </w:rPr>
        <w:instrText xml:space="preserve"> PAGEREF _Toc471381667 \h </w:instrText>
      </w:r>
      <w:r w:rsidRPr="00066281">
        <w:rPr>
          <w:rFonts w:ascii="SimSun" w:hAnsi="SimSun"/>
          <w:noProof/>
          <w:webHidden/>
          <w:sz w:val="24"/>
          <w:szCs w:val="24"/>
          <w:rPrChange w:id="316" w:author="alling" w:date="2017-03-26T20:28:00Z">
            <w:rPr>
              <w:rFonts w:ascii="SimSun" w:hAnsi="SimSun"/>
              <w:noProof/>
              <w:webHidden/>
              <w:sz w:val="24"/>
              <w:szCs w:val="24"/>
            </w:rPr>
          </w:rPrChange>
        </w:rPr>
      </w:r>
      <w:r w:rsidRPr="00066281">
        <w:rPr>
          <w:rFonts w:ascii="SimSun" w:hAnsi="SimSun"/>
          <w:noProof/>
          <w:webHidden/>
          <w:sz w:val="24"/>
          <w:szCs w:val="24"/>
          <w:rPrChange w:id="317" w:author="alling" w:date="2017-03-26T20:28:00Z">
            <w:rPr>
              <w:noProof/>
              <w:webHidden/>
              <w:color w:val="0000FF"/>
              <w:u w:val="single"/>
            </w:rPr>
          </w:rPrChange>
        </w:rPr>
        <w:fldChar w:fldCharType="separate"/>
      </w:r>
      <w:r w:rsidRPr="00066281">
        <w:rPr>
          <w:rFonts w:ascii="SimSun" w:hAnsi="SimSun"/>
          <w:noProof/>
          <w:webHidden/>
          <w:sz w:val="24"/>
          <w:szCs w:val="24"/>
          <w:rPrChange w:id="318" w:author="alling" w:date="2017-03-26T20:28:00Z">
            <w:rPr>
              <w:noProof/>
              <w:webHidden/>
              <w:color w:val="0000FF"/>
              <w:u w:val="single"/>
            </w:rPr>
          </w:rPrChange>
        </w:rPr>
        <w:t>9</w:t>
      </w:r>
      <w:r w:rsidRPr="00066281">
        <w:rPr>
          <w:rFonts w:ascii="SimSun" w:hAnsi="SimSun"/>
          <w:noProof/>
          <w:webHidden/>
          <w:sz w:val="24"/>
          <w:szCs w:val="24"/>
          <w:rPrChange w:id="319" w:author="alling" w:date="2017-03-26T20:28:00Z">
            <w:rPr>
              <w:noProof/>
              <w:webHidden/>
              <w:color w:val="0000FF"/>
              <w:u w:val="single"/>
            </w:rPr>
          </w:rPrChange>
        </w:rPr>
        <w:fldChar w:fldCharType="end"/>
      </w:r>
      <w:r w:rsidRPr="00066281">
        <w:rPr>
          <w:rFonts w:ascii="SimSun" w:hAnsi="SimSun"/>
          <w:noProof/>
          <w:sz w:val="24"/>
          <w:szCs w:val="24"/>
          <w:rPrChange w:id="320" w:author="alling" w:date="2017-03-26T20:28:00Z">
            <w:rPr>
              <w:noProof/>
              <w:color w:val="0000FF"/>
              <w:u w:val="single"/>
            </w:rPr>
          </w:rPrChange>
        </w:rPr>
        <w:fldChar w:fldCharType="end"/>
      </w:r>
    </w:p>
    <w:p w14:paraId="28FA3314" w14:textId="77777777" w:rsidR="004B0CF2" w:rsidRDefault="00066281">
      <w:pPr>
        <w:pStyle w:val="30"/>
        <w:tabs>
          <w:tab w:val="right" w:leader="dot" w:pos="9061"/>
        </w:tabs>
        <w:ind w:left="840"/>
        <w:rPr>
          <w:rFonts w:ascii="SimSun" w:hAnsi="SimSun" w:cstheme="minorBidi"/>
          <w:noProof/>
          <w:snapToGrid/>
          <w:sz w:val="24"/>
          <w:szCs w:val="24"/>
          <w:rPrChange w:id="321" w:author="alling" w:date="2017-03-26T20:28:00Z">
            <w:rPr>
              <w:rFonts w:asciiTheme="minorHAnsi" w:eastAsiaTheme="minorEastAsia" w:hAnsiTheme="minorHAnsi" w:cstheme="minorBidi"/>
              <w:noProof/>
              <w:snapToGrid/>
              <w:sz w:val="22"/>
              <w:szCs w:val="22"/>
            </w:rPr>
          </w:rPrChange>
        </w:rPr>
        <w:pPrChange w:id="322" w:author="alling" w:date="2017-03-26T20:29:00Z">
          <w:pPr>
            <w:pStyle w:val="30"/>
            <w:tabs>
              <w:tab w:val="right" w:leader="dot" w:pos="9061"/>
            </w:tabs>
          </w:pPr>
        </w:pPrChange>
      </w:pPr>
      <w:r w:rsidRPr="00066281">
        <w:rPr>
          <w:rFonts w:ascii="SimSun" w:hAnsi="SimSun"/>
          <w:noProof/>
          <w:sz w:val="24"/>
          <w:szCs w:val="24"/>
          <w:rPrChange w:id="323" w:author="alling" w:date="2017-03-26T20:28:00Z">
            <w:rPr>
              <w:noProof/>
              <w:color w:val="0000FF"/>
              <w:u w:val="single"/>
            </w:rPr>
          </w:rPrChange>
        </w:rPr>
        <w:fldChar w:fldCharType="begin"/>
      </w:r>
      <w:r w:rsidRPr="00066281">
        <w:rPr>
          <w:rFonts w:ascii="SimSun" w:hAnsi="SimSun"/>
          <w:noProof/>
          <w:sz w:val="24"/>
          <w:szCs w:val="24"/>
          <w:rPrChange w:id="324" w:author="alling" w:date="2017-03-26T20:28:00Z">
            <w:rPr>
              <w:noProof/>
              <w:color w:val="0000FF"/>
              <w:u w:val="single"/>
            </w:rPr>
          </w:rPrChange>
        </w:rPr>
        <w:instrText>HYPERLINK \l "_Toc471381668"</w:instrText>
      </w:r>
      <w:r w:rsidRPr="00066281">
        <w:rPr>
          <w:rFonts w:ascii="SimSun" w:hAnsi="SimSun"/>
          <w:noProof/>
          <w:sz w:val="24"/>
          <w:szCs w:val="24"/>
          <w:rPrChange w:id="325" w:author="alling" w:date="2017-03-26T20:28:00Z">
            <w:rPr>
              <w:noProof/>
              <w:color w:val="0000FF"/>
              <w:u w:val="single"/>
            </w:rPr>
          </w:rPrChange>
        </w:rPr>
        <w:fldChar w:fldCharType="separate"/>
      </w:r>
      <w:r w:rsidRPr="00066281">
        <w:rPr>
          <w:rStyle w:val="aa"/>
          <w:rFonts w:ascii="SimSun" w:hAnsi="SimSun"/>
          <w:b/>
          <w:noProof/>
          <w:sz w:val="24"/>
          <w:szCs w:val="24"/>
          <w:u w:val="none"/>
          <w:rPrChange w:id="326" w:author="alling" w:date="2017-03-26T20:28:00Z">
            <w:rPr>
              <w:rStyle w:val="aa"/>
              <w:rFonts w:ascii="SimHei" w:eastAsia="SimHei" w:hAnsi="SimSun"/>
              <w:b/>
              <w:noProof/>
            </w:rPr>
          </w:rPrChange>
        </w:rPr>
        <w:t>2.2.2</w:t>
      </w:r>
      <w:r w:rsidRPr="00066281">
        <w:rPr>
          <w:rStyle w:val="aa"/>
          <w:rFonts w:ascii="SimSun" w:hAnsi="SimSun"/>
          <w:noProof/>
          <w:sz w:val="24"/>
          <w:szCs w:val="24"/>
          <w:u w:val="none"/>
          <w:rPrChange w:id="327" w:author="alling" w:date="2017-03-26T20:28:00Z">
            <w:rPr>
              <w:rStyle w:val="aa"/>
              <w:rFonts w:ascii="SimHei" w:eastAsia="SimHei" w:hAnsi="SimSun"/>
              <w:noProof/>
            </w:rPr>
          </w:rPrChange>
        </w:rPr>
        <w:t xml:space="preserve"> </w:t>
      </w:r>
      <w:r w:rsidRPr="00066281">
        <w:rPr>
          <w:rStyle w:val="aa"/>
          <w:rFonts w:ascii="SimSun" w:hAnsi="SimSun" w:hint="eastAsia"/>
          <w:noProof/>
          <w:sz w:val="24"/>
          <w:szCs w:val="24"/>
          <w:u w:val="none"/>
          <w:rPrChange w:id="328" w:author="alling" w:date="2017-03-26T20:28:00Z">
            <w:rPr>
              <w:rStyle w:val="aa"/>
              <w:rFonts w:ascii="SimHei" w:eastAsia="SimHei" w:hAnsi="SimSun" w:hint="eastAsia"/>
              <w:noProof/>
            </w:rPr>
          </w:rPrChange>
        </w:rPr>
        <w:t>存在的问题</w:t>
      </w:r>
      <w:r w:rsidRPr="00066281">
        <w:rPr>
          <w:rFonts w:ascii="SimSun" w:hAnsi="SimSun"/>
          <w:noProof/>
          <w:webHidden/>
          <w:sz w:val="24"/>
          <w:szCs w:val="24"/>
          <w:rPrChange w:id="329" w:author="alling" w:date="2017-03-26T20:28:00Z">
            <w:rPr>
              <w:noProof/>
              <w:webHidden/>
              <w:color w:val="0000FF"/>
              <w:u w:val="single"/>
            </w:rPr>
          </w:rPrChange>
        </w:rPr>
        <w:tab/>
      </w:r>
      <w:r w:rsidRPr="00066281">
        <w:rPr>
          <w:rFonts w:ascii="SimSun" w:hAnsi="SimSun"/>
          <w:noProof/>
          <w:webHidden/>
          <w:sz w:val="24"/>
          <w:szCs w:val="24"/>
          <w:rPrChange w:id="330" w:author="alling" w:date="2017-03-26T20:28:00Z">
            <w:rPr>
              <w:noProof/>
              <w:webHidden/>
              <w:color w:val="0000FF"/>
              <w:u w:val="single"/>
            </w:rPr>
          </w:rPrChange>
        </w:rPr>
        <w:fldChar w:fldCharType="begin"/>
      </w:r>
      <w:r w:rsidRPr="00066281">
        <w:rPr>
          <w:rFonts w:ascii="SimSun" w:hAnsi="SimSun"/>
          <w:noProof/>
          <w:webHidden/>
          <w:sz w:val="24"/>
          <w:szCs w:val="24"/>
          <w:rPrChange w:id="331" w:author="alling" w:date="2017-03-26T20:28:00Z">
            <w:rPr>
              <w:noProof/>
              <w:webHidden/>
              <w:color w:val="0000FF"/>
              <w:u w:val="single"/>
            </w:rPr>
          </w:rPrChange>
        </w:rPr>
        <w:instrText xml:space="preserve"> PAGEREF _Toc471381668 \h </w:instrText>
      </w:r>
      <w:r w:rsidRPr="00066281">
        <w:rPr>
          <w:rFonts w:ascii="SimSun" w:hAnsi="SimSun"/>
          <w:noProof/>
          <w:webHidden/>
          <w:sz w:val="24"/>
          <w:szCs w:val="24"/>
          <w:rPrChange w:id="332" w:author="alling" w:date="2017-03-26T20:28:00Z">
            <w:rPr>
              <w:rFonts w:ascii="SimSun" w:hAnsi="SimSun"/>
              <w:noProof/>
              <w:webHidden/>
              <w:sz w:val="24"/>
              <w:szCs w:val="24"/>
            </w:rPr>
          </w:rPrChange>
        </w:rPr>
      </w:r>
      <w:r w:rsidRPr="00066281">
        <w:rPr>
          <w:rFonts w:ascii="SimSun" w:hAnsi="SimSun"/>
          <w:noProof/>
          <w:webHidden/>
          <w:sz w:val="24"/>
          <w:szCs w:val="24"/>
          <w:rPrChange w:id="333" w:author="alling" w:date="2017-03-26T20:28:00Z">
            <w:rPr>
              <w:noProof/>
              <w:webHidden/>
              <w:color w:val="0000FF"/>
              <w:u w:val="single"/>
            </w:rPr>
          </w:rPrChange>
        </w:rPr>
        <w:fldChar w:fldCharType="separate"/>
      </w:r>
      <w:r w:rsidRPr="00066281">
        <w:rPr>
          <w:rFonts w:ascii="SimSun" w:hAnsi="SimSun"/>
          <w:noProof/>
          <w:webHidden/>
          <w:sz w:val="24"/>
          <w:szCs w:val="24"/>
          <w:rPrChange w:id="334" w:author="alling" w:date="2017-03-26T20:28:00Z">
            <w:rPr>
              <w:noProof/>
              <w:webHidden/>
              <w:color w:val="0000FF"/>
              <w:u w:val="single"/>
            </w:rPr>
          </w:rPrChange>
        </w:rPr>
        <w:t>10</w:t>
      </w:r>
      <w:r w:rsidRPr="00066281">
        <w:rPr>
          <w:rFonts w:ascii="SimSun" w:hAnsi="SimSun"/>
          <w:noProof/>
          <w:webHidden/>
          <w:sz w:val="24"/>
          <w:szCs w:val="24"/>
          <w:rPrChange w:id="335" w:author="alling" w:date="2017-03-26T20:28:00Z">
            <w:rPr>
              <w:noProof/>
              <w:webHidden/>
              <w:color w:val="0000FF"/>
              <w:u w:val="single"/>
            </w:rPr>
          </w:rPrChange>
        </w:rPr>
        <w:fldChar w:fldCharType="end"/>
      </w:r>
      <w:r w:rsidRPr="00066281">
        <w:rPr>
          <w:rFonts w:ascii="SimSun" w:hAnsi="SimSun"/>
          <w:noProof/>
          <w:sz w:val="24"/>
          <w:szCs w:val="24"/>
          <w:rPrChange w:id="336" w:author="alling" w:date="2017-03-26T20:28:00Z">
            <w:rPr>
              <w:noProof/>
              <w:color w:val="0000FF"/>
              <w:u w:val="single"/>
            </w:rPr>
          </w:rPrChange>
        </w:rPr>
        <w:fldChar w:fldCharType="end"/>
      </w:r>
    </w:p>
    <w:p w14:paraId="218659BD" w14:textId="77777777" w:rsidR="00EA00BA" w:rsidRPr="00DA412D" w:rsidRDefault="00066281">
      <w:pPr>
        <w:pStyle w:val="30"/>
        <w:tabs>
          <w:tab w:val="right" w:leader="dot" w:pos="9061"/>
        </w:tabs>
        <w:rPr>
          <w:rFonts w:ascii="SimSun" w:hAnsi="SimSun" w:cstheme="minorBidi"/>
          <w:noProof/>
          <w:snapToGrid/>
          <w:sz w:val="24"/>
          <w:szCs w:val="24"/>
          <w:rPrChange w:id="337" w:author="alling" w:date="2017-03-26T20:28: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338" w:author="alling" w:date="2017-03-26T20:28:00Z">
            <w:rPr>
              <w:noProof/>
              <w:color w:val="0000FF"/>
              <w:u w:val="single"/>
            </w:rPr>
          </w:rPrChange>
        </w:rPr>
        <w:fldChar w:fldCharType="begin"/>
      </w:r>
      <w:r w:rsidRPr="00066281">
        <w:rPr>
          <w:rFonts w:ascii="SimSun" w:hAnsi="SimSun"/>
          <w:noProof/>
          <w:sz w:val="24"/>
          <w:szCs w:val="24"/>
          <w:rPrChange w:id="339" w:author="alling" w:date="2017-03-26T20:28:00Z">
            <w:rPr>
              <w:noProof/>
              <w:color w:val="0000FF"/>
              <w:u w:val="single"/>
            </w:rPr>
          </w:rPrChange>
        </w:rPr>
        <w:instrText>HYPERLINK \l "_Toc471381669"</w:instrText>
      </w:r>
      <w:r w:rsidRPr="00066281">
        <w:rPr>
          <w:rFonts w:ascii="SimSun" w:hAnsi="SimSun"/>
          <w:noProof/>
          <w:sz w:val="24"/>
          <w:szCs w:val="24"/>
          <w:rPrChange w:id="340" w:author="alling" w:date="2017-03-26T20:28:00Z">
            <w:rPr>
              <w:noProof/>
              <w:color w:val="0000FF"/>
              <w:u w:val="single"/>
            </w:rPr>
          </w:rPrChange>
        </w:rPr>
        <w:fldChar w:fldCharType="separate"/>
      </w:r>
      <w:r w:rsidRPr="00066281">
        <w:rPr>
          <w:rStyle w:val="aa"/>
          <w:rFonts w:ascii="SimSun" w:hAnsi="SimSun"/>
          <w:b/>
          <w:noProof/>
          <w:sz w:val="24"/>
          <w:szCs w:val="24"/>
          <w:u w:val="none"/>
          <w:rPrChange w:id="341" w:author="alling" w:date="2017-03-26T20:28:00Z">
            <w:rPr>
              <w:rStyle w:val="aa"/>
              <w:rFonts w:ascii="SimHei" w:eastAsia="SimHei" w:hAnsi="SimSun"/>
              <w:b/>
              <w:noProof/>
            </w:rPr>
          </w:rPrChange>
        </w:rPr>
        <w:t>2.3</w:t>
      </w:r>
      <w:r w:rsidRPr="00066281">
        <w:rPr>
          <w:rStyle w:val="aa"/>
          <w:rFonts w:ascii="SimSun" w:hAnsi="SimSun"/>
          <w:noProof/>
          <w:sz w:val="24"/>
          <w:szCs w:val="24"/>
          <w:u w:val="none"/>
          <w:rPrChange w:id="342" w:author="alling" w:date="2017-03-26T20:28:00Z">
            <w:rPr>
              <w:rStyle w:val="aa"/>
              <w:rFonts w:ascii="SimHei" w:eastAsia="SimHei" w:hAnsi="SimSun"/>
              <w:noProof/>
            </w:rPr>
          </w:rPrChange>
        </w:rPr>
        <w:t xml:space="preserve"> </w:t>
      </w:r>
      <w:r w:rsidRPr="00066281">
        <w:rPr>
          <w:rStyle w:val="aa"/>
          <w:rFonts w:ascii="SimSun" w:hAnsi="SimSun" w:hint="eastAsia"/>
          <w:noProof/>
          <w:sz w:val="24"/>
          <w:szCs w:val="24"/>
          <w:u w:val="none"/>
          <w:rPrChange w:id="343" w:author="alling" w:date="2017-03-26T20:28:00Z">
            <w:rPr>
              <w:rStyle w:val="aa"/>
              <w:rFonts w:ascii="SimHei" w:eastAsia="SimHei" w:hAnsi="SimSun" w:hint="eastAsia"/>
              <w:noProof/>
            </w:rPr>
          </w:rPrChange>
        </w:rPr>
        <w:t>本文的研究路线</w:t>
      </w:r>
      <w:r w:rsidRPr="00066281">
        <w:rPr>
          <w:rFonts w:ascii="SimSun" w:hAnsi="SimSun"/>
          <w:noProof/>
          <w:webHidden/>
          <w:sz w:val="24"/>
          <w:szCs w:val="24"/>
          <w:rPrChange w:id="344" w:author="alling" w:date="2017-03-26T20:28:00Z">
            <w:rPr>
              <w:noProof/>
              <w:webHidden/>
              <w:color w:val="0000FF"/>
              <w:u w:val="single"/>
            </w:rPr>
          </w:rPrChange>
        </w:rPr>
        <w:tab/>
      </w:r>
      <w:r w:rsidRPr="00066281">
        <w:rPr>
          <w:rFonts w:ascii="SimSun" w:hAnsi="SimSun"/>
          <w:noProof/>
          <w:webHidden/>
          <w:sz w:val="24"/>
          <w:szCs w:val="24"/>
          <w:rPrChange w:id="345" w:author="alling" w:date="2017-03-26T20:28:00Z">
            <w:rPr>
              <w:noProof/>
              <w:webHidden/>
              <w:color w:val="0000FF"/>
              <w:u w:val="single"/>
            </w:rPr>
          </w:rPrChange>
        </w:rPr>
        <w:fldChar w:fldCharType="begin"/>
      </w:r>
      <w:r w:rsidRPr="00066281">
        <w:rPr>
          <w:rFonts w:ascii="SimSun" w:hAnsi="SimSun"/>
          <w:noProof/>
          <w:webHidden/>
          <w:sz w:val="24"/>
          <w:szCs w:val="24"/>
          <w:rPrChange w:id="346" w:author="alling" w:date="2017-03-26T20:28:00Z">
            <w:rPr>
              <w:noProof/>
              <w:webHidden/>
              <w:color w:val="0000FF"/>
              <w:u w:val="single"/>
            </w:rPr>
          </w:rPrChange>
        </w:rPr>
        <w:instrText xml:space="preserve"> PAGEREF _Toc471381669 \h </w:instrText>
      </w:r>
      <w:r w:rsidRPr="00066281">
        <w:rPr>
          <w:rFonts w:ascii="SimSun" w:hAnsi="SimSun"/>
          <w:noProof/>
          <w:webHidden/>
          <w:sz w:val="24"/>
          <w:szCs w:val="24"/>
          <w:rPrChange w:id="347" w:author="alling" w:date="2017-03-26T20:28:00Z">
            <w:rPr>
              <w:rFonts w:ascii="SimSun" w:hAnsi="SimSun"/>
              <w:noProof/>
              <w:webHidden/>
              <w:sz w:val="24"/>
              <w:szCs w:val="24"/>
            </w:rPr>
          </w:rPrChange>
        </w:rPr>
      </w:r>
      <w:r w:rsidRPr="00066281">
        <w:rPr>
          <w:rFonts w:ascii="SimSun" w:hAnsi="SimSun"/>
          <w:noProof/>
          <w:webHidden/>
          <w:sz w:val="24"/>
          <w:szCs w:val="24"/>
          <w:rPrChange w:id="348" w:author="alling" w:date="2017-03-26T20:28:00Z">
            <w:rPr>
              <w:noProof/>
              <w:webHidden/>
              <w:color w:val="0000FF"/>
              <w:u w:val="single"/>
            </w:rPr>
          </w:rPrChange>
        </w:rPr>
        <w:fldChar w:fldCharType="separate"/>
      </w:r>
      <w:r w:rsidRPr="00066281">
        <w:rPr>
          <w:rFonts w:ascii="SimSun" w:hAnsi="SimSun"/>
          <w:noProof/>
          <w:webHidden/>
          <w:sz w:val="24"/>
          <w:szCs w:val="24"/>
          <w:rPrChange w:id="349" w:author="alling" w:date="2017-03-26T20:28:00Z">
            <w:rPr>
              <w:noProof/>
              <w:webHidden/>
              <w:color w:val="0000FF"/>
              <w:u w:val="single"/>
            </w:rPr>
          </w:rPrChange>
        </w:rPr>
        <w:t>12</w:t>
      </w:r>
      <w:r w:rsidRPr="00066281">
        <w:rPr>
          <w:rFonts w:ascii="SimSun" w:hAnsi="SimSun"/>
          <w:noProof/>
          <w:webHidden/>
          <w:sz w:val="24"/>
          <w:szCs w:val="24"/>
          <w:rPrChange w:id="350" w:author="alling" w:date="2017-03-26T20:28:00Z">
            <w:rPr>
              <w:noProof/>
              <w:webHidden/>
              <w:color w:val="0000FF"/>
              <w:u w:val="single"/>
            </w:rPr>
          </w:rPrChange>
        </w:rPr>
        <w:fldChar w:fldCharType="end"/>
      </w:r>
      <w:r w:rsidRPr="00066281">
        <w:rPr>
          <w:rFonts w:ascii="SimSun" w:hAnsi="SimSun"/>
          <w:noProof/>
          <w:sz w:val="24"/>
          <w:szCs w:val="24"/>
          <w:rPrChange w:id="351" w:author="alling" w:date="2017-03-26T20:28:00Z">
            <w:rPr>
              <w:noProof/>
              <w:color w:val="0000FF"/>
              <w:u w:val="single"/>
            </w:rPr>
          </w:rPrChange>
        </w:rPr>
        <w:fldChar w:fldCharType="end"/>
      </w:r>
    </w:p>
    <w:p w14:paraId="3A2D6879" w14:textId="77777777" w:rsidR="004B0CF2" w:rsidRDefault="00066281">
      <w:pPr>
        <w:pStyle w:val="30"/>
        <w:tabs>
          <w:tab w:val="right" w:leader="dot" w:pos="9061"/>
        </w:tabs>
        <w:ind w:left="840"/>
        <w:rPr>
          <w:rFonts w:ascii="SimSun" w:hAnsi="SimSun" w:cstheme="minorBidi"/>
          <w:noProof/>
          <w:snapToGrid/>
          <w:sz w:val="24"/>
          <w:szCs w:val="24"/>
          <w:rPrChange w:id="352" w:author="alling" w:date="2017-03-26T20:28:00Z">
            <w:rPr>
              <w:rFonts w:asciiTheme="minorHAnsi" w:eastAsiaTheme="minorEastAsia" w:hAnsiTheme="minorHAnsi" w:cstheme="minorBidi"/>
              <w:noProof/>
              <w:snapToGrid/>
              <w:sz w:val="22"/>
              <w:szCs w:val="22"/>
            </w:rPr>
          </w:rPrChange>
        </w:rPr>
        <w:pPrChange w:id="353" w:author="alling" w:date="2017-03-26T20:29:00Z">
          <w:pPr>
            <w:pStyle w:val="30"/>
            <w:tabs>
              <w:tab w:val="right" w:leader="dot" w:pos="9061"/>
            </w:tabs>
          </w:pPr>
        </w:pPrChange>
      </w:pPr>
      <w:r w:rsidRPr="00066281">
        <w:rPr>
          <w:rFonts w:ascii="SimSun" w:hAnsi="SimSun"/>
          <w:noProof/>
          <w:sz w:val="24"/>
          <w:szCs w:val="24"/>
          <w:rPrChange w:id="354" w:author="alling" w:date="2017-03-26T20:28:00Z">
            <w:rPr>
              <w:noProof/>
              <w:color w:val="0000FF"/>
              <w:u w:val="single"/>
            </w:rPr>
          </w:rPrChange>
        </w:rPr>
        <w:fldChar w:fldCharType="begin"/>
      </w:r>
      <w:r w:rsidRPr="00066281">
        <w:rPr>
          <w:rFonts w:ascii="SimSun" w:hAnsi="SimSun"/>
          <w:noProof/>
          <w:sz w:val="24"/>
          <w:szCs w:val="24"/>
          <w:rPrChange w:id="355" w:author="alling" w:date="2017-03-26T20:28:00Z">
            <w:rPr>
              <w:noProof/>
              <w:color w:val="0000FF"/>
              <w:u w:val="single"/>
            </w:rPr>
          </w:rPrChange>
        </w:rPr>
        <w:instrText>HYPERLINK \l "_Toc471381670"</w:instrText>
      </w:r>
      <w:r w:rsidRPr="00066281">
        <w:rPr>
          <w:rFonts w:ascii="SimSun" w:hAnsi="SimSun"/>
          <w:noProof/>
          <w:sz w:val="24"/>
          <w:szCs w:val="24"/>
          <w:rPrChange w:id="356" w:author="alling" w:date="2017-03-26T20:28:00Z">
            <w:rPr>
              <w:noProof/>
              <w:color w:val="0000FF"/>
              <w:u w:val="single"/>
            </w:rPr>
          </w:rPrChange>
        </w:rPr>
        <w:fldChar w:fldCharType="separate"/>
      </w:r>
      <w:r w:rsidRPr="00066281">
        <w:rPr>
          <w:rStyle w:val="aa"/>
          <w:rFonts w:ascii="SimSun" w:hAnsi="SimSun"/>
          <w:b/>
          <w:noProof/>
          <w:sz w:val="24"/>
          <w:szCs w:val="24"/>
          <w:u w:val="none"/>
          <w:rPrChange w:id="357" w:author="alling" w:date="2017-03-26T20:28:00Z">
            <w:rPr>
              <w:rStyle w:val="aa"/>
              <w:rFonts w:ascii="SimHei" w:eastAsia="SimHei" w:hAnsi="SimSun"/>
              <w:b/>
              <w:noProof/>
            </w:rPr>
          </w:rPrChange>
        </w:rPr>
        <w:t>2.3.1</w:t>
      </w:r>
      <w:r w:rsidRPr="00066281">
        <w:rPr>
          <w:rStyle w:val="aa"/>
          <w:rFonts w:ascii="SimSun" w:hAnsi="SimSun"/>
          <w:noProof/>
          <w:sz w:val="24"/>
          <w:szCs w:val="24"/>
          <w:u w:val="none"/>
          <w:rPrChange w:id="358" w:author="alling" w:date="2017-03-26T20:28:00Z">
            <w:rPr>
              <w:rStyle w:val="aa"/>
              <w:rFonts w:ascii="SimHei" w:eastAsia="SimHei" w:hAnsi="SimSun"/>
              <w:noProof/>
            </w:rPr>
          </w:rPrChange>
        </w:rPr>
        <w:t xml:space="preserve"> </w:t>
      </w:r>
      <w:r w:rsidRPr="00066281">
        <w:rPr>
          <w:rStyle w:val="aa"/>
          <w:rFonts w:ascii="SimSun" w:hAnsi="SimSun" w:hint="eastAsia"/>
          <w:noProof/>
          <w:sz w:val="24"/>
          <w:szCs w:val="24"/>
          <w:u w:val="none"/>
          <w:rPrChange w:id="359" w:author="alling" w:date="2017-03-26T20:28:00Z">
            <w:rPr>
              <w:rStyle w:val="aa"/>
              <w:rFonts w:ascii="SimHei" w:eastAsia="SimHei" w:hAnsi="SimSun" w:hint="eastAsia"/>
              <w:noProof/>
            </w:rPr>
          </w:rPrChange>
        </w:rPr>
        <w:t>有节能意识的调度器</w:t>
      </w:r>
      <w:r w:rsidRPr="00066281">
        <w:rPr>
          <w:rFonts w:ascii="SimSun" w:hAnsi="SimSun"/>
          <w:noProof/>
          <w:webHidden/>
          <w:sz w:val="24"/>
          <w:szCs w:val="24"/>
          <w:rPrChange w:id="360" w:author="alling" w:date="2017-03-26T20:28:00Z">
            <w:rPr>
              <w:noProof/>
              <w:webHidden/>
              <w:color w:val="0000FF"/>
              <w:u w:val="single"/>
            </w:rPr>
          </w:rPrChange>
        </w:rPr>
        <w:tab/>
      </w:r>
      <w:r w:rsidRPr="00066281">
        <w:rPr>
          <w:rFonts w:ascii="SimSun" w:hAnsi="SimSun"/>
          <w:noProof/>
          <w:webHidden/>
          <w:sz w:val="24"/>
          <w:szCs w:val="24"/>
          <w:rPrChange w:id="361" w:author="alling" w:date="2017-03-26T20:28:00Z">
            <w:rPr>
              <w:noProof/>
              <w:webHidden/>
              <w:color w:val="0000FF"/>
              <w:u w:val="single"/>
            </w:rPr>
          </w:rPrChange>
        </w:rPr>
        <w:fldChar w:fldCharType="begin"/>
      </w:r>
      <w:r w:rsidRPr="00066281">
        <w:rPr>
          <w:rFonts w:ascii="SimSun" w:hAnsi="SimSun"/>
          <w:noProof/>
          <w:webHidden/>
          <w:sz w:val="24"/>
          <w:szCs w:val="24"/>
          <w:rPrChange w:id="362" w:author="alling" w:date="2017-03-26T20:28:00Z">
            <w:rPr>
              <w:noProof/>
              <w:webHidden/>
              <w:color w:val="0000FF"/>
              <w:u w:val="single"/>
            </w:rPr>
          </w:rPrChange>
        </w:rPr>
        <w:instrText xml:space="preserve"> PAGEREF _Toc471381670 \h </w:instrText>
      </w:r>
      <w:r w:rsidRPr="00066281">
        <w:rPr>
          <w:rFonts w:ascii="SimSun" w:hAnsi="SimSun"/>
          <w:noProof/>
          <w:webHidden/>
          <w:sz w:val="24"/>
          <w:szCs w:val="24"/>
          <w:rPrChange w:id="363" w:author="alling" w:date="2017-03-26T20:28:00Z">
            <w:rPr>
              <w:rFonts w:ascii="SimSun" w:hAnsi="SimSun"/>
              <w:noProof/>
              <w:webHidden/>
              <w:sz w:val="24"/>
              <w:szCs w:val="24"/>
            </w:rPr>
          </w:rPrChange>
        </w:rPr>
      </w:r>
      <w:r w:rsidRPr="00066281">
        <w:rPr>
          <w:rFonts w:ascii="SimSun" w:hAnsi="SimSun"/>
          <w:noProof/>
          <w:webHidden/>
          <w:sz w:val="24"/>
          <w:szCs w:val="24"/>
          <w:rPrChange w:id="364" w:author="alling" w:date="2017-03-26T20:28:00Z">
            <w:rPr>
              <w:noProof/>
              <w:webHidden/>
              <w:color w:val="0000FF"/>
              <w:u w:val="single"/>
            </w:rPr>
          </w:rPrChange>
        </w:rPr>
        <w:fldChar w:fldCharType="separate"/>
      </w:r>
      <w:r w:rsidRPr="00066281">
        <w:rPr>
          <w:rFonts w:ascii="SimSun" w:hAnsi="SimSun"/>
          <w:noProof/>
          <w:webHidden/>
          <w:sz w:val="24"/>
          <w:szCs w:val="24"/>
          <w:rPrChange w:id="365" w:author="alling" w:date="2017-03-26T20:28:00Z">
            <w:rPr>
              <w:noProof/>
              <w:webHidden/>
              <w:color w:val="0000FF"/>
              <w:u w:val="single"/>
            </w:rPr>
          </w:rPrChange>
        </w:rPr>
        <w:t>12</w:t>
      </w:r>
      <w:r w:rsidRPr="00066281">
        <w:rPr>
          <w:rFonts w:ascii="SimSun" w:hAnsi="SimSun"/>
          <w:noProof/>
          <w:webHidden/>
          <w:sz w:val="24"/>
          <w:szCs w:val="24"/>
          <w:rPrChange w:id="366" w:author="alling" w:date="2017-03-26T20:28:00Z">
            <w:rPr>
              <w:noProof/>
              <w:webHidden/>
              <w:color w:val="0000FF"/>
              <w:u w:val="single"/>
            </w:rPr>
          </w:rPrChange>
        </w:rPr>
        <w:fldChar w:fldCharType="end"/>
      </w:r>
      <w:r w:rsidRPr="00066281">
        <w:rPr>
          <w:rFonts w:ascii="SimSun" w:hAnsi="SimSun"/>
          <w:noProof/>
          <w:sz w:val="24"/>
          <w:szCs w:val="24"/>
          <w:rPrChange w:id="367" w:author="alling" w:date="2017-03-26T20:28:00Z">
            <w:rPr>
              <w:noProof/>
              <w:color w:val="0000FF"/>
              <w:u w:val="single"/>
            </w:rPr>
          </w:rPrChange>
        </w:rPr>
        <w:fldChar w:fldCharType="end"/>
      </w:r>
    </w:p>
    <w:p w14:paraId="7B0DC85D" w14:textId="77777777" w:rsidR="004B0CF2" w:rsidRDefault="00066281">
      <w:pPr>
        <w:pStyle w:val="30"/>
        <w:tabs>
          <w:tab w:val="right" w:leader="dot" w:pos="9061"/>
        </w:tabs>
        <w:ind w:left="840"/>
        <w:rPr>
          <w:rFonts w:ascii="SimSun" w:hAnsi="SimSun" w:cstheme="minorBidi"/>
          <w:noProof/>
          <w:snapToGrid/>
          <w:sz w:val="24"/>
          <w:szCs w:val="24"/>
          <w:rPrChange w:id="368" w:author="alling" w:date="2017-03-26T20:28:00Z">
            <w:rPr>
              <w:rFonts w:asciiTheme="minorHAnsi" w:eastAsiaTheme="minorEastAsia" w:hAnsiTheme="minorHAnsi" w:cstheme="minorBidi"/>
              <w:noProof/>
              <w:snapToGrid/>
              <w:sz w:val="22"/>
              <w:szCs w:val="22"/>
            </w:rPr>
          </w:rPrChange>
        </w:rPr>
        <w:pPrChange w:id="369" w:author="alling" w:date="2017-03-26T20:29:00Z">
          <w:pPr>
            <w:pStyle w:val="30"/>
            <w:tabs>
              <w:tab w:val="right" w:leader="dot" w:pos="9061"/>
            </w:tabs>
          </w:pPr>
        </w:pPrChange>
      </w:pPr>
      <w:r w:rsidRPr="00066281">
        <w:rPr>
          <w:rFonts w:ascii="SimSun" w:hAnsi="SimSun"/>
          <w:noProof/>
          <w:sz w:val="24"/>
          <w:szCs w:val="24"/>
          <w:rPrChange w:id="370" w:author="alling" w:date="2017-03-26T20:28:00Z">
            <w:rPr>
              <w:noProof/>
              <w:color w:val="0000FF"/>
              <w:u w:val="single"/>
            </w:rPr>
          </w:rPrChange>
        </w:rPr>
        <w:fldChar w:fldCharType="begin"/>
      </w:r>
      <w:r w:rsidRPr="00066281">
        <w:rPr>
          <w:rFonts w:ascii="SimSun" w:hAnsi="SimSun"/>
          <w:noProof/>
          <w:sz w:val="24"/>
          <w:szCs w:val="24"/>
          <w:rPrChange w:id="371" w:author="alling" w:date="2017-03-26T20:28:00Z">
            <w:rPr>
              <w:noProof/>
              <w:color w:val="0000FF"/>
              <w:u w:val="single"/>
            </w:rPr>
          </w:rPrChange>
        </w:rPr>
        <w:instrText>HYPERLINK \l "_Toc471381671"</w:instrText>
      </w:r>
      <w:r w:rsidRPr="00066281">
        <w:rPr>
          <w:rFonts w:ascii="SimSun" w:hAnsi="SimSun"/>
          <w:noProof/>
          <w:sz w:val="24"/>
          <w:szCs w:val="24"/>
          <w:rPrChange w:id="372" w:author="alling" w:date="2017-03-26T20:28:00Z">
            <w:rPr>
              <w:noProof/>
              <w:color w:val="0000FF"/>
              <w:u w:val="single"/>
            </w:rPr>
          </w:rPrChange>
        </w:rPr>
        <w:fldChar w:fldCharType="separate"/>
      </w:r>
      <w:r w:rsidRPr="00066281">
        <w:rPr>
          <w:rStyle w:val="aa"/>
          <w:rFonts w:ascii="SimSun" w:hAnsi="SimSun"/>
          <w:b/>
          <w:noProof/>
          <w:sz w:val="24"/>
          <w:szCs w:val="24"/>
          <w:u w:val="none"/>
          <w:rPrChange w:id="373" w:author="alling" w:date="2017-03-26T20:28:00Z">
            <w:rPr>
              <w:rStyle w:val="aa"/>
              <w:rFonts w:ascii="SimHei" w:eastAsia="SimHei" w:hAnsi="SimSun"/>
              <w:b/>
              <w:noProof/>
            </w:rPr>
          </w:rPrChange>
        </w:rPr>
        <w:t>2.3.2</w:t>
      </w:r>
      <w:r w:rsidRPr="00066281">
        <w:rPr>
          <w:rStyle w:val="aa"/>
          <w:rFonts w:ascii="SimSun" w:hAnsi="SimSun"/>
          <w:noProof/>
          <w:sz w:val="24"/>
          <w:szCs w:val="24"/>
          <w:u w:val="none"/>
          <w:rPrChange w:id="374" w:author="alling" w:date="2017-03-26T20:28:00Z">
            <w:rPr>
              <w:rStyle w:val="aa"/>
              <w:rFonts w:ascii="SimHei" w:eastAsia="SimHei" w:hAnsi="SimSun"/>
              <w:noProof/>
            </w:rPr>
          </w:rPrChange>
        </w:rPr>
        <w:t xml:space="preserve"> </w:t>
      </w:r>
      <w:r w:rsidRPr="00066281">
        <w:rPr>
          <w:rStyle w:val="aa"/>
          <w:rFonts w:ascii="SimSun" w:hAnsi="SimSun" w:hint="eastAsia"/>
          <w:noProof/>
          <w:sz w:val="24"/>
          <w:szCs w:val="24"/>
          <w:u w:val="none"/>
          <w:rPrChange w:id="375" w:author="alling" w:date="2017-03-26T20:28:00Z">
            <w:rPr>
              <w:rStyle w:val="aa"/>
              <w:rFonts w:ascii="SimHei" w:eastAsia="SimHei" w:hAnsi="SimSun" w:hint="eastAsia"/>
              <w:noProof/>
            </w:rPr>
          </w:rPrChange>
        </w:rPr>
        <w:t>设备动态电源管理</w:t>
      </w:r>
      <w:r w:rsidRPr="00066281">
        <w:rPr>
          <w:rFonts w:ascii="SimSun" w:hAnsi="SimSun"/>
          <w:noProof/>
          <w:webHidden/>
          <w:sz w:val="24"/>
          <w:szCs w:val="24"/>
          <w:rPrChange w:id="376" w:author="alling" w:date="2017-03-26T20:28:00Z">
            <w:rPr>
              <w:noProof/>
              <w:webHidden/>
              <w:color w:val="0000FF"/>
              <w:u w:val="single"/>
            </w:rPr>
          </w:rPrChange>
        </w:rPr>
        <w:tab/>
      </w:r>
      <w:r w:rsidRPr="00066281">
        <w:rPr>
          <w:rFonts w:ascii="SimSun" w:hAnsi="SimSun"/>
          <w:noProof/>
          <w:webHidden/>
          <w:sz w:val="24"/>
          <w:szCs w:val="24"/>
          <w:rPrChange w:id="377" w:author="alling" w:date="2017-03-26T20:28:00Z">
            <w:rPr>
              <w:noProof/>
              <w:webHidden/>
              <w:color w:val="0000FF"/>
              <w:u w:val="single"/>
            </w:rPr>
          </w:rPrChange>
        </w:rPr>
        <w:fldChar w:fldCharType="begin"/>
      </w:r>
      <w:r w:rsidRPr="00066281">
        <w:rPr>
          <w:rFonts w:ascii="SimSun" w:hAnsi="SimSun"/>
          <w:noProof/>
          <w:webHidden/>
          <w:sz w:val="24"/>
          <w:szCs w:val="24"/>
          <w:rPrChange w:id="378" w:author="alling" w:date="2017-03-26T20:28:00Z">
            <w:rPr>
              <w:noProof/>
              <w:webHidden/>
              <w:color w:val="0000FF"/>
              <w:u w:val="single"/>
            </w:rPr>
          </w:rPrChange>
        </w:rPr>
        <w:instrText xml:space="preserve"> PAGEREF _Toc471381671 \h </w:instrText>
      </w:r>
      <w:r w:rsidRPr="00066281">
        <w:rPr>
          <w:rFonts w:ascii="SimSun" w:hAnsi="SimSun"/>
          <w:noProof/>
          <w:webHidden/>
          <w:sz w:val="24"/>
          <w:szCs w:val="24"/>
          <w:rPrChange w:id="379" w:author="alling" w:date="2017-03-26T20:28:00Z">
            <w:rPr>
              <w:rFonts w:ascii="SimSun" w:hAnsi="SimSun"/>
              <w:noProof/>
              <w:webHidden/>
              <w:sz w:val="24"/>
              <w:szCs w:val="24"/>
            </w:rPr>
          </w:rPrChange>
        </w:rPr>
      </w:r>
      <w:r w:rsidRPr="00066281">
        <w:rPr>
          <w:rFonts w:ascii="SimSun" w:hAnsi="SimSun"/>
          <w:noProof/>
          <w:webHidden/>
          <w:sz w:val="24"/>
          <w:szCs w:val="24"/>
          <w:rPrChange w:id="380" w:author="alling" w:date="2017-03-26T20:28:00Z">
            <w:rPr>
              <w:noProof/>
              <w:webHidden/>
              <w:color w:val="0000FF"/>
              <w:u w:val="single"/>
            </w:rPr>
          </w:rPrChange>
        </w:rPr>
        <w:fldChar w:fldCharType="separate"/>
      </w:r>
      <w:r w:rsidRPr="00066281">
        <w:rPr>
          <w:rFonts w:ascii="SimSun" w:hAnsi="SimSun"/>
          <w:noProof/>
          <w:webHidden/>
          <w:sz w:val="24"/>
          <w:szCs w:val="24"/>
          <w:rPrChange w:id="381" w:author="alling" w:date="2017-03-26T20:28:00Z">
            <w:rPr>
              <w:noProof/>
              <w:webHidden/>
              <w:color w:val="0000FF"/>
              <w:u w:val="single"/>
            </w:rPr>
          </w:rPrChange>
        </w:rPr>
        <w:t>12</w:t>
      </w:r>
      <w:r w:rsidRPr="00066281">
        <w:rPr>
          <w:rFonts w:ascii="SimSun" w:hAnsi="SimSun"/>
          <w:noProof/>
          <w:webHidden/>
          <w:sz w:val="24"/>
          <w:szCs w:val="24"/>
          <w:rPrChange w:id="382" w:author="alling" w:date="2017-03-26T20:28:00Z">
            <w:rPr>
              <w:noProof/>
              <w:webHidden/>
              <w:color w:val="0000FF"/>
              <w:u w:val="single"/>
            </w:rPr>
          </w:rPrChange>
        </w:rPr>
        <w:fldChar w:fldCharType="end"/>
      </w:r>
      <w:r w:rsidRPr="00066281">
        <w:rPr>
          <w:rFonts w:ascii="SimSun" w:hAnsi="SimSun"/>
          <w:noProof/>
          <w:sz w:val="24"/>
          <w:szCs w:val="24"/>
          <w:rPrChange w:id="383" w:author="alling" w:date="2017-03-26T20:28:00Z">
            <w:rPr>
              <w:noProof/>
              <w:color w:val="0000FF"/>
              <w:u w:val="single"/>
            </w:rPr>
          </w:rPrChange>
        </w:rPr>
        <w:fldChar w:fldCharType="end"/>
      </w:r>
    </w:p>
    <w:p w14:paraId="5ACC92E4" w14:textId="77777777" w:rsidR="00EA00BA" w:rsidRPr="00DA412D" w:rsidRDefault="00066281">
      <w:pPr>
        <w:pStyle w:val="30"/>
        <w:tabs>
          <w:tab w:val="right" w:leader="dot" w:pos="9061"/>
        </w:tabs>
        <w:rPr>
          <w:rFonts w:ascii="SimSun" w:hAnsi="SimSun" w:cstheme="minorBidi"/>
          <w:noProof/>
          <w:snapToGrid/>
          <w:sz w:val="24"/>
          <w:szCs w:val="24"/>
          <w:rPrChange w:id="384" w:author="alling" w:date="2017-03-26T20:28: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385" w:author="alling" w:date="2017-03-26T20:28:00Z">
            <w:rPr>
              <w:noProof/>
              <w:color w:val="0000FF"/>
              <w:u w:val="single"/>
            </w:rPr>
          </w:rPrChange>
        </w:rPr>
        <w:fldChar w:fldCharType="begin"/>
      </w:r>
      <w:r w:rsidRPr="00066281">
        <w:rPr>
          <w:rFonts w:ascii="SimSun" w:hAnsi="SimSun"/>
          <w:noProof/>
          <w:sz w:val="24"/>
          <w:szCs w:val="24"/>
          <w:rPrChange w:id="386" w:author="alling" w:date="2017-03-26T20:28:00Z">
            <w:rPr>
              <w:noProof/>
              <w:color w:val="0000FF"/>
              <w:u w:val="single"/>
            </w:rPr>
          </w:rPrChange>
        </w:rPr>
        <w:instrText>HYPERLINK \l "_Toc471381672"</w:instrText>
      </w:r>
      <w:r w:rsidRPr="00066281">
        <w:rPr>
          <w:rFonts w:ascii="SimSun" w:hAnsi="SimSun"/>
          <w:noProof/>
          <w:sz w:val="24"/>
          <w:szCs w:val="24"/>
          <w:rPrChange w:id="387" w:author="alling" w:date="2017-03-26T20:28:00Z">
            <w:rPr>
              <w:noProof/>
              <w:color w:val="0000FF"/>
              <w:u w:val="single"/>
            </w:rPr>
          </w:rPrChange>
        </w:rPr>
        <w:fldChar w:fldCharType="separate"/>
      </w:r>
      <w:r w:rsidRPr="00066281">
        <w:rPr>
          <w:rStyle w:val="aa"/>
          <w:rFonts w:ascii="SimSun" w:hAnsi="SimSun"/>
          <w:b/>
          <w:noProof/>
          <w:sz w:val="24"/>
          <w:szCs w:val="24"/>
          <w:u w:val="none"/>
          <w:rPrChange w:id="388" w:author="alling" w:date="2017-03-26T20:28:00Z">
            <w:rPr>
              <w:rStyle w:val="aa"/>
              <w:rFonts w:ascii="SimHei" w:eastAsia="SimHei" w:hAnsi="SimSun"/>
              <w:b/>
              <w:noProof/>
            </w:rPr>
          </w:rPrChange>
        </w:rPr>
        <w:t>2.4</w:t>
      </w:r>
      <w:r w:rsidRPr="00066281">
        <w:rPr>
          <w:rStyle w:val="aa"/>
          <w:rFonts w:ascii="SimSun" w:hAnsi="SimSun"/>
          <w:noProof/>
          <w:sz w:val="24"/>
          <w:szCs w:val="24"/>
          <w:u w:val="none"/>
          <w:rPrChange w:id="389" w:author="alling" w:date="2017-03-26T20:28:00Z">
            <w:rPr>
              <w:rStyle w:val="aa"/>
              <w:rFonts w:ascii="SimHei" w:eastAsia="SimHei" w:hAnsi="SimSun"/>
              <w:noProof/>
            </w:rPr>
          </w:rPrChange>
        </w:rPr>
        <w:t xml:space="preserve"> </w:t>
      </w:r>
      <w:r w:rsidRPr="00066281">
        <w:rPr>
          <w:rStyle w:val="aa"/>
          <w:rFonts w:ascii="SimSun" w:hAnsi="SimSun" w:hint="eastAsia"/>
          <w:noProof/>
          <w:sz w:val="24"/>
          <w:szCs w:val="24"/>
          <w:u w:val="none"/>
          <w:rPrChange w:id="390" w:author="alling" w:date="2017-03-26T20:28:00Z">
            <w:rPr>
              <w:rStyle w:val="aa"/>
              <w:rFonts w:ascii="SimHei" w:eastAsia="SimHei" w:hAnsi="SimSun" w:hint="eastAsia"/>
              <w:noProof/>
            </w:rPr>
          </w:rPrChange>
        </w:rPr>
        <w:t>本章小结</w:t>
      </w:r>
      <w:r w:rsidRPr="00066281">
        <w:rPr>
          <w:rFonts w:ascii="SimSun" w:hAnsi="SimSun"/>
          <w:noProof/>
          <w:webHidden/>
          <w:sz w:val="24"/>
          <w:szCs w:val="24"/>
          <w:rPrChange w:id="391" w:author="alling" w:date="2017-03-26T20:28:00Z">
            <w:rPr>
              <w:noProof/>
              <w:webHidden/>
              <w:color w:val="0000FF"/>
              <w:u w:val="single"/>
            </w:rPr>
          </w:rPrChange>
        </w:rPr>
        <w:tab/>
      </w:r>
      <w:r w:rsidRPr="00066281">
        <w:rPr>
          <w:rFonts w:ascii="SimSun" w:hAnsi="SimSun"/>
          <w:noProof/>
          <w:webHidden/>
          <w:sz w:val="24"/>
          <w:szCs w:val="24"/>
          <w:rPrChange w:id="392" w:author="alling" w:date="2017-03-26T20:28:00Z">
            <w:rPr>
              <w:noProof/>
              <w:webHidden/>
              <w:color w:val="0000FF"/>
              <w:u w:val="single"/>
            </w:rPr>
          </w:rPrChange>
        </w:rPr>
        <w:fldChar w:fldCharType="begin"/>
      </w:r>
      <w:r w:rsidRPr="00066281">
        <w:rPr>
          <w:rFonts w:ascii="SimSun" w:hAnsi="SimSun"/>
          <w:noProof/>
          <w:webHidden/>
          <w:sz w:val="24"/>
          <w:szCs w:val="24"/>
          <w:rPrChange w:id="393" w:author="alling" w:date="2017-03-26T20:28:00Z">
            <w:rPr>
              <w:noProof/>
              <w:webHidden/>
              <w:color w:val="0000FF"/>
              <w:u w:val="single"/>
            </w:rPr>
          </w:rPrChange>
        </w:rPr>
        <w:instrText xml:space="preserve"> PAGEREF _Toc471381672 \h </w:instrText>
      </w:r>
      <w:r w:rsidRPr="00066281">
        <w:rPr>
          <w:rFonts w:ascii="SimSun" w:hAnsi="SimSun"/>
          <w:noProof/>
          <w:webHidden/>
          <w:sz w:val="24"/>
          <w:szCs w:val="24"/>
          <w:rPrChange w:id="394" w:author="alling" w:date="2017-03-26T20:28:00Z">
            <w:rPr>
              <w:rFonts w:ascii="SimSun" w:hAnsi="SimSun"/>
              <w:noProof/>
              <w:webHidden/>
              <w:sz w:val="24"/>
              <w:szCs w:val="24"/>
            </w:rPr>
          </w:rPrChange>
        </w:rPr>
      </w:r>
      <w:r w:rsidRPr="00066281">
        <w:rPr>
          <w:rFonts w:ascii="SimSun" w:hAnsi="SimSun"/>
          <w:noProof/>
          <w:webHidden/>
          <w:sz w:val="24"/>
          <w:szCs w:val="24"/>
          <w:rPrChange w:id="395" w:author="alling" w:date="2017-03-26T20:28:00Z">
            <w:rPr>
              <w:noProof/>
              <w:webHidden/>
              <w:color w:val="0000FF"/>
              <w:u w:val="single"/>
            </w:rPr>
          </w:rPrChange>
        </w:rPr>
        <w:fldChar w:fldCharType="separate"/>
      </w:r>
      <w:r w:rsidRPr="00066281">
        <w:rPr>
          <w:rFonts w:ascii="SimSun" w:hAnsi="SimSun"/>
          <w:noProof/>
          <w:webHidden/>
          <w:sz w:val="24"/>
          <w:szCs w:val="24"/>
          <w:rPrChange w:id="396" w:author="alling" w:date="2017-03-26T20:28:00Z">
            <w:rPr>
              <w:noProof/>
              <w:webHidden/>
              <w:color w:val="0000FF"/>
              <w:u w:val="single"/>
            </w:rPr>
          </w:rPrChange>
        </w:rPr>
        <w:t>12</w:t>
      </w:r>
      <w:r w:rsidRPr="00066281">
        <w:rPr>
          <w:rFonts w:ascii="SimSun" w:hAnsi="SimSun"/>
          <w:noProof/>
          <w:webHidden/>
          <w:sz w:val="24"/>
          <w:szCs w:val="24"/>
          <w:rPrChange w:id="397" w:author="alling" w:date="2017-03-26T20:28:00Z">
            <w:rPr>
              <w:noProof/>
              <w:webHidden/>
              <w:color w:val="0000FF"/>
              <w:u w:val="single"/>
            </w:rPr>
          </w:rPrChange>
        </w:rPr>
        <w:fldChar w:fldCharType="end"/>
      </w:r>
      <w:r w:rsidRPr="00066281">
        <w:rPr>
          <w:rFonts w:ascii="SimSun" w:hAnsi="SimSun"/>
          <w:noProof/>
          <w:sz w:val="24"/>
          <w:szCs w:val="24"/>
          <w:rPrChange w:id="398" w:author="alling" w:date="2017-03-26T20:28:00Z">
            <w:rPr>
              <w:noProof/>
              <w:color w:val="0000FF"/>
              <w:u w:val="single"/>
            </w:rPr>
          </w:rPrChange>
        </w:rPr>
        <w:fldChar w:fldCharType="end"/>
      </w:r>
    </w:p>
    <w:p w14:paraId="752C1F73" w14:textId="77777777" w:rsidR="00EA00BA" w:rsidRPr="00410A0D" w:rsidRDefault="00066281" w:rsidP="00410A0D">
      <w:pPr>
        <w:pStyle w:val="12"/>
        <w:rPr>
          <w:rFonts w:asciiTheme="minorHAnsi" w:eastAsiaTheme="minorEastAsia" w:hAnsiTheme="minorHAnsi" w:cstheme="minorBidi"/>
          <w:snapToGrid/>
          <w:sz w:val="22"/>
          <w:szCs w:val="22"/>
        </w:rPr>
      </w:pPr>
      <w:r w:rsidRPr="00066281">
        <w:fldChar w:fldCharType="begin"/>
      </w:r>
      <w:r w:rsidRPr="00066281">
        <w:rPr>
          <w:rPrChange w:id="399" w:author="alling" w:date="2017-03-26T20:30:00Z">
            <w:rPr>
              <w:color w:val="0000FF"/>
              <w:u w:val="single"/>
            </w:rPr>
          </w:rPrChange>
        </w:rPr>
        <w:instrText>HYPERLINK \l "_Toc471381673"</w:instrText>
      </w:r>
      <w:r w:rsidRPr="00066281">
        <w:rPr>
          <w:rPrChange w:id="400" w:author="alling" w:date="2017-03-26T20:30:00Z">
            <w:rPr>
              <w:color w:val="0000FF"/>
              <w:u w:val="single"/>
            </w:rPr>
          </w:rPrChange>
        </w:rPr>
        <w:fldChar w:fldCharType="separate"/>
      </w:r>
      <w:r w:rsidRPr="00066281">
        <w:rPr>
          <w:rStyle w:val="aa"/>
          <w:b w:val="0"/>
          <w:u w:val="none"/>
          <w:rPrChange w:id="401" w:author="alling" w:date="2017-03-26T20:30:00Z">
            <w:rPr>
              <w:rStyle w:val="aa"/>
              <w:u w:val="none"/>
            </w:rPr>
          </w:rPrChange>
        </w:rPr>
        <w:t xml:space="preserve">3 </w:t>
      </w:r>
      <w:r w:rsidRPr="00066281">
        <w:rPr>
          <w:rStyle w:val="aa"/>
          <w:rFonts w:hint="eastAsia"/>
          <w:b w:val="0"/>
          <w:u w:val="none"/>
          <w:rPrChange w:id="402" w:author="alling" w:date="2017-03-26T20:30:00Z">
            <w:rPr>
              <w:rStyle w:val="aa"/>
              <w:rFonts w:hint="eastAsia"/>
              <w:u w:val="none"/>
            </w:rPr>
          </w:rPrChange>
        </w:rPr>
        <w:t>嵌入式</w:t>
      </w:r>
      <w:r w:rsidRPr="00066281">
        <w:rPr>
          <w:rStyle w:val="aa"/>
          <w:b w:val="0"/>
          <w:u w:val="none"/>
          <w:rPrChange w:id="403" w:author="alling" w:date="2017-03-26T20:30:00Z">
            <w:rPr>
              <w:rStyle w:val="aa"/>
              <w:u w:val="none"/>
            </w:rPr>
          </w:rPrChange>
        </w:rPr>
        <w:t>Linux</w:t>
      </w:r>
      <w:r w:rsidRPr="00066281">
        <w:rPr>
          <w:rStyle w:val="aa"/>
          <w:rFonts w:hint="eastAsia"/>
          <w:b w:val="0"/>
          <w:u w:val="none"/>
          <w:rPrChange w:id="404" w:author="alling" w:date="2017-03-26T20:30:00Z">
            <w:rPr>
              <w:rStyle w:val="aa"/>
              <w:rFonts w:hint="eastAsia"/>
              <w:u w:val="none"/>
            </w:rPr>
          </w:rPrChange>
        </w:rPr>
        <w:t>系统电源管理方法的改进</w:t>
      </w:r>
      <w:r w:rsidR="00EA00BA" w:rsidRPr="00410A0D">
        <w:rPr>
          <w:webHidden/>
        </w:rPr>
        <w:tab/>
      </w:r>
      <w:r w:rsidRPr="00066281">
        <w:rPr>
          <w:webHidden/>
        </w:rPr>
        <w:fldChar w:fldCharType="begin"/>
      </w:r>
      <w:r w:rsidRPr="00066281">
        <w:rPr>
          <w:webHidden/>
          <w:rPrChange w:id="405" w:author="alling" w:date="2017-03-26T20:30:00Z">
            <w:rPr>
              <w:webHidden/>
              <w:color w:val="0000FF"/>
              <w:u w:val="single"/>
            </w:rPr>
          </w:rPrChange>
        </w:rPr>
        <w:instrText xml:space="preserve"> PAGEREF _Toc471381673 \h </w:instrText>
      </w:r>
      <w:r w:rsidRPr="00066281">
        <w:rPr>
          <w:webHidden/>
        </w:rPr>
      </w:r>
      <w:r w:rsidRPr="00066281">
        <w:rPr>
          <w:webHidden/>
          <w:rPrChange w:id="406" w:author="alling" w:date="2017-03-26T20:30:00Z">
            <w:rPr>
              <w:webHidden/>
              <w:color w:val="0000FF"/>
              <w:u w:val="single"/>
            </w:rPr>
          </w:rPrChange>
        </w:rPr>
        <w:fldChar w:fldCharType="separate"/>
      </w:r>
      <w:r w:rsidRPr="00066281">
        <w:rPr>
          <w:webHidden/>
          <w:rPrChange w:id="407" w:author="alling" w:date="2017-03-26T20:30:00Z">
            <w:rPr>
              <w:webHidden/>
              <w:color w:val="0000FF"/>
              <w:u w:val="single"/>
            </w:rPr>
          </w:rPrChange>
        </w:rPr>
        <w:t>14</w:t>
      </w:r>
      <w:r w:rsidRPr="00066281">
        <w:rPr>
          <w:webHidden/>
          <w:rPrChange w:id="408" w:author="alling" w:date="2017-03-26T20:30:00Z">
            <w:rPr>
              <w:webHidden/>
              <w:color w:val="0000FF"/>
              <w:u w:val="single"/>
            </w:rPr>
          </w:rPrChange>
        </w:rPr>
        <w:fldChar w:fldCharType="end"/>
      </w:r>
      <w:r w:rsidRPr="00066281">
        <w:rPr>
          <w:rPrChange w:id="409" w:author="alling" w:date="2017-03-26T20:30:00Z">
            <w:rPr>
              <w:color w:val="0000FF"/>
              <w:u w:val="single"/>
            </w:rPr>
          </w:rPrChange>
        </w:rPr>
        <w:fldChar w:fldCharType="end"/>
      </w:r>
    </w:p>
    <w:p w14:paraId="38BF6AD3" w14:textId="77777777" w:rsidR="00EA00BA" w:rsidRPr="00410A0D" w:rsidRDefault="00066281">
      <w:pPr>
        <w:pStyle w:val="30"/>
        <w:tabs>
          <w:tab w:val="right" w:leader="dot" w:pos="9061"/>
        </w:tabs>
        <w:rPr>
          <w:rFonts w:ascii="SimSun" w:hAnsi="SimSun" w:cstheme="minorBidi"/>
          <w:noProof/>
          <w:snapToGrid/>
          <w:sz w:val="24"/>
          <w:szCs w:val="24"/>
          <w:rPrChange w:id="410" w:author="alling" w:date="2017-03-26T20:30: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411" w:author="alling" w:date="2017-03-26T20:30:00Z">
            <w:rPr>
              <w:noProof/>
              <w:color w:val="0000FF"/>
              <w:u w:val="single"/>
            </w:rPr>
          </w:rPrChange>
        </w:rPr>
        <w:lastRenderedPageBreak/>
        <w:fldChar w:fldCharType="begin"/>
      </w:r>
      <w:r w:rsidRPr="00066281">
        <w:rPr>
          <w:rFonts w:ascii="SimSun" w:hAnsi="SimSun"/>
          <w:noProof/>
          <w:sz w:val="24"/>
          <w:szCs w:val="24"/>
          <w:rPrChange w:id="412" w:author="alling" w:date="2017-03-26T20:30:00Z">
            <w:rPr>
              <w:noProof/>
              <w:color w:val="0000FF"/>
              <w:u w:val="single"/>
            </w:rPr>
          </w:rPrChange>
        </w:rPr>
        <w:instrText>HYPERLINK \l "_Toc471381674"</w:instrText>
      </w:r>
      <w:r w:rsidRPr="00066281">
        <w:rPr>
          <w:rFonts w:ascii="SimSun" w:hAnsi="SimSun"/>
          <w:noProof/>
          <w:sz w:val="24"/>
          <w:szCs w:val="24"/>
          <w:rPrChange w:id="413" w:author="alling" w:date="2017-03-26T20:30:00Z">
            <w:rPr>
              <w:noProof/>
              <w:color w:val="0000FF"/>
              <w:u w:val="single"/>
            </w:rPr>
          </w:rPrChange>
        </w:rPr>
        <w:fldChar w:fldCharType="separate"/>
      </w:r>
      <w:r w:rsidRPr="00066281">
        <w:rPr>
          <w:rStyle w:val="aa"/>
          <w:rFonts w:ascii="SimSun" w:hAnsi="SimSun"/>
          <w:b/>
          <w:noProof/>
          <w:sz w:val="24"/>
          <w:szCs w:val="24"/>
          <w:u w:val="none"/>
          <w:rPrChange w:id="414" w:author="alling" w:date="2017-03-26T20:30:00Z">
            <w:rPr>
              <w:rStyle w:val="aa"/>
              <w:rFonts w:ascii="SimHei" w:eastAsia="SimHei" w:hAnsi="SimSun"/>
              <w:b/>
              <w:noProof/>
            </w:rPr>
          </w:rPrChange>
        </w:rPr>
        <w:t>3.1</w:t>
      </w:r>
      <w:r w:rsidRPr="00066281">
        <w:rPr>
          <w:rStyle w:val="aa"/>
          <w:rFonts w:ascii="SimSun" w:hAnsi="SimSun"/>
          <w:noProof/>
          <w:sz w:val="24"/>
          <w:szCs w:val="24"/>
          <w:u w:val="none"/>
          <w:rPrChange w:id="415" w:author="alling" w:date="2017-03-26T20:30:00Z">
            <w:rPr>
              <w:rStyle w:val="aa"/>
              <w:rFonts w:ascii="SimHei" w:eastAsia="SimHei" w:hAnsi="SimSun"/>
              <w:noProof/>
            </w:rPr>
          </w:rPrChange>
        </w:rPr>
        <w:t xml:space="preserve"> </w:t>
      </w:r>
      <w:r w:rsidRPr="00066281">
        <w:rPr>
          <w:rStyle w:val="aa"/>
          <w:rFonts w:ascii="SimSun" w:hAnsi="SimSun" w:hint="eastAsia"/>
          <w:noProof/>
          <w:sz w:val="24"/>
          <w:szCs w:val="24"/>
          <w:u w:val="none"/>
          <w:rPrChange w:id="416" w:author="alling" w:date="2017-03-26T20:30:00Z">
            <w:rPr>
              <w:rStyle w:val="aa"/>
              <w:rFonts w:ascii="SimHei" w:eastAsia="SimHei" w:hAnsi="SimSun" w:hint="eastAsia"/>
              <w:noProof/>
            </w:rPr>
          </w:rPrChange>
        </w:rPr>
        <w:t>一种有节能意识的调度器设计</w:t>
      </w:r>
      <w:r w:rsidRPr="00066281">
        <w:rPr>
          <w:rFonts w:ascii="SimSun" w:hAnsi="SimSun"/>
          <w:noProof/>
          <w:webHidden/>
          <w:sz w:val="24"/>
          <w:szCs w:val="24"/>
          <w:rPrChange w:id="417" w:author="alling" w:date="2017-03-26T20:30:00Z">
            <w:rPr>
              <w:noProof/>
              <w:webHidden/>
              <w:color w:val="0000FF"/>
              <w:u w:val="single"/>
            </w:rPr>
          </w:rPrChange>
        </w:rPr>
        <w:tab/>
      </w:r>
      <w:r w:rsidRPr="00066281">
        <w:rPr>
          <w:rFonts w:ascii="SimSun" w:hAnsi="SimSun"/>
          <w:noProof/>
          <w:webHidden/>
          <w:sz w:val="24"/>
          <w:szCs w:val="24"/>
          <w:rPrChange w:id="418" w:author="alling" w:date="2017-03-26T20:30:00Z">
            <w:rPr>
              <w:noProof/>
              <w:webHidden/>
              <w:color w:val="0000FF"/>
              <w:u w:val="single"/>
            </w:rPr>
          </w:rPrChange>
        </w:rPr>
        <w:fldChar w:fldCharType="begin"/>
      </w:r>
      <w:r w:rsidRPr="00066281">
        <w:rPr>
          <w:rFonts w:ascii="SimSun" w:hAnsi="SimSun"/>
          <w:noProof/>
          <w:webHidden/>
          <w:sz w:val="24"/>
          <w:szCs w:val="24"/>
          <w:rPrChange w:id="419" w:author="alling" w:date="2017-03-26T20:30:00Z">
            <w:rPr>
              <w:noProof/>
              <w:webHidden/>
              <w:color w:val="0000FF"/>
              <w:u w:val="single"/>
            </w:rPr>
          </w:rPrChange>
        </w:rPr>
        <w:instrText xml:space="preserve"> PAGEREF _Toc471381674 \h </w:instrText>
      </w:r>
      <w:r w:rsidRPr="00066281">
        <w:rPr>
          <w:rFonts w:ascii="SimSun" w:hAnsi="SimSun"/>
          <w:noProof/>
          <w:webHidden/>
          <w:sz w:val="24"/>
          <w:szCs w:val="24"/>
          <w:rPrChange w:id="420" w:author="alling" w:date="2017-03-26T20:30:00Z">
            <w:rPr>
              <w:rFonts w:ascii="SimSun" w:hAnsi="SimSun"/>
              <w:noProof/>
              <w:webHidden/>
              <w:sz w:val="24"/>
              <w:szCs w:val="24"/>
            </w:rPr>
          </w:rPrChange>
        </w:rPr>
      </w:r>
      <w:r w:rsidRPr="00066281">
        <w:rPr>
          <w:rFonts w:ascii="SimSun" w:hAnsi="SimSun"/>
          <w:noProof/>
          <w:webHidden/>
          <w:sz w:val="24"/>
          <w:szCs w:val="24"/>
          <w:rPrChange w:id="421" w:author="alling" w:date="2017-03-26T20:30:00Z">
            <w:rPr>
              <w:noProof/>
              <w:webHidden/>
              <w:color w:val="0000FF"/>
              <w:u w:val="single"/>
            </w:rPr>
          </w:rPrChange>
        </w:rPr>
        <w:fldChar w:fldCharType="separate"/>
      </w:r>
      <w:r w:rsidRPr="00066281">
        <w:rPr>
          <w:rFonts w:ascii="SimSun" w:hAnsi="SimSun"/>
          <w:noProof/>
          <w:webHidden/>
          <w:sz w:val="24"/>
          <w:szCs w:val="24"/>
          <w:rPrChange w:id="422" w:author="alling" w:date="2017-03-26T20:30:00Z">
            <w:rPr>
              <w:noProof/>
              <w:webHidden/>
              <w:color w:val="0000FF"/>
              <w:u w:val="single"/>
            </w:rPr>
          </w:rPrChange>
        </w:rPr>
        <w:t>14</w:t>
      </w:r>
      <w:r w:rsidRPr="00066281">
        <w:rPr>
          <w:rFonts w:ascii="SimSun" w:hAnsi="SimSun"/>
          <w:noProof/>
          <w:webHidden/>
          <w:sz w:val="24"/>
          <w:szCs w:val="24"/>
          <w:rPrChange w:id="423" w:author="alling" w:date="2017-03-26T20:30:00Z">
            <w:rPr>
              <w:noProof/>
              <w:webHidden/>
              <w:color w:val="0000FF"/>
              <w:u w:val="single"/>
            </w:rPr>
          </w:rPrChange>
        </w:rPr>
        <w:fldChar w:fldCharType="end"/>
      </w:r>
      <w:r w:rsidRPr="00066281">
        <w:rPr>
          <w:rFonts w:ascii="SimSun" w:hAnsi="SimSun"/>
          <w:noProof/>
          <w:sz w:val="24"/>
          <w:szCs w:val="24"/>
          <w:rPrChange w:id="424" w:author="alling" w:date="2017-03-26T20:30:00Z">
            <w:rPr>
              <w:noProof/>
              <w:color w:val="0000FF"/>
              <w:u w:val="single"/>
            </w:rPr>
          </w:rPrChange>
        </w:rPr>
        <w:fldChar w:fldCharType="end"/>
      </w:r>
    </w:p>
    <w:p w14:paraId="2271F7CC" w14:textId="77777777" w:rsidR="004B0CF2" w:rsidRDefault="00066281">
      <w:pPr>
        <w:pStyle w:val="30"/>
        <w:tabs>
          <w:tab w:val="right" w:leader="dot" w:pos="9061"/>
        </w:tabs>
        <w:ind w:left="840"/>
        <w:rPr>
          <w:rFonts w:ascii="SimSun" w:hAnsi="SimSun" w:cstheme="minorBidi"/>
          <w:noProof/>
          <w:snapToGrid/>
          <w:sz w:val="24"/>
          <w:szCs w:val="24"/>
          <w:rPrChange w:id="425" w:author="alling" w:date="2017-03-26T20:30:00Z">
            <w:rPr>
              <w:rFonts w:asciiTheme="minorHAnsi" w:eastAsiaTheme="minorEastAsia" w:hAnsiTheme="minorHAnsi" w:cstheme="minorBidi"/>
              <w:noProof/>
              <w:snapToGrid/>
              <w:sz w:val="22"/>
              <w:szCs w:val="22"/>
            </w:rPr>
          </w:rPrChange>
        </w:rPr>
        <w:pPrChange w:id="426" w:author="alling" w:date="2017-03-26T20:30:00Z">
          <w:pPr>
            <w:pStyle w:val="30"/>
            <w:tabs>
              <w:tab w:val="right" w:leader="dot" w:pos="9061"/>
            </w:tabs>
          </w:pPr>
        </w:pPrChange>
      </w:pPr>
      <w:r w:rsidRPr="00066281">
        <w:rPr>
          <w:rFonts w:ascii="SimSun" w:hAnsi="SimSun"/>
          <w:noProof/>
          <w:sz w:val="24"/>
          <w:szCs w:val="24"/>
          <w:rPrChange w:id="427" w:author="alling" w:date="2017-03-26T20:30:00Z">
            <w:rPr>
              <w:noProof/>
              <w:color w:val="0000FF"/>
              <w:u w:val="single"/>
            </w:rPr>
          </w:rPrChange>
        </w:rPr>
        <w:fldChar w:fldCharType="begin"/>
      </w:r>
      <w:r w:rsidRPr="00066281">
        <w:rPr>
          <w:rFonts w:ascii="SimSun" w:hAnsi="SimSun"/>
          <w:noProof/>
          <w:sz w:val="24"/>
          <w:szCs w:val="24"/>
          <w:rPrChange w:id="428" w:author="alling" w:date="2017-03-26T20:30:00Z">
            <w:rPr>
              <w:noProof/>
              <w:color w:val="0000FF"/>
              <w:u w:val="single"/>
            </w:rPr>
          </w:rPrChange>
        </w:rPr>
        <w:instrText>HYPERLINK \l "_Toc471381675"</w:instrText>
      </w:r>
      <w:r w:rsidRPr="00066281">
        <w:rPr>
          <w:rFonts w:ascii="SimSun" w:hAnsi="SimSun"/>
          <w:noProof/>
          <w:sz w:val="24"/>
          <w:szCs w:val="24"/>
          <w:rPrChange w:id="429" w:author="alling" w:date="2017-03-26T20:30:00Z">
            <w:rPr>
              <w:noProof/>
              <w:color w:val="0000FF"/>
              <w:u w:val="single"/>
            </w:rPr>
          </w:rPrChange>
        </w:rPr>
        <w:fldChar w:fldCharType="separate"/>
      </w:r>
      <w:r w:rsidRPr="00066281">
        <w:rPr>
          <w:rStyle w:val="aa"/>
          <w:rFonts w:ascii="SimSun" w:hAnsi="SimSun"/>
          <w:b/>
          <w:noProof/>
          <w:sz w:val="24"/>
          <w:szCs w:val="24"/>
          <w:u w:val="none"/>
          <w:rPrChange w:id="430" w:author="alling" w:date="2017-03-26T20:30:00Z">
            <w:rPr>
              <w:rStyle w:val="aa"/>
              <w:rFonts w:ascii="SimHei" w:eastAsia="SimHei" w:hAnsi="SimSun"/>
              <w:b/>
              <w:noProof/>
            </w:rPr>
          </w:rPrChange>
        </w:rPr>
        <w:t>3.1.1</w:t>
      </w:r>
      <w:r w:rsidRPr="00066281">
        <w:rPr>
          <w:rStyle w:val="aa"/>
          <w:rFonts w:ascii="SimSun" w:hAnsi="SimSun"/>
          <w:noProof/>
          <w:sz w:val="24"/>
          <w:szCs w:val="24"/>
          <w:u w:val="none"/>
          <w:rPrChange w:id="431" w:author="alling" w:date="2017-03-26T20:30:00Z">
            <w:rPr>
              <w:rStyle w:val="aa"/>
              <w:rFonts w:ascii="SimHei" w:eastAsia="SimHei" w:hAnsi="SimSun"/>
              <w:noProof/>
            </w:rPr>
          </w:rPrChange>
        </w:rPr>
        <w:t xml:space="preserve"> </w:t>
      </w:r>
      <w:r w:rsidRPr="00066281">
        <w:rPr>
          <w:rStyle w:val="aa"/>
          <w:rFonts w:ascii="SimSun" w:hAnsi="SimSun" w:hint="eastAsia"/>
          <w:noProof/>
          <w:sz w:val="24"/>
          <w:szCs w:val="24"/>
          <w:u w:val="none"/>
          <w:rPrChange w:id="432" w:author="alling" w:date="2017-03-26T20:30:00Z">
            <w:rPr>
              <w:rStyle w:val="aa"/>
              <w:rFonts w:ascii="SimHei" w:eastAsia="SimHei" w:hAnsi="SimSun" w:hint="eastAsia"/>
              <w:noProof/>
            </w:rPr>
          </w:rPrChange>
        </w:rPr>
        <w:t>负载追踪的改进</w:t>
      </w:r>
      <w:r w:rsidRPr="00066281">
        <w:rPr>
          <w:rFonts w:ascii="SimSun" w:hAnsi="SimSun"/>
          <w:noProof/>
          <w:webHidden/>
          <w:sz w:val="24"/>
          <w:szCs w:val="24"/>
          <w:rPrChange w:id="433" w:author="alling" w:date="2017-03-26T20:30:00Z">
            <w:rPr>
              <w:noProof/>
              <w:webHidden/>
              <w:color w:val="0000FF"/>
              <w:u w:val="single"/>
            </w:rPr>
          </w:rPrChange>
        </w:rPr>
        <w:tab/>
      </w:r>
      <w:r w:rsidRPr="00066281">
        <w:rPr>
          <w:rFonts w:ascii="SimSun" w:hAnsi="SimSun"/>
          <w:noProof/>
          <w:webHidden/>
          <w:sz w:val="24"/>
          <w:szCs w:val="24"/>
          <w:rPrChange w:id="434" w:author="alling" w:date="2017-03-26T20:30:00Z">
            <w:rPr>
              <w:noProof/>
              <w:webHidden/>
              <w:color w:val="0000FF"/>
              <w:u w:val="single"/>
            </w:rPr>
          </w:rPrChange>
        </w:rPr>
        <w:fldChar w:fldCharType="begin"/>
      </w:r>
      <w:r w:rsidRPr="00066281">
        <w:rPr>
          <w:rFonts w:ascii="SimSun" w:hAnsi="SimSun"/>
          <w:noProof/>
          <w:webHidden/>
          <w:sz w:val="24"/>
          <w:szCs w:val="24"/>
          <w:rPrChange w:id="435" w:author="alling" w:date="2017-03-26T20:30:00Z">
            <w:rPr>
              <w:noProof/>
              <w:webHidden/>
              <w:color w:val="0000FF"/>
              <w:u w:val="single"/>
            </w:rPr>
          </w:rPrChange>
        </w:rPr>
        <w:instrText xml:space="preserve"> PAGEREF _Toc471381675 \h </w:instrText>
      </w:r>
      <w:r w:rsidRPr="00066281">
        <w:rPr>
          <w:rFonts w:ascii="SimSun" w:hAnsi="SimSun"/>
          <w:noProof/>
          <w:webHidden/>
          <w:sz w:val="24"/>
          <w:szCs w:val="24"/>
          <w:rPrChange w:id="436" w:author="alling" w:date="2017-03-26T20:30:00Z">
            <w:rPr>
              <w:rFonts w:ascii="SimSun" w:hAnsi="SimSun"/>
              <w:noProof/>
              <w:webHidden/>
              <w:sz w:val="24"/>
              <w:szCs w:val="24"/>
            </w:rPr>
          </w:rPrChange>
        </w:rPr>
      </w:r>
      <w:r w:rsidRPr="00066281">
        <w:rPr>
          <w:rFonts w:ascii="SimSun" w:hAnsi="SimSun"/>
          <w:noProof/>
          <w:webHidden/>
          <w:sz w:val="24"/>
          <w:szCs w:val="24"/>
          <w:rPrChange w:id="437" w:author="alling" w:date="2017-03-26T20:30:00Z">
            <w:rPr>
              <w:noProof/>
              <w:webHidden/>
              <w:color w:val="0000FF"/>
              <w:u w:val="single"/>
            </w:rPr>
          </w:rPrChange>
        </w:rPr>
        <w:fldChar w:fldCharType="separate"/>
      </w:r>
      <w:r w:rsidRPr="00066281">
        <w:rPr>
          <w:rFonts w:ascii="SimSun" w:hAnsi="SimSun"/>
          <w:noProof/>
          <w:webHidden/>
          <w:sz w:val="24"/>
          <w:szCs w:val="24"/>
          <w:rPrChange w:id="438" w:author="alling" w:date="2017-03-26T20:30:00Z">
            <w:rPr>
              <w:noProof/>
              <w:webHidden/>
              <w:color w:val="0000FF"/>
              <w:u w:val="single"/>
            </w:rPr>
          </w:rPrChange>
        </w:rPr>
        <w:t>14</w:t>
      </w:r>
      <w:r w:rsidRPr="00066281">
        <w:rPr>
          <w:rFonts w:ascii="SimSun" w:hAnsi="SimSun"/>
          <w:noProof/>
          <w:webHidden/>
          <w:sz w:val="24"/>
          <w:szCs w:val="24"/>
          <w:rPrChange w:id="439" w:author="alling" w:date="2017-03-26T20:30:00Z">
            <w:rPr>
              <w:noProof/>
              <w:webHidden/>
              <w:color w:val="0000FF"/>
              <w:u w:val="single"/>
            </w:rPr>
          </w:rPrChange>
        </w:rPr>
        <w:fldChar w:fldCharType="end"/>
      </w:r>
      <w:r w:rsidRPr="00066281">
        <w:rPr>
          <w:rFonts w:ascii="SimSun" w:hAnsi="SimSun"/>
          <w:noProof/>
          <w:sz w:val="24"/>
          <w:szCs w:val="24"/>
          <w:rPrChange w:id="440" w:author="alling" w:date="2017-03-26T20:30:00Z">
            <w:rPr>
              <w:noProof/>
              <w:color w:val="0000FF"/>
              <w:u w:val="single"/>
            </w:rPr>
          </w:rPrChange>
        </w:rPr>
        <w:fldChar w:fldCharType="end"/>
      </w:r>
    </w:p>
    <w:p w14:paraId="093C0A1B" w14:textId="77777777" w:rsidR="004B0CF2" w:rsidRDefault="00066281">
      <w:pPr>
        <w:pStyle w:val="30"/>
        <w:tabs>
          <w:tab w:val="right" w:leader="dot" w:pos="9061"/>
        </w:tabs>
        <w:ind w:left="840"/>
        <w:rPr>
          <w:rFonts w:ascii="SimSun" w:hAnsi="SimSun" w:cstheme="minorBidi"/>
          <w:noProof/>
          <w:snapToGrid/>
          <w:sz w:val="24"/>
          <w:szCs w:val="24"/>
          <w:rPrChange w:id="441" w:author="alling" w:date="2017-03-26T20:30:00Z">
            <w:rPr>
              <w:rFonts w:asciiTheme="minorHAnsi" w:eastAsiaTheme="minorEastAsia" w:hAnsiTheme="minorHAnsi" w:cstheme="minorBidi"/>
              <w:noProof/>
              <w:snapToGrid/>
              <w:sz w:val="22"/>
              <w:szCs w:val="22"/>
            </w:rPr>
          </w:rPrChange>
        </w:rPr>
        <w:pPrChange w:id="442" w:author="alling" w:date="2017-03-26T20:30:00Z">
          <w:pPr>
            <w:pStyle w:val="30"/>
            <w:tabs>
              <w:tab w:val="right" w:leader="dot" w:pos="9061"/>
            </w:tabs>
          </w:pPr>
        </w:pPrChange>
      </w:pPr>
      <w:r w:rsidRPr="00066281">
        <w:rPr>
          <w:rFonts w:ascii="SimSun" w:hAnsi="SimSun"/>
          <w:noProof/>
          <w:sz w:val="24"/>
          <w:szCs w:val="24"/>
          <w:rPrChange w:id="443" w:author="alling" w:date="2017-03-26T20:30:00Z">
            <w:rPr>
              <w:noProof/>
              <w:color w:val="0000FF"/>
              <w:u w:val="single"/>
            </w:rPr>
          </w:rPrChange>
        </w:rPr>
        <w:fldChar w:fldCharType="begin"/>
      </w:r>
      <w:r w:rsidRPr="00066281">
        <w:rPr>
          <w:rFonts w:ascii="SimSun" w:hAnsi="SimSun"/>
          <w:noProof/>
          <w:sz w:val="24"/>
          <w:szCs w:val="24"/>
          <w:rPrChange w:id="444" w:author="alling" w:date="2017-03-26T20:30:00Z">
            <w:rPr>
              <w:noProof/>
              <w:color w:val="0000FF"/>
              <w:u w:val="single"/>
            </w:rPr>
          </w:rPrChange>
        </w:rPr>
        <w:instrText>HYPERLINK \l "_Toc471381676"</w:instrText>
      </w:r>
      <w:r w:rsidRPr="00066281">
        <w:rPr>
          <w:rFonts w:ascii="SimSun" w:hAnsi="SimSun"/>
          <w:noProof/>
          <w:sz w:val="24"/>
          <w:szCs w:val="24"/>
          <w:rPrChange w:id="445" w:author="alling" w:date="2017-03-26T20:30:00Z">
            <w:rPr>
              <w:noProof/>
              <w:color w:val="0000FF"/>
              <w:u w:val="single"/>
            </w:rPr>
          </w:rPrChange>
        </w:rPr>
        <w:fldChar w:fldCharType="separate"/>
      </w:r>
      <w:r w:rsidRPr="00066281">
        <w:rPr>
          <w:rStyle w:val="aa"/>
          <w:rFonts w:ascii="SimSun" w:hAnsi="SimSun"/>
          <w:b/>
          <w:noProof/>
          <w:sz w:val="24"/>
          <w:szCs w:val="24"/>
          <w:u w:val="none"/>
          <w:rPrChange w:id="446" w:author="alling" w:date="2017-03-26T20:30:00Z">
            <w:rPr>
              <w:rStyle w:val="aa"/>
              <w:rFonts w:ascii="SimHei" w:eastAsia="SimHei" w:hAnsi="SimSun"/>
              <w:b/>
              <w:noProof/>
            </w:rPr>
          </w:rPrChange>
        </w:rPr>
        <w:t>3.1.2</w:t>
      </w:r>
      <w:r w:rsidRPr="00066281">
        <w:rPr>
          <w:rStyle w:val="aa"/>
          <w:rFonts w:ascii="SimSun" w:hAnsi="SimSun"/>
          <w:noProof/>
          <w:sz w:val="24"/>
          <w:szCs w:val="24"/>
          <w:u w:val="none"/>
          <w:rPrChange w:id="447" w:author="alling" w:date="2017-03-26T20:30:00Z">
            <w:rPr>
              <w:rStyle w:val="aa"/>
              <w:rFonts w:ascii="SimHei" w:eastAsia="SimHei" w:hAnsi="SimSun"/>
              <w:noProof/>
            </w:rPr>
          </w:rPrChange>
        </w:rPr>
        <w:t xml:space="preserve"> </w:t>
      </w:r>
      <w:r w:rsidRPr="00066281">
        <w:rPr>
          <w:rStyle w:val="aa"/>
          <w:rFonts w:ascii="SimSun" w:hAnsi="SimSun" w:hint="eastAsia"/>
          <w:noProof/>
          <w:sz w:val="24"/>
          <w:szCs w:val="24"/>
          <w:u w:val="none"/>
          <w:rPrChange w:id="448" w:author="alling" w:date="2017-03-26T20:30:00Z">
            <w:rPr>
              <w:rStyle w:val="aa"/>
              <w:rFonts w:ascii="SimHei" w:eastAsia="SimHei" w:hAnsi="SimSun" w:hint="eastAsia"/>
              <w:noProof/>
            </w:rPr>
          </w:rPrChange>
        </w:rPr>
        <w:t>任务放置的改进</w:t>
      </w:r>
      <w:r w:rsidRPr="00066281">
        <w:rPr>
          <w:rFonts w:ascii="SimSun" w:hAnsi="SimSun"/>
          <w:noProof/>
          <w:webHidden/>
          <w:sz w:val="24"/>
          <w:szCs w:val="24"/>
          <w:rPrChange w:id="449" w:author="alling" w:date="2017-03-26T20:30:00Z">
            <w:rPr>
              <w:noProof/>
              <w:webHidden/>
              <w:color w:val="0000FF"/>
              <w:u w:val="single"/>
            </w:rPr>
          </w:rPrChange>
        </w:rPr>
        <w:tab/>
      </w:r>
      <w:r w:rsidRPr="00066281">
        <w:rPr>
          <w:rFonts w:ascii="SimSun" w:hAnsi="SimSun"/>
          <w:noProof/>
          <w:webHidden/>
          <w:sz w:val="24"/>
          <w:szCs w:val="24"/>
          <w:rPrChange w:id="450" w:author="alling" w:date="2017-03-26T20:30:00Z">
            <w:rPr>
              <w:noProof/>
              <w:webHidden/>
              <w:color w:val="0000FF"/>
              <w:u w:val="single"/>
            </w:rPr>
          </w:rPrChange>
        </w:rPr>
        <w:fldChar w:fldCharType="begin"/>
      </w:r>
      <w:r w:rsidRPr="00066281">
        <w:rPr>
          <w:rFonts w:ascii="SimSun" w:hAnsi="SimSun"/>
          <w:noProof/>
          <w:webHidden/>
          <w:sz w:val="24"/>
          <w:szCs w:val="24"/>
          <w:rPrChange w:id="451" w:author="alling" w:date="2017-03-26T20:30:00Z">
            <w:rPr>
              <w:noProof/>
              <w:webHidden/>
              <w:color w:val="0000FF"/>
              <w:u w:val="single"/>
            </w:rPr>
          </w:rPrChange>
        </w:rPr>
        <w:instrText xml:space="preserve"> PAGEREF _Toc471381676 \h </w:instrText>
      </w:r>
      <w:r w:rsidRPr="00066281">
        <w:rPr>
          <w:rFonts w:ascii="SimSun" w:hAnsi="SimSun"/>
          <w:noProof/>
          <w:webHidden/>
          <w:sz w:val="24"/>
          <w:szCs w:val="24"/>
          <w:rPrChange w:id="452" w:author="alling" w:date="2017-03-26T20:30:00Z">
            <w:rPr>
              <w:rFonts w:ascii="SimSun" w:hAnsi="SimSun"/>
              <w:noProof/>
              <w:webHidden/>
              <w:sz w:val="24"/>
              <w:szCs w:val="24"/>
            </w:rPr>
          </w:rPrChange>
        </w:rPr>
      </w:r>
      <w:r w:rsidRPr="00066281">
        <w:rPr>
          <w:rFonts w:ascii="SimSun" w:hAnsi="SimSun"/>
          <w:noProof/>
          <w:webHidden/>
          <w:sz w:val="24"/>
          <w:szCs w:val="24"/>
          <w:rPrChange w:id="453" w:author="alling" w:date="2017-03-26T20:30:00Z">
            <w:rPr>
              <w:noProof/>
              <w:webHidden/>
              <w:color w:val="0000FF"/>
              <w:u w:val="single"/>
            </w:rPr>
          </w:rPrChange>
        </w:rPr>
        <w:fldChar w:fldCharType="separate"/>
      </w:r>
      <w:r w:rsidRPr="00066281">
        <w:rPr>
          <w:rFonts w:ascii="SimSun" w:hAnsi="SimSun"/>
          <w:noProof/>
          <w:webHidden/>
          <w:sz w:val="24"/>
          <w:szCs w:val="24"/>
          <w:rPrChange w:id="454" w:author="alling" w:date="2017-03-26T20:30:00Z">
            <w:rPr>
              <w:noProof/>
              <w:webHidden/>
              <w:color w:val="0000FF"/>
              <w:u w:val="single"/>
            </w:rPr>
          </w:rPrChange>
        </w:rPr>
        <w:t>18</w:t>
      </w:r>
      <w:r w:rsidRPr="00066281">
        <w:rPr>
          <w:rFonts w:ascii="SimSun" w:hAnsi="SimSun"/>
          <w:noProof/>
          <w:webHidden/>
          <w:sz w:val="24"/>
          <w:szCs w:val="24"/>
          <w:rPrChange w:id="455" w:author="alling" w:date="2017-03-26T20:30:00Z">
            <w:rPr>
              <w:noProof/>
              <w:webHidden/>
              <w:color w:val="0000FF"/>
              <w:u w:val="single"/>
            </w:rPr>
          </w:rPrChange>
        </w:rPr>
        <w:fldChar w:fldCharType="end"/>
      </w:r>
      <w:r w:rsidRPr="00066281">
        <w:rPr>
          <w:rFonts w:ascii="SimSun" w:hAnsi="SimSun"/>
          <w:noProof/>
          <w:sz w:val="24"/>
          <w:szCs w:val="24"/>
          <w:rPrChange w:id="456" w:author="alling" w:date="2017-03-26T20:30:00Z">
            <w:rPr>
              <w:noProof/>
              <w:color w:val="0000FF"/>
              <w:u w:val="single"/>
            </w:rPr>
          </w:rPrChange>
        </w:rPr>
        <w:fldChar w:fldCharType="end"/>
      </w:r>
    </w:p>
    <w:p w14:paraId="5F5C5BBD" w14:textId="77777777" w:rsidR="004B0CF2" w:rsidRDefault="00066281">
      <w:pPr>
        <w:pStyle w:val="30"/>
        <w:tabs>
          <w:tab w:val="right" w:leader="dot" w:pos="9061"/>
        </w:tabs>
        <w:ind w:left="840"/>
        <w:rPr>
          <w:rFonts w:ascii="SimSun" w:hAnsi="SimSun" w:cstheme="minorBidi"/>
          <w:noProof/>
          <w:snapToGrid/>
          <w:sz w:val="24"/>
          <w:szCs w:val="24"/>
          <w:rPrChange w:id="457" w:author="alling" w:date="2017-03-26T20:30:00Z">
            <w:rPr>
              <w:rFonts w:asciiTheme="minorHAnsi" w:eastAsiaTheme="minorEastAsia" w:hAnsiTheme="minorHAnsi" w:cstheme="minorBidi"/>
              <w:noProof/>
              <w:snapToGrid/>
              <w:sz w:val="22"/>
              <w:szCs w:val="22"/>
            </w:rPr>
          </w:rPrChange>
        </w:rPr>
        <w:pPrChange w:id="458" w:author="alling" w:date="2017-03-26T20:30:00Z">
          <w:pPr>
            <w:pStyle w:val="30"/>
            <w:tabs>
              <w:tab w:val="right" w:leader="dot" w:pos="9061"/>
            </w:tabs>
          </w:pPr>
        </w:pPrChange>
      </w:pPr>
      <w:r w:rsidRPr="00066281">
        <w:rPr>
          <w:rFonts w:ascii="SimSun" w:hAnsi="SimSun"/>
          <w:noProof/>
          <w:sz w:val="24"/>
          <w:szCs w:val="24"/>
          <w:rPrChange w:id="459" w:author="alling" w:date="2017-03-26T20:30:00Z">
            <w:rPr>
              <w:noProof/>
              <w:color w:val="0000FF"/>
              <w:u w:val="single"/>
            </w:rPr>
          </w:rPrChange>
        </w:rPr>
        <w:fldChar w:fldCharType="begin"/>
      </w:r>
      <w:r w:rsidRPr="00066281">
        <w:rPr>
          <w:rFonts w:ascii="SimSun" w:hAnsi="SimSun"/>
          <w:noProof/>
          <w:sz w:val="24"/>
          <w:szCs w:val="24"/>
          <w:rPrChange w:id="460" w:author="alling" w:date="2017-03-26T20:30:00Z">
            <w:rPr>
              <w:noProof/>
              <w:color w:val="0000FF"/>
              <w:u w:val="single"/>
            </w:rPr>
          </w:rPrChange>
        </w:rPr>
        <w:instrText>HYPERLINK \l "_Toc471381677"</w:instrText>
      </w:r>
      <w:r w:rsidRPr="00066281">
        <w:rPr>
          <w:rFonts w:ascii="SimSun" w:hAnsi="SimSun"/>
          <w:noProof/>
          <w:sz w:val="24"/>
          <w:szCs w:val="24"/>
          <w:rPrChange w:id="461" w:author="alling" w:date="2017-03-26T20:30:00Z">
            <w:rPr>
              <w:noProof/>
              <w:color w:val="0000FF"/>
              <w:u w:val="single"/>
            </w:rPr>
          </w:rPrChange>
        </w:rPr>
        <w:fldChar w:fldCharType="separate"/>
      </w:r>
      <w:r w:rsidRPr="00066281">
        <w:rPr>
          <w:rStyle w:val="aa"/>
          <w:rFonts w:ascii="SimSun" w:hAnsi="SimSun"/>
          <w:b/>
          <w:noProof/>
          <w:sz w:val="24"/>
          <w:szCs w:val="24"/>
          <w:u w:val="none"/>
          <w:rPrChange w:id="462" w:author="alling" w:date="2017-03-26T20:30:00Z">
            <w:rPr>
              <w:rStyle w:val="aa"/>
              <w:rFonts w:ascii="SimHei" w:eastAsia="SimHei" w:hAnsi="SimSun"/>
              <w:b/>
              <w:noProof/>
            </w:rPr>
          </w:rPrChange>
        </w:rPr>
        <w:t>3.1.3</w:t>
      </w:r>
      <w:r w:rsidRPr="00066281">
        <w:rPr>
          <w:rStyle w:val="aa"/>
          <w:rFonts w:ascii="SimSun" w:hAnsi="SimSun"/>
          <w:noProof/>
          <w:sz w:val="24"/>
          <w:szCs w:val="24"/>
          <w:u w:val="none"/>
          <w:rPrChange w:id="463" w:author="alling" w:date="2017-03-26T20:30:00Z">
            <w:rPr>
              <w:rStyle w:val="aa"/>
              <w:rFonts w:ascii="SimHei" w:eastAsia="SimHei" w:hAnsi="SimSun"/>
              <w:noProof/>
            </w:rPr>
          </w:rPrChange>
        </w:rPr>
        <w:t xml:space="preserve"> </w:t>
      </w:r>
      <w:r w:rsidRPr="00066281">
        <w:rPr>
          <w:rStyle w:val="aa"/>
          <w:rFonts w:ascii="SimSun" w:hAnsi="SimSun" w:hint="eastAsia"/>
          <w:noProof/>
          <w:sz w:val="24"/>
          <w:szCs w:val="24"/>
          <w:u w:val="none"/>
          <w:rPrChange w:id="464" w:author="alling" w:date="2017-03-26T20:30:00Z">
            <w:rPr>
              <w:rStyle w:val="aa"/>
              <w:rFonts w:ascii="SimHei" w:eastAsia="SimHei" w:hAnsi="SimSun" w:hint="eastAsia"/>
              <w:noProof/>
            </w:rPr>
          </w:rPrChange>
        </w:rPr>
        <w:t>负载均衡的改进</w:t>
      </w:r>
      <w:r w:rsidRPr="00066281">
        <w:rPr>
          <w:rFonts w:ascii="SimSun" w:hAnsi="SimSun"/>
          <w:noProof/>
          <w:webHidden/>
          <w:sz w:val="24"/>
          <w:szCs w:val="24"/>
          <w:rPrChange w:id="465" w:author="alling" w:date="2017-03-26T20:30:00Z">
            <w:rPr>
              <w:noProof/>
              <w:webHidden/>
              <w:color w:val="0000FF"/>
              <w:u w:val="single"/>
            </w:rPr>
          </w:rPrChange>
        </w:rPr>
        <w:tab/>
      </w:r>
      <w:r w:rsidRPr="00066281">
        <w:rPr>
          <w:rFonts w:ascii="SimSun" w:hAnsi="SimSun"/>
          <w:noProof/>
          <w:webHidden/>
          <w:sz w:val="24"/>
          <w:szCs w:val="24"/>
          <w:rPrChange w:id="466" w:author="alling" w:date="2017-03-26T20:30:00Z">
            <w:rPr>
              <w:noProof/>
              <w:webHidden/>
              <w:color w:val="0000FF"/>
              <w:u w:val="single"/>
            </w:rPr>
          </w:rPrChange>
        </w:rPr>
        <w:fldChar w:fldCharType="begin"/>
      </w:r>
      <w:r w:rsidRPr="00066281">
        <w:rPr>
          <w:rFonts w:ascii="SimSun" w:hAnsi="SimSun"/>
          <w:noProof/>
          <w:webHidden/>
          <w:sz w:val="24"/>
          <w:szCs w:val="24"/>
          <w:rPrChange w:id="467" w:author="alling" w:date="2017-03-26T20:30:00Z">
            <w:rPr>
              <w:noProof/>
              <w:webHidden/>
              <w:color w:val="0000FF"/>
              <w:u w:val="single"/>
            </w:rPr>
          </w:rPrChange>
        </w:rPr>
        <w:instrText xml:space="preserve"> PAGEREF _Toc471381677 \h </w:instrText>
      </w:r>
      <w:r w:rsidRPr="00066281">
        <w:rPr>
          <w:rFonts w:ascii="SimSun" w:hAnsi="SimSun"/>
          <w:noProof/>
          <w:webHidden/>
          <w:sz w:val="24"/>
          <w:szCs w:val="24"/>
          <w:rPrChange w:id="468" w:author="alling" w:date="2017-03-26T20:30:00Z">
            <w:rPr>
              <w:rFonts w:ascii="SimSun" w:hAnsi="SimSun"/>
              <w:noProof/>
              <w:webHidden/>
              <w:sz w:val="24"/>
              <w:szCs w:val="24"/>
            </w:rPr>
          </w:rPrChange>
        </w:rPr>
      </w:r>
      <w:r w:rsidRPr="00066281">
        <w:rPr>
          <w:rFonts w:ascii="SimSun" w:hAnsi="SimSun"/>
          <w:noProof/>
          <w:webHidden/>
          <w:sz w:val="24"/>
          <w:szCs w:val="24"/>
          <w:rPrChange w:id="469" w:author="alling" w:date="2017-03-26T20:30:00Z">
            <w:rPr>
              <w:noProof/>
              <w:webHidden/>
              <w:color w:val="0000FF"/>
              <w:u w:val="single"/>
            </w:rPr>
          </w:rPrChange>
        </w:rPr>
        <w:fldChar w:fldCharType="separate"/>
      </w:r>
      <w:r w:rsidRPr="00066281">
        <w:rPr>
          <w:rFonts w:ascii="SimSun" w:hAnsi="SimSun"/>
          <w:noProof/>
          <w:webHidden/>
          <w:sz w:val="24"/>
          <w:szCs w:val="24"/>
          <w:rPrChange w:id="470" w:author="alling" w:date="2017-03-26T20:30:00Z">
            <w:rPr>
              <w:noProof/>
              <w:webHidden/>
              <w:color w:val="0000FF"/>
              <w:u w:val="single"/>
            </w:rPr>
          </w:rPrChange>
        </w:rPr>
        <w:t>21</w:t>
      </w:r>
      <w:r w:rsidRPr="00066281">
        <w:rPr>
          <w:rFonts w:ascii="SimSun" w:hAnsi="SimSun"/>
          <w:noProof/>
          <w:webHidden/>
          <w:sz w:val="24"/>
          <w:szCs w:val="24"/>
          <w:rPrChange w:id="471" w:author="alling" w:date="2017-03-26T20:30:00Z">
            <w:rPr>
              <w:noProof/>
              <w:webHidden/>
              <w:color w:val="0000FF"/>
              <w:u w:val="single"/>
            </w:rPr>
          </w:rPrChange>
        </w:rPr>
        <w:fldChar w:fldCharType="end"/>
      </w:r>
      <w:r w:rsidRPr="00066281">
        <w:rPr>
          <w:rFonts w:ascii="SimSun" w:hAnsi="SimSun"/>
          <w:noProof/>
          <w:sz w:val="24"/>
          <w:szCs w:val="24"/>
          <w:rPrChange w:id="472" w:author="alling" w:date="2017-03-26T20:30:00Z">
            <w:rPr>
              <w:noProof/>
              <w:color w:val="0000FF"/>
              <w:u w:val="single"/>
            </w:rPr>
          </w:rPrChange>
        </w:rPr>
        <w:fldChar w:fldCharType="end"/>
      </w:r>
    </w:p>
    <w:p w14:paraId="753848C2" w14:textId="77777777" w:rsidR="004B0CF2" w:rsidRDefault="00066281">
      <w:pPr>
        <w:pStyle w:val="30"/>
        <w:tabs>
          <w:tab w:val="right" w:leader="dot" w:pos="9061"/>
        </w:tabs>
        <w:ind w:left="840"/>
        <w:rPr>
          <w:rFonts w:ascii="SimSun" w:hAnsi="SimSun" w:cstheme="minorBidi"/>
          <w:noProof/>
          <w:snapToGrid/>
          <w:sz w:val="24"/>
          <w:szCs w:val="24"/>
          <w:rPrChange w:id="473" w:author="alling" w:date="2017-03-26T20:30:00Z">
            <w:rPr>
              <w:rFonts w:asciiTheme="minorHAnsi" w:eastAsiaTheme="minorEastAsia" w:hAnsiTheme="minorHAnsi" w:cstheme="minorBidi"/>
              <w:noProof/>
              <w:snapToGrid/>
              <w:sz w:val="22"/>
              <w:szCs w:val="22"/>
            </w:rPr>
          </w:rPrChange>
        </w:rPr>
        <w:pPrChange w:id="474" w:author="alling" w:date="2017-03-26T20:30:00Z">
          <w:pPr>
            <w:pStyle w:val="30"/>
            <w:tabs>
              <w:tab w:val="right" w:leader="dot" w:pos="9061"/>
            </w:tabs>
          </w:pPr>
        </w:pPrChange>
      </w:pPr>
      <w:r w:rsidRPr="00066281">
        <w:rPr>
          <w:rFonts w:ascii="SimSun" w:hAnsi="SimSun"/>
          <w:noProof/>
          <w:sz w:val="24"/>
          <w:szCs w:val="24"/>
          <w:rPrChange w:id="475" w:author="alling" w:date="2017-03-26T20:30:00Z">
            <w:rPr>
              <w:noProof/>
              <w:color w:val="0000FF"/>
              <w:u w:val="single"/>
            </w:rPr>
          </w:rPrChange>
        </w:rPr>
        <w:fldChar w:fldCharType="begin"/>
      </w:r>
      <w:r w:rsidRPr="00066281">
        <w:rPr>
          <w:rFonts w:ascii="SimSun" w:hAnsi="SimSun"/>
          <w:noProof/>
          <w:sz w:val="24"/>
          <w:szCs w:val="24"/>
          <w:rPrChange w:id="476" w:author="alling" w:date="2017-03-26T20:30:00Z">
            <w:rPr>
              <w:noProof/>
              <w:color w:val="0000FF"/>
              <w:u w:val="single"/>
            </w:rPr>
          </w:rPrChange>
        </w:rPr>
        <w:instrText>HYPERLINK \l "_Toc471381678"</w:instrText>
      </w:r>
      <w:r w:rsidRPr="00066281">
        <w:rPr>
          <w:rFonts w:ascii="SimSun" w:hAnsi="SimSun"/>
          <w:noProof/>
          <w:sz w:val="24"/>
          <w:szCs w:val="24"/>
          <w:rPrChange w:id="477" w:author="alling" w:date="2017-03-26T20:30:00Z">
            <w:rPr>
              <w:noProof/>
              <w:color w:val="0000FF"/>
              <w:u w:val="single"/>
            </w:rPr>
          </w:rPrChange>
        </w:rPr>
        <w:fldChar w:fldCharType="separate"/>
      </w:r>
      <w:r w:rsidRPr="00066281">
        <w:rPr>
          <w:rStyle w:val="aa"/>
          <w:rFonts w:ascii="SimSun" w:hAnsi="SimSun"/>
          <w:b/>
          <w:noProof/>
          <w:sz w:val="24"/>
          <w:szCs w:val="24"/>
          <w:u w:val="none"/>
          <w:rPrChange w:id="478" w:author="alling" w:date="2017-03-26T20:30:00Z">
            <w:rPr>
              <w:rStyle w:val="aa"/>
              <w:rFonts w:ascii="SimHei" w:eastAsia="SimHei" w:hAnsi="SimSun"/>
              <w:b/>
              <w:noProof/>
            </w:rPr>
          </w:rPrChange>
        </w:rPr>
        <w:t>3.1.4</w:t>
      </w:r>
      <w:r w:rsidRPr="00066281">
        <w:rPr>
          <w:rStyle w:val="aa"/>
          <w:rFonts w:ascii="SimSun" w:hAnsi="SimSun"/>
          <w:noProof/>
          <w:sz w:val="24"/>
          <w:szCs w:val="24"/>
          <w:u w:val="none"/>
          <w:rPrChange w:id="479" w:author="alling" w:date="2017-03-26T20:30:00Z">
            <w:rPr>
              <w:rStyle w:val="aa"/>
              <w:rFonts w:ascii="SimHei" w:eastAsia="SimHei" w:hAnsi="SimSun"/>
              <w:noProof/>
            </w:rPr>
          </w:rPrChange>
        </w:rPr>
        <w:t xml:space="preserve"> </w:t>
      </w:r>
      <w:r w:rsidRPr="00066281">
        <w:rPr>
          <w:rStyle w:val="aa"/>
          <w:rFonts w:ascii="SimSun" w:hAnsi="SimSun" w:hint="eastAsia"/>
          <w:noProof/>
          <w:sz w:val="24"/>
          <w:szCs w:val="24"/>
          <w:u w:val="none"/>
          <w:rPrChange w:id="480" w:author="alling" w:date="2017-03-26T20:30:00Z">
            <w:rPr>
              <w:rStyle w:val="aa"/>
              <w:rFonts w:ascii="SimHei" w:eastAsia="SimHei" w:hAnsi="SimSun" w:hint="eastAsia"/>
              <w:noProof/>
            </w:rPr>
          </w:rPrChange>
        </w:rPr>
        <w:t>与</w:t>
      </w:r>
      <w:r w:rsidRPr="00066281">
        <w:rPr>
          <w:rStyle w:val="aa"/>
          <w:rFonts w:ascii="SimSun" w:hAnsi="SimSun"/>
          <w:noProof/>
          <w:sz w:val="24"/>
          <w:szCs w:val="24"/>
          <w:u w:val="none"/>
          <w:rPrChange w:id="481" w:author="alling" w:date="2017-03-26T20:30:00Z">
            <w:rPr>
              <w:rStyle w:val="aa"/>
              <w:rFonts w:ascii="SimHei" w:eastAsia="SimHei" w:hAnsi="SimSun"/>
              <w:noProof/>
            </w:rPr>
          </w:rPrChange>
        </w:rPr>
        <w:t>CPUFreq</w:t>
      </w:r>
      <w:r w:rsidRPr="00066281">
        <w:rPr>
          <w:rStyle w:val="aa"/>
          <w:rFonts w:ascii="SimSun" w:hAnsi="SimSun" w:hint="eastAsia"/>
          <w:noProof/>
          <w:sz w:val="24"/>
          <w:szCs w:val="24"/>
          <w:u w:val="none"/>
          <w:rPrChange w:id="482" w:author="alling" w:date="2017-03-26T20:30:00Z">
            <w:rPr>
              <w:rStyle w:val="aa"/>
              <w:rFonts w:ascii="SimHei" w:eastAsia="SimHei" w:hAnsi="SimSun" w:hint="eastAsia"/>
              <w:noProof/>
            </w:rPr>
          </w:rPrChange>
        </w:rPr>
        <w:t>框架的协同</w:t>
      </w:r>
      <w:r w:rsidRPr="00066281">
        <w:rPr>
          <w:rFonts w:ascii="SimSun" w:hAnsi="SimSun"/>
          <w:noProof/>
          <w:webHidden/>
          <w:sz w:val="24"/>
          <w:szCs w:val="24"/>
          <w:rPrChange w:id="483" w:author="alling" w:date="2017-03-26T20:30:00Z">
            <w:rPr>
              <w:noProof/>
              <w:webHidden/>
              <w:color w:val="0000FF"/>
              <w:u w:val="single"/>
            </w:rPr>
          </w:rPrChange>
        </w:rPr>
        <w:tab/>
      </w:r>
      <w:r w:rsidRPr="00066281">
        <w:rPr>
          <w:rFonts w:ascii="SimSun" w:hAnsi="SimSun"/>
          <w:noProof/>
          <w:webHidden/>
          <w:sz w:val="24"/>
          <w:szCs w:val="24"/>
          <w:rPrChange w:id="484" w:author="alling" w:date="2017-03-26T20:30:00Z">
            <w:rPr>
              <w:noProof/>
              <w:webHidden/>
              <w:color w:val="0000FF"/>
              <w:u w:val="single"/>
            </w:rPr>
          </w:rPrChange>
        </w:rPr>
        <w:fldChar w:fldCharType="begin"/>
      </w:r>
      <w:r w:rsidRPr="00066281">
        <w:rPr>
          <w:rFonts w:ascii="SimSun" w:hAnsi="SimSun"/>
          <w:noProof/>
          <w:webHidden/>
          <w:sz w:val="24"/>
          <w:szCs w:val="24"/>
          <w:rPrChange w:id="485" w:author="alling" w:date="2017-03-26T20:30:00Z">
            <w:rPr>
              <w:noProof/>
              <w:webHidden/>
              <w:color w:val="0000FF"/>
              <w:u w:val="single"/>
            </w:rPr>
          </w:rPrChange>
        </w:rPr>
        <w:instrText xml:space="preserve"> PAGEREF _Toc471381678 \h </w:instrText>
      </w:r>
      <w:r w:rsidRPr="00066281">
        <w:rPr>
          <w:rFonts w:ascii="SimSun" w:hAnsi="SimSun"/>
          <w:noProof/>
          <w:webHidden/>
          <w:sz w:val="24"/>
          <w:szCs w:val="24"/>
          <w:rPrChange w:id="486" w:author="alling" w:date="2017-03-26T20:30:00Z">
            <w:rPr>
              <w:rFonts w:ascii="SimSun" w:hAnsi="SimSun"/>
              <w:noProof/>
              <w:webHidden/>
              <w:sz w:val="24"/>
              <w:szCs w:val="24"/>
            </w:rPr>
          </w:rPrChange>
        </w:rPr>
      </w:r>
      <w:r w:rsidRPr="00066281">
        <w:rPr>
          <w:rFonts w:ascii="SimSun" w:hAnsi="SimSun"/>
          <w:noProof/>
          <w:webHidden/>
          <w:sz w:val="24"/>
          <w:szCs w:val="24"/>
          <w:rPrChange w:id="487" w:author="alling" w:date="2017-03-26T20:30:00Z">
            <w:rPr>
              <w:noProof/>
              <w:webHidden/>
              <w:color w:val="0000FF"/>
              <w:u w:val="single"/>
            </w:rPr>
          </w:rPrChange>
        </w:rPr>
        <w:fldChar w:fldCharType="separate"/>
      </w:r>
      <w:r w:rsidRPr="00066281">
        <w:rPr>
          <w:rFonts w:ascii="SimSun" w:hAnsi="SimSun"/>
          <w:noProof/>
          <w:webHidden/>
          <w:sz w:val="24"/>
          <w:szCs w:val="24"/>
          <w:rPrChange w:id="488" w:author="alling" w:date="2017-03-26T20:30:00Z">
            <w:rPr>
              <w:noProof/>
              <w:webHidden/>
              <w:color w:val="0000FF"/>
              <w:u w:val="single"/>
            </w:rPr>
          </w:rPrChange>
        </w:rPr>
        <w:t>22</w:t>
      </w:r>
      <w:r w:rsidRPr="00066281">
        <w:rPr>
          <w:rFonts w:ascii="SimSun" w:hAnsi="SimSun"/>
          <w:noProof/>
          <w:webHidden/>
          <w:sz w:val="24"/>
          <w:szCs w:val="24"/>
          <w:rPrChange w:id="489" w:author="alling" w:date="2017-03-26T20:30:00Z">
            <w:rPr>
              <w:noProof/>
              <w:webHidden/>
              <w:color w:val="0000FF"/>
              <w:u w:val="single"/>
            </w:rPr>
          </w:rPrChange>
        </w:rPr>
        <w:fldChar w:fldCharType="end"/>
      </w:r>
      <w:r w:rsidRPr="00066281">
        <w:rPr>
          <w:rFonts w:ascii="SimSun" w:hAnsi="SimSun"/>
          <w:noProof/>
          <w:sz w:val="24"/>
          <w:szCs w:val="24"/>
          <w:rPrChange w:id="490" w:author="alling" w:date="2017-03-26T20:30:00Z">
            <w:rPr>
              <w:noProof/>
              <w:color w:val="0000FF"/>
              <w:u w:val="single"/>
            </w:rPr>
          </w:rPrChange>
        </w:rPr>
        <w:fldChar w:fldCharType="end"/>
      </w:r>
    </w:p>
    <w:p w14:paraId="0B4C3849" w14:textId="77777777" w:rsidR="004B0CF2" w:rsidRDefault="00066281">
      <w:pPr>
        <w:pStyle w:val="30"/>
        <w:tabs>
          <w:tab w:val="right" w:leader="dot" w:pos="9061"/>
        </w:tabs>
        <w:ind w:left="840"/>
        <w:rPr>
          <w:rFonts w:ascii="SimSun" w:hAnsi="SimSun" w:cstheme="minorBidi"/>
          <w:noProof/>
          <w:snapToGrid/>
          <w:sz w:val="24"/>
          <w:szCs w:val="24"/>
          <w:rPrChange w:id="491" w:author="alling" w:date="2017-03-26T20:30:00Z">
            <w:rPr>
              <w:rFonts w:asciiTheme="minorHAnsi" w:eastAsiaTheme="minorEastAsia" w:hAnsiTheme="minorHAnsi" w:cstheme="minorBidi"/>
              <w:noProof/>
              <w:snapToGrid/>
              <w:sz w:val="22"/>
              <w:szCs w:val="22"/>
            </w:rPr>
          </w:rPrChange>
        </w:rPr>
        <w:pPrChange w:id="492" w:author="alling" w:date="2017-03-26T20:30:00Z">
          <w:pPr>
            <w:pStyle w:val="30"/>
            <w:tabs>
              <w:tab w:val="right" w:leader="dot" w:pos="9061"/>
            </w:tabs>
          </w:pPr>
        </w:pPrChange>
      </w:pPr>
      <w:r w:rsidRPr="00066281">
        <w:rPr>
          <w:rFonts w:ascii="SimSun" w:hAnsi="SimSun"/>
          <w:noProof/>
          <w:sz w:val="24"/>
          <w:szCs w:val="24"/>
          <w:rPrChange w:id="493" w:author="alling" w:date="2017-03-26T20:30:00Z">
            <w:rPr>
              <w:noProof/>
              <w:color w:val="0000FF"/>
              <w:u w:val="single"/>
            </w:rPr>
          </w:rPrChange>
        </w:rPr>
        <w:fldChar w:fldCharType="begin"/>
      </w:r>
      <w:r w:rsidRPr="00066281">
        <w:rPr>
          <w:rFonts w:ascii="SimSun" w:hAnsi="SimSun"/>
          <w:noProof/>
          <w:sz w:val="24"/>
          <w:szCs w:val="24"/>
          <w:rPrChange w:id="494" w:author="alling" w:date="2017-03-26T20:30:00Z">
            <w:rPr>
              <w:noProof/>
              <w:color w:val="0000FF"/>
              <w:u w:val="single"/>
            </w:rPr>
          </w:rPrChange>
        </w:rPr>
        <w:instrText>HYPERLINK \l "_Toc471381679"</w:instrText>
      </w:r>
      <w:r w:rsidRPr="00066281">
        <w:rPr>
          <w:rFonts w:ascii="SimSun" w:hAnsi="SimSun"/>
          <w:noProof/>
          <w:sz w:val="24"/>
          <w:szCs w:val="24"/>
          <w:rPrChange w:id="495" w:author="alling" w:date="2017-03-26T20:30:00Z">
            <w:rPr>
              <w:noProof/>
              <w:color w:val="0000FF"/>
              <w:u w:val="single"/>
            </w:rPr>
          </w:rPrChange>
        </w:rPr>
        <w:fldChar w:fldCharType="separate"/>
      </w:r>
      <w:r w:rsidRPr="00066281">
        <w:rPr>
          <w:rStyle w:val="aa"/>
          <w:rFonts w:ascii="SimSun" w:hAnsi="SimSun"/>
          <w:b/>
          <w:noProof/>
          <w:sz w:val="24"/>
          <w:szCs w:val="24"/>
          <w:u w:val="none"/>
          <w:rPrChange w:id="496" w:author="alling" w:date="2017-03-26T20:30:00Z">
            <w:rPr>
              <w:rStyle w:val="aa"/>
              <w:rFonts w:ascii="SimHei" w:eastAsia="SimHei" w:hAnsi="SimSun"/>
              <w:b/>
              <w:noProof/>
            </w:rPr>
          </w:rPrChange>
        </w:rPr>
        <w:t>3.1.5</w:t>
      </w:r>
      <w:r w:rsidRPr="00066281">
        <w:rPr>
          <w:rStyle w:val="aa"/>
          <w:rFonts w:ascii="SimSun" w:hAnsi="SimSun"/>
          <w:noProof/>
          <w:sz w:val="24"/>
          <w:szCs w:val="24"/>
          <w:u w:val="none"/>
          <w:rPrChange w:id="497" w:author="alling" w:date="2017-03-26T20:30:00Z">
            <w:rPr>
              <w:rStyle w:val="aa"/>
              <w:rFonts w:ascii="SimHei" w:eastAsia="SimHei" w:hAnsi="SimSun"/>
              <w:noProof/>
            </w:rPr>
          </w:rPrChange>
        </w:rPr>
        <w:t xml:space="preserve"> </w:t>
      </w:r>
      <w:r w:rsidRPr="00066281">
        <w:rPr>
          <w:rStyle w:val="aa"/>
          <w:rFonts w:ascii="SimSun" w:hAnsi="SimSun" w:hint="eastAsia"/>
          <w:noProof/>
          <w:sz w:val="24"/>
          <w:szCs w:val="24"/>
          <w:u w:val="none"/>
          <w:rPrChange w:id="498" w:author="alling" w:date="2017-03-26T20:30:00Z">
            <w:rPr>
              <w:rStyle w:val="aa"/>
              <w:rFonts w:ascii="SimHei" w:eastAsia="SimHei" w:hAnsi="SimSun" w:hint="eastAsia"/>
              <w:noProof/>
            </w:rPr>
          </w:rPrChange>
        </w:rPr>
        <w:t>可调整参数</w:t>
      </w:r>
      <w:r w:rsidRPr="00066281">
        <w:rPr>
          <w:rFonts w:ascii="SimSun" w:hAnsi="SimSun"/>
          <w:noProof/>
          <w:webHidden/>
          <w:sz w:val="24"/>
          <w:szCs w:val="24"/>
          <w:rPrChange w:id="499" w:author="alling" w:date="2017-03-26T20:30:00Z">
            <w:rPr>
              <w:noProof/>
              <w:webHidden/>
              <w:color w:val="0000FF"/>
              <w:u w:val="single"/>
            </w:rPr>
          </w:rPrChange>
        </w:rPr>
        <w:tab/>
      </w:r>
      <w:r w:rsidRPr="00066281">
        <w:rPr>
          <w:rFonts w:ascii="SimSun" w:hAnsi="SimSun"/>
          <w:noProof/>
          <w:webHidden/>
          <w:sz w:val="24"/>
          <w:szCs w:val="24"/>
          <w:rPrChange w:id="500" w:author="alling" w:date="2017-03-26T20:30:00Z">
            <w:rPr>
              <w:noProof/>
              <w:webHidden/>
              <w:color w:val="0000FF"/>
              <w:u w:val="single"/>
            </w:rPr>
          </w:rPrChange>
        </w:rPr>
        <w:fldChar w:fldCharType="begin"/>
      </w:r>
      <w:r w:rsidRPr="00066281">
        <w:rPr>
          <w:rFonts w:ascii="SimSun" w:hAnsi="SimSun"/>
          <w:noProof/>
          <w:webHidden/>
          <w:sz w:val="24"/>
          <w:szCs w:val="24"/>
          <w:rPrChange w:id="501" w:author="alling" w:date="2017-03-26T20:30:00Z">
            <w:rPr>
              <w:noProof/>
              <w:webHidden/>
              <w:color w:val="0000FF"/>
              <w:u w:val="single"/>
            </w:rPr>
          </w:rPrChange>
        </w:rPr>
        <w:instrText xml:space="preserve"> PAGEREF _Toc471381679 \h </w:instrText>
      </w:r>
      <w:r w:rsidRPr="00066281">
        <w:rPr>
          <w:rFonts w:ascii="SimSun" w:hAnsi="SimSun"/>
          <w:noProof/>
          <w:webHidden/>
          <w:sz w:val="24"/>
          <w:szCs w:val="24"/>
          <w:rPrChange w:id="502" w:author="alling" w:date="2017-03-26T20:30:00Z">
            <w:rPr>
              <w:rFonts w:ascii="SimSun" w:hAnsi="SimSun"/>
              <w:noProof/>
              <w:webHidden/>
              <w:sz w:val="24"/>
              <w:szCs w:val="24"/>
            </w:rPr>
          </w:rPrChange>
        </w:rPr>
      </w:r>
      <w:r w:rsidRPr="00066281">
        <w:rPr>
          <w:rFonts w:ascii="SimSun" w:hAnsi="SimSun"/>
          <w:noProof/>
          <w:webHidden/>
          <w:sz w:val="24"/>
          <w:szCs w:val="24"/>
          <w:rPrChange w:id="503" w:author="alling" w:date="2017-03-26T20:30:00Z">
            <w:rPr>
              <w:noProof/>
              <w:webHidden/>
              <w:color w:val="0000FF"/>
              <w:u w:val="single"/>
            </w:rPr>
          </w:rPrChange>
        </w:rPr>
        <w:fldChar w:fldCharType="separate"/>
      </w:r>
      <w:r w:rsidRPr="00066281">
        <w:rPr>
          <w:rFonts w:ascii="SimSun" w:hAnsi="SimSun"/>
          <w:noProof/>
          <w:webHidden/>
          <w:sz w:val="24"/>
          <w:szCs w:val="24"/>
          <w:rPrChange w:id="504" w:author="alling" w:date="2017-03-26T20:30:00Z">
            <w:rPr>
              <w:noProof/>
              <w:webHidden/>
              <w:color w:val="0000FF"/>
              <w:u w:val="single"/>
            </w:rPr>
          </w:rPrChange>
        </w:rPr>
        <w:t>23</w:t>
      </w:r>
      <w:r w:rsidRPr="00066281">
        <w:rPr>
          <w:rFonts w:ascii="SimSun" w:hAnsi="SimSun"/>
          <w:noProof/>
          <w:webHidden/>
          <w:sz w:val="24"/>
          <w:szCs w:val="24"/>
          <w:rPrChange w:id="505" w:author="alling" w:date="2017-03-26T20:30:00Z">
            <w:rPr>
              <w:noProof/>
              <w:webHidden/>
              <w:color w:val="0000FF"/>
              <w:u w:val="single"/>
            </w:rPr>
          </w:rPrChange>
        </w:rPr>
        <w:fldChar w:fldCharType="end"/>
      </w:r>
      <w:r w:rsidRPr="00066281">
        <w:rPr>
          <w:rFonts w:ascii="SimSun" w:hAnsi="SimSun"/>
          <w:noProof/>
          <w:sz w:val="24"/>
          <w:szCs w:val="24"/>
          <w:rPrChange w:id="506" w:author="alling" w:date="2017-03-26T20:30:00Z">
            <w:rPr>
              <w:noProof/>
              <w:color w:val="0000FF"/>
              <w:u w:val="single"/>
            </w:rPr>
          </w:rPrChange>
        </w:rPr>
        <w:fldChar w:fldCharType="end"/>
      </w:r>
    </w:p>
    <w:p w14:paraId="0617FB1A" w14:textId="77777777" w:rsidR="00EA00BA" w:rsidRPr="00410A0D" w:rsidRDefault="00066281">
      <w:pPr>
        <w:pStyle w:val="30"/>
        <w:tabs>
          <w:tab w:val="left" w:pos="1540"/>
          <w:tab w:val="right" w:leader="dot" w:pos="9061"/>
        </w:tabs>
        <w:rPr>
          <w:rFonts w:ascii="SimSun" w:hAnsi="SimSun" w:cstheme="minorBidi"/>
          <w:noProof/>
          <w:snapToGrid/>
          <w:sz w:val="24"/>
          <w:szCs w:val="24"/>
          <w:rPrChange w:id="507" w:author="alling" w:date="2017-03-26T20:30: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508" w:author="alling" w:date="2017-03-26T20:30:00Z">
            <w:rPr>
              <w:noProof/>
              <w:color w:val="0000FF"/>
              <w:u w:val="single"/>
            </w:rPr>
          </w:rPrChange>
        </w:rPr>
        <w:fldChar w:fldCharType="begin"/>
      </w:r>
      <w:r w:rsidRPr="00066281">
        <w:rPr>
          <w:rFonts w:ascii="SimSun" w:hAnsi="SimSun"/>
          <w:noProof/>
          <w:sz w:val="24"/>
          <w:szCs w:val="24"/>
          <w:rPrChange w:id="509" w:author="alling" w:date="2017-03-26T20:30:00Z">
            <w:rPr>
              <w:noProof/>
              <w:color w:val="0000FF"/>
              <w:u w:val="single"/>
            </w:rPr>
          </w:rPrChange>
        </w:rPr>
        <w:instrText>HYPERLINK \l "_Toc471381680"</w:instrText>
      </w:r>
      <w:r w:rsidRPr="00066281">
        <w:rPr>
          <w:rFonts w:ascii="SimSun" w:hAnsi="SimSun"/>
          <w:noProof/>
          <w:sz w:val="24"/>
          <w:szCs w:val="24"/>
          <w:rPrChange w:id="510" w:author="alling" w:date="2017-03-26T20:30:00Z">
            <w:rPr>
              <w:noProof/>
              <w:color w:val="0000FF"/>
              <w:u w:val="single"/>
            </w:rPr>
          </w:rPrChange>
        </w:rPr>
        <w:fldChar w:fldCharType="separate"/>
      </w:r>
      <w:r w:rsidRPr="00066281">
        <w:rPr>
          <w:rStyle w:val="aa"/>
          <w:rFonts w:ascii="SimSun" w:hAnsi="SimSun"/>
          <w:b/>
          <w:noProof/>
          <w:sz w:val="24"/>
          <w:szCs w:val="24"/>
          <w:u w:val="none"/>
          <w:rPrChange w:id="511" w:author="alling" w:date="2017-03-26T20:30:00Z">
            <w:rPr>
              <w:rStyle w:val="aa"/>
              <w:rFonts w:ascii="SimHei" w:eastAsia="SimHei" w:hAnsi="SimSun"/>
              <w:b/>
              <w:noProof/>
            </w:rPr>
          </w:rPrChange>
        </w:rPr>
        <w:t>3.2</w:t>
      </w:r>
      <w:r w:rsidRPr="00066281">
        <w:rPr>
          <w:rFonts w:ascii="SimSun" w:hAnsi="SimSun" w:cstheme="minorBidi"/>
          <w:noProof/>
          <w:snapToGrid/>
          <w:sz w:val="24"/>
          <w:szCs w:val="24"/>
          <w:rPrChange w:id="512" w:author="alling" w:date="2017-03-26T20:30:00Z">
            <w:rPr>
              <w:rFonts w:asciiTheme="minorHAnsi" w:eastAsiaTheme="minorEastAsia" w:hAnsiTheme="minorHAnsi" w:cstheme="minorBidi"/>
              <w:noProof/>
              <w:snapToGrid/>
              <w:color w:val="0000FF"/>
              <w:sz w:val="22"/>
              <w:szCs w:val="22"/>
              <w:u w:val="single"/>
            </w:rPr>
          </w:rPrChange>
        </w:rPr>
        <w:tab/>
      </w:r>
      <w:r w:rsidRPr="00066281">
        <w:rPr>
          <w:rStyle w:val="aa"/>
          <w:rFonts w:ascii="SimSun" w:hAnsi="SimSun" w:hint="eastAsia"/>
          <w:noProof/>
          <w:sz w:val="24"/>
          <w:szCs w:val="24"/>
          <w:u w:val="none"/>
          <w:rPrChange w:id="513" w:author="alling" w:date="2017-03-26T20:30:00Z">
            <w:rPr>
              <w:rStyle w:val="aa"/>
              <w:rFonts w:ascii="SimHei" w:eastAsia="SimHei" w:hAnsi="SimSun" w:hint="eastAsia"/>
              <w:noProof/>
              <w:u w:val="none"/>
            </w:rPr>
          </w:rPrChange>
        </w:rPr>
        <w:t>设备驱动的动态电源管理设计</w:t>
      </w:r>
      <w:r w:rsidRPr="00066281">
        <w:rPr>
          <w:rFonts w:ascii="SimSun" w:hAnsi="SimSun"/>
          <w:noProof/>
          <w:webHidden/>
          <w:sz w:val="24"/>
          <w:szCs w:val="24"/>
          <w:rPrChange w:id="514" w:author="alling" w:date="2017-03-26T20:30:00Z">
            <w:rPr>
              <w:noProof/>
              <w:webHidden/>
              <w:color w:val="0000FF"/>
              <w:u w:val="single"/>
            </w:rPr>
          </w:rPrChange>
        </w:rPr>
        <w:tab/>
      </w:r>
      <w:r w:rsidRPr="00066281">
        <w:rPr>
          <w:rFonts w:ascii="SimSun" w:hAnsi="SimSun"/>
          <w:noProof/>
          <w:webHidden/>
          <w:sz w:val="24"/>
          <w:szCs w:val="24"/>
          <w:rPrChange w:id="515" w:author="alling" w:date="2017-03-26T20:30:00Z">
            <w:rPr>
              <w:noProof/>
              <w:webHidden/>
              <w:color w:val="0000FF"/>
              <w:u w:val="single"/>
            </w:rPr>
          </w:rPrChange>
        </w:rPr>
        <w:fldChar w:fldCharType="begin"/>
      </w:r>
      <w:r w:rsidRPr="00066281">
        <w:rPr>
          <w:rFonts w:ascii="SimSun" w:hAnsi="SimSun"/>
          <w:noProof/>
          <w:webHidden/>
          <w:sz w:val="24"/>
          <w:szCs w:val="24"/>
          <w:rPrChange w:id="516" w:author="alling" w:date="2017-03-26T20:30:00Z">
            <w:rPr>
              <w:noProof/>
              <w:webHidden/>
              <w:color w:val="0000FF"/>
              <w:u w:val="single"/>
            </w:rPr>
          </w:rPrChange>
        </w:rPr>
        <w:instrText xml:space="preserve"> PAGEREF _Toc471381680 \h </w:instrText>
      </w:r>
      <w:r w:rsidRPr="00066281">
        <w:rPr>
          <w:rFonts w:ascii="SimSun" w:hAnsi="SimSun"/>
          <w:noProof/>
          <w:webHidden/>
          <w:sz w:val="24"/>
          <w:szCs w:val="24"/>
          <w:rPrChange w:id="517" w:author="alling" w:date="2017-03-26T20:30:00Z">
            <w:rPr>
              <w:rFonts w:ascii="SimSun" w:hAnsi="SimSun"/>
              <w:noProof/>
              <w:webHidden/>
              <w:sz w:val="24"/>
              <w:szCs w:val="24"/>
            </w:rPr>
          </w:rPrChange>
        </w:rPr>
      </w:r>
      <w:r w:rsidRPr="00066281">
        <w:rPr>
          <w:rFonts w:ascii="SimSun" w:hAnsi="SimSun"/>
          <w:noProof/>
          <w:webHidden/>
          <w:sz w:val="24"/>
          <w:szCs w:val="24"/>
          <w:rPrChange w:id="518" w:author="alling" w:date="2017-03-26T20:30:00Z">
            <w:rPr>
              <w:noProof/>
              <w:webHidden/>
              <w:color w:val="0000FF"/>
              <w:u w:val="single"/>
            </w:rPr>
          </w:rPrChange>
        </w:rPr>
        <w:fldChar w:fldCharType="separate"/>
      </w:r>
      <w:r w:rsidRPr="00066281">
        <w:rPr>
          <w:rFonts w:ascii="SimSun" w:hAnsi="SimSun"/>
          <w:noProof/>
          <w:webHidden/>
          <w:sz w:val="24"/>
          <w:szCs w:val="24"/>
          <w:rPrChange w:id="519" w:author="alling" w:date="2017-03-26T20:30:00Z">
            <w:rPr>
              <w:noProof/>
              <w:webHidden/>
              <w:color w:val="0000FF"/>
              <w:u w:val="single"/>
            </w:rPr>
          </w:rPrChange>
        </w:rPr>
        <w:t>27</w:t>
      </w:r>
      <w:r w:rsidRPr="00066281">
        <w:rPr>
          <w:rFonts w:ascii="SimSun" w:hAnsi="SimSun"/>
          <w:noProof/>
          <w:webHidden/>
          <w:sz w:val="24"/>
          <w:szCs w:val="24"/>
          <w:rPrChange w:id="520" w:author="alling" w:date="2017-03-26T20:30:00Z">
            <w:rPr>
              <w:noProof/>
              <w:webHidden/>
              <w:color w:val="0000FF"/>
              <w:u w:val="single"/>
            </w:rPr>
          </w:rPrChange>
        </w:rPr>
        <w:fldChar w:fldCharType="end"/>
      </w:r>
      <w:r w:rsidRPr="00066281">
        <w:rPr>
          <w:rFonts w:ascii="SimSun" w:hAnsi="SimSun"/>
          <w:noProof/>
          <w:sz w:val="24"/>
          <w:szCs w:val="24"/>
          <w:rPrChange w:id="521" w:author="alling" w:date="2017-03-26T20:30:00Z">
            <w:rPr>
              <w:noProof/>
              <w:color w:val="0000FF"/>
              <w:u w:val="single"/>
            </w:rPr>
          </w:rPrChange>
        </w:rPr>
        <w:fldChar w:fldCharType="end"/>
      </w:r>
    </w:p>
    <w:p w14:paraId="6108B8DC" w14:textId="77777777" w:rsidR="004B0CF2" w:rsidRDefault="00066281">
      <w:pPr>
        <w:pStyle w:val="30"/>
        <w:tabs>
          <w:tab w:val="left" w:pos="1760"/>
          <w:tab w:val="right" w:leader="dot" w:pos="9061"/>
        </w:tabs>
        <w:ind w:left="840"/>
        <w:rPr>
          <w:rFonts w:ascii="SimSun" w:hAnsi="SimSun" w:cstheme="minorBidi"/>
          <w:noProof/>
          <w:snapToGrid/>
          <w:sz w:val="24"/>
          <w:szCs w:val="24"/>
          <w:rPrChange w:id="522" w:author="alling" w:date="2017-03-26T20:30:00Z">
            <w:rPr>
              <w:rFonts w:asciiTheme="minorHAnsi" w:eastAsiaTheme="minorEastAsia" w:hAnsiTheme="minorHAnsi" w:cstheme="minorBidi"/>
              <w:noProof/>
              <w:snapToGrid/>
              <w:sz w:val="22"/>
              <w:szCs w:val="22"/>
            </w:rPr>
          </w:rPrChange>
        </w:rPr>
        <w:pPrChange w:id="523" w:author="alling" w:date="2017-03-26T20:31:00Z">
          <w:pPr>
            <w:pStyle w:val="30"/>
            <w:tabs>
              <w:tab w:val="left" w:pos="1760"/>
              <w:tab w:val="right" w:leader="dot" w:pos="9061"/>
            </w:tabs>
          </w:pPr>
        </w:pPrChange>
      </w:pPr>
      <w:r w:rsidRPr="00066281">
        <w:rPr>
          <w:rFonts w:ascii="SimSun" w:hAnsi="SimSun"/>
          <w:noProof/>
          <w:sz w:val="24"/>
          <w:szCs w:val="24"/>
          <w:rPrChange w:id="524" w:author="alling" w:date="2017-03-26T20:30:00Z">
            <w:rPr>
              <w:noProof/>
              <w:color w:val="0000FF"/>
              <w:u w:val="single"/>
            </w:rPr>
          </w:rPrChange>
        </w:rPr>
        <w:fldChar w:fldCharType="begin"/>
      </w:r>
      <w:r w:rsidRPr="00066281">
        <w:rPr>
          <w:rFonts w:ascii="SimSun" w:hAnsi="SimSun"/>
          <w:noProof/>
          <w:sz w:val="24"/>
          <w:szCs w:val="24"/>
          <w:rPrChange w:id="525" w:author="alling" w:date="2017-03-26T20:30:00Z">
            <w:rPr>
              <w:noProof/>
              <w:color w:val="0000FF"/>
              <w:u w:val="single"/>
            </w:rPr>
          </w:rPrChange>
        </w:rPr>
        <w:instrText>HYPERLINK \l "_Toc471381681"</w:instrText>
      </w:r>
      <w:r w:rsidRPr="00066281">
        <w:rPr>
          <w:rFonts w:ascii="SimSun" w:hAnsi="SimSun"/>
          <w:noProof/>
          <w:sz w:val="24"/>
          <w:szCs w:val="24"/>
          <w:rPrChange w:id="526" w:author="alling" w:date="2017-03-26T20:30:00Z">
            <w:rPr>
              <w:noProof/>
              <w:color w:val="0000FF"/>
              <w:u w:val="single"/>
            </w:rPr>
          </w:rPrChange>
        </w:rPr>
        <w:fldChar w:fldCharType="separate"/>
      </w:r>
      <w:r w:rsidRPr="00066281">
        <w:rPr>
          <w:rStyle w:val="aa"/>
          <w:rFonts w:ascii="SimSun" w:hAnsi="SimSun"/>
          <w:b/>
          <w:noProof/>
          <w:sz w:val="24"/>
          <w:szCs w:val="24"/>
          <w:u w:val="none"/>
          <w:rPrChange w:id="527" w:author="alling" w:date="2017-03-26T20:30:00Z">
            <w:rPr>
              <w:rStyle w:val="aa"/>
              <w:rFonts w:ascii="SimHei" w:eastAsia="SimHei" w:hAnsi="SimSun"/>
              <w:b/>
              <w:noProof/>
            </w:rPr>
          </w:rPrChange>
        </w:rPr>
        <w:t>3.2.1</w:t>
      </w:r>
      <w:r w:rsidRPr="00066281">
        <w:rPr>
          <w:rFonts w:ascii="SimSun" w:hAnsi="SimSun" w:cstheme="minorBidi"/>
          <w:noProof/>
          <w:snapToGrid/>
          <w:sz w:val="24"/>
          <w:szCs w:val="24"/>
          <w:rPrChange w:id="528" w:author="alling" w:date="2017-03-26T20:30:00Z">
            <w:rPr>
              <w:rFonts w:asciiTheme="minorHAnsi" w:eastAsiaTheme="minorEastAsia" w:hAnsiTheme="minorHAnsi" w:cstheme="minorBidi"/>
              <w:noProof/>
              <w:snapToGrid/>
              <w:color w:val="0000FF"/>
              <w:sz w:val="22"/>
              <w:szCs w:val="22"/>
              <w:u w:val="single"/>
            </w:rPr>
          </w:rPrChange>
        </w:rPr>
        <w:tab/>
      </w:r>
      <w:r w:rsidRPr="00066281">
        <w:rPr>
          <w:rStyle w:val="aa"/>
          <w:rFonts w:ascii="SimSun" w:hAnsi="SimSun"/>
          <w:noProof/>
          <w:sz w:val="24"/>
          <w:szCs w:val="24"/>
          <w:u w:val="none"/>
          <w:rPrChange w:id="529" w:author="alling" w:date="2017-03-26T20:30:00Z">
            <w:rPr>
              <w:rStyle w:val="aa"/>
              <w:rFonts w:ascii="SimHei" w:eastAsia="SimHei" w:hAnsi="SimSun"/>
              <w:noProof/>
              <w:u w:val="none"/>
            </w:rPr>
          </w:rPrChange>
        </w:rPr>
        <w:t>Runtime PM</w:t>
      </w:r>
      <w:r w:rsidRPr="00066281">
        <w:rPr>
          <w:rStyle w:val="aa"/>
          <w:rFonts w:ascii="SimSun" w:hAnsi="SimSun" w:hint="eastAsia"/>
          <w:noProof/>
          <w:sz w:val="24"/>
          <w:szCs w:val="24"/>
          <w:u w:val="none"/>
          <w:rPrChange w:id="530" w:author="alling" w:date="2017-03-26T20:30:00Z">
            <w:rPr>
              <w:rStyle w:val="aa"/>
              <w:rFonts w:ascii="SimHei" w:eastAsia="SimHei" w:hAnsi="SimSun" w:hint="eastAsia"/>
              <w:noProof/>
              <w:u w:val="none"/>
            </w:rPr>
          </w:rPrChange>
        </w:rPr>
        <w:t>设计思想</w:t>
      </w:r>
      <w:r w:rsidRPr="00066281">
        <w:rPr>
          <w:rFonts w:ascii="SimSun" w:hAnsi="SimSun"/>
          <w:noProof/>
          <w:webHidden/>
          <w:sz w:val="24"/>
          <w:szCs w:val="24"/>
          <w:rPrChange w:id="531" w:author="alling" w:date="2017-03-26T20:30:00Z">
            <w:rPr>
              <w:noProof/>
              <w:webHidden/>
              <w:color w:val="0000FF"/>
              <w:u w:val="single"/>
            </w:rPr>
          </w:rPrChange>
        </w:rPr>
        <w:tab/>
      </w:r>
      <w:r w:rsidRPr="00066281">
        <w:rPr>
          <w:rFonts w:ascii="SimSun" w:hAnsi="SimSun"/>
          <w:noProof/>
          <w:webHidden/>
          <w:sz w:val="24"/>
          <w:szCs w:val="24"/>
          <w:rPrChange w:id="532" w:author="alling" w:date="2017-03-26T20:30:00Z">
            <w:rPr>
              <w:noProof/>
              <w:webHidden/>
              <w:color w:val="0000FF"/>
              <w:u w:val="single"/>
            </w:rPr>
          </w:rPrChange>
        </w:rPr>
        <w:fldChar w:fldCharType="begin"/>
      </w:r>
      <w:r w:rsidRPr="00066281">
        <w:rPr>
          <w:rFonts w:ascii="SimSun" w:hAnsi="SimSun"/>
          <w:noProof/>
          <w:webHidden/>
          <w:sz w:val="24"/>
          <w:szCs w:val="24"/>
          <w:rPrChange w:id="533" w:author="alling" w:date="2017-03-26T20:30:00Z">
            <w:rPr>
              <w:noProof/>
              <w:webHidden/>
              <w:color w:val="0000FF"/>
              <w:u w:val="single"/>
            </w:rPr>
          </w:rPrChange>
        </w:rPr>
        <w:instrText xml:space="preserve"> PAGEREF _Toc471381681 \h </w:instrText>
      </w:r>
      <w:r w:rsidRPr="00066281">
        <w:rPr>
          <w:rFonts w:ascii="SimSun" w:hAnsi="SimSun"/>
          <w:noProof/>
          <w:webHidden/>
          <w:sz w:val="24"/>
          <w:szCs w:val="24"/>
          <w:rPrChange w:id="534" w:author="alling" w:date="2017-03-26T20:30:00Z">
            <w:rPr>
              <w:rFonts w:ascii="SimSun" w:hAnsi="SimSun"/>
              <w:noProof/>
              <w:webHidden/>
              <w:sz w:val="24"/>
              <w:szCs w:val="24"/>
            </w:rPr>
          </w:rPrChange>
        </w:rPr>
      </w:r>
      <w:r w:rsidRPr="00066281">
        <w:rPr>
          <w:rFonts w:ascii="SimSun" w:hAnsi="SimSun"/>
          <w:noProof/>
          <w:webHidden/>
          <w:sz w:val="24"/>
          <w:szCs w:val="24"/>
          <w:rPrChange w:id="535" w:author="alling" w:date="2017-03-26T20:30:00Z">
            <w:rPr>
              <w:noProof/>
              <w:webHidden/>
              <w:color w:val="0000FF"/>
              <w:u w:val="single"/>
            </w:rPr>
          </w:rPrChange>
        </w:rPr>
        <w:fldChar w:fldCharType="separate"/>
      </w:r>
      <w:r w:rsidRPr="00066281">
        <w:rPr>
          <w:rFonts w:ascii="SimSun" w:hAnsi="SimSun"/>
          <w:noProof/>
          <w:webHidden/>
          <w:sz w:val="24"/>
          <w:szCs w:val="24"/>
          <w:rPrChange w:id="536" w:author="alling" w:date="2017-03-26T20:30:00Z">
            <w:rPr>
              <w:noProof/>
              <w:webHidden/>
              <w:color w:val="0000FF"/>
              <w:u w:val="single"/>
            </w:rPr>
          </w:rPrChange>
        </w:rPr>
        <w:t>27</w:t>
      </w:r>
      <w:r w:rsidRPr="00066281">
        <w:rPr>
          <w:rFonts w:ascii="SimSun" w:hAnsi="SimSun"/>
          <w:noProof/>
          <w:webHidden/>
          <w:sz w:val="24"/>
          <w:szCs w:val="24"/>
          <w:rPrChange w:id="537" w:author="alling" w:date="2017-03-26T20:30:00Z">
            <w:rPr>
              <w:noProof/>
              <w:webHidden/>
              <w:color w:val="0000FF"/>
              <w:u w:val="single"/>
            </w:rPr>
          </w:rPrChange>
        </w:rPr>
        <w:fldChar w:fldCharType="end"/>
      </w:r>
      <w:r w:rsidRPr="00066281">
        <w:rPr>
          <w:rFonts w:ascii="SimSun" w:hAnsi="SimSun"/>
          <w:noProof/>
          <w:sz w:val="24"/>
          <w:szCs w:val="24"/>
          <w:rPrChange w:id="538" w:author="alling" w:date="2017-03-26T20:30:00Z">
            <w:rPr>
              <w:noProof/>
              <w:color w:val="0000FF"/>
              <w:u w:val="single"/>
            </w:rPr>
          </w:rPrChange>
        </w:rPr>
        <w:fldChar w:fldCharType="end"/>
      </w:r>
    </w:p>
    <w:p w14:paraId="26A8B467" w14:textId="77777777" w:rsidR="004B0CF2" w:rsidRDefault="00066281">
      <w:pPr>
        <w:pStyle w:val="30"/>
        <w:tabs>
          <w:tab w:val="left" w:pos="1760"/>
          <w:tab w:val="right" w:leader="dot" w:pos="9061"/>
        </w:tabs>
        <w:ind w:left="840"/>
        <w:rPr>
          <w:rFonts w:ascii="SimSun" w:hAnsi="SimSun" w:cstheme="minorBidi"/>
          <w:noProof/>
          <w:snapToGrid/>
          <w:sz w:val="24"/>
          <w:szCs w:val="24"/>
          <w:rPrChange w:id="539" w:author="alling" w:date="2017-03-26T20:30:00Z">
            <w:rPr>
              <w:rFonts w:asciiTheme="minorHAnsi" w:eastAsiaTheme="minorEastAsia" w:hAnsiTheme="minorHAnsi" w:cstheme="minorBidi"/>
              <w:noProof/>
              <w:snapToGrid/>
              <w:sz w:val="22"/>
              <w:szCs w:val="22"/>
            </w:rPr>
          </w:rPrChange>
        </w:rPr>
        <w:pPrChange w:id="540" w:author="alling" w:date="2017-03-26T20:31:00Z">
          <w:pPr>
            <w:pStyle w:val="30"/>
            <w:tabs>
              <w:tab w:val="left" w:pos="1760"/>
              <w:tab w:val="right" w:leader="dot" w:pos="9061"/>
            </w:tabs>
          </w:pPr>
        </w:pPrChange>
      </w:pPr>
      <w:r w:rsidRPr="00066281">
        <w:rPr>
          <w:rFonts w:ascii="SimSun" w:hAnsi="SimSun"/>
          <w:noProof/>
          <w:sz w:val="24"/>
          <w:szCs w:val="24"/>
          <w:rPrChange w:id="541" w:author="alling" w:date="2017-03-26T20:30:00Z">
            <w:rPr>
              <w:noProof/>
              <w:color w:val="0000FF"/>
              <w:u w:val="single"/>
            </w:rPr>
          </w:rPrChange>
        </w:rPr>
        <w:fldChar w:fldCharType="begin"/>
      </w:r>
      <w:r w:rsidRPr="00066281">
        <w:rPr>
          <w:rFonts w:ascii="SimSun" w:hAnsi="SimSun"/>
          <w:noProof/>
          <w:sz w:val="24"/>
          <w:szCs w:val="24"/>
          <w:rPrChange w:id="542" w:author="alling" w:date="2017-03-26T20:30:00Z">
            <w:rPr>
              <w:noProof/>
              <w:color w:val="0000FF"/>
              <w:u w:val="single"/>
            </w:rPr>
          </w:rPrChange>
        </w:rPr>
        <w:instrText>HYPERLINK \l "_Toc471381682"</w:instrText>
      </w:r>
      <w:r w:rsidRPr="00066281">
        <w:rPr>
          <w:rFonts w:ascii="SimSun" w:hAnsi="SimSun"/>
          <w:noProof/>
          <w:sz w:val="24"/>
          <w:szCs w:val="24"/>
          <w:rPrChange w:id="543" w:author="alling" w:date="2017-03-26T20:30:00Z">
            <w:rPr>
              <w:noProof/>
              <w:color w:val="0000FF"/>
              <w:u w:val="single"/>
            </w:rPr>
          </w:rPrChange>
        </w:rPr>
        <w:fldChar w:fldCharType="separate"/>
      </w:r>
      <w:r w:rsidRPr="00066281">
        <w:rPr>
          <w:rStyle w:val="aa"/>
          <w:rFonts w:ascii="SimSun" w:hAnsi="SimSun"/>
          <w:b/>
          <w:noProof/>
          <w:sz w:val="24"/>
          <w:szCs w:val="24"/>
          <w:u w:val="none"/>
          <w:rPrChange w:id="544" w:author="alling" w:date="2017-03-26T20:30:00Z">
            <w:rPr>
              <w:rStyle w:val="aa"/>
              <w:rFonts w:ascii="SimHei" w:eastAsia="SimHei" w:hAnsi="SimSun"/>
              <w:b/>
              <w:noProof/>
            </w:rPr>
          </w:rPrChange>
        </w:rPr>
        <w:t>3.2.2</w:t>
      </w:r>
      <w:r w:rsidRPr="00066281">
        <w:rPr>
          <w:rFonts w:ascii="SimSun" w:hAnsi="SimSun" w:cstheme="minorBidi"/>
          <w:noProof/>
          <w:snapToGrid/>
          <w:sz w:val="24"/>
          <w:szCs w:val="24"/>
          <w:rPrChange w:id="545" w:author="alling" w:date="2017-03-26T20:30:00Z">
            <w:rPr>
              <w:rFonts w:asciiTheme="minorHAnsi" w:eastAsiaTheme="minorEastAsia" w:hAnsiTheme="minorHAnsi" w:cstheme="minorBidi"/>
              <w:noProof/>
              <w:snapToGrid/>
              <w:color w:val="0000FF"/>
              <w:sz w:val="22"/>
              <w:szCs w:val="22"/>
              <w:u w:val="single"/>
            </w:rPr>
          </w:rPrChange>
        </w:rPr>
        <w:tab/>
      </w:r>
      <w:r w:rsidRPr="00066281">
        <w:rPr>
          <w:rStyle w:val="aa"/>
          <w:rFonts w:ascii="SimSun" w:hAnsi="SimSun"/>
          <w:noProof/>
          <w:sz w:val="24"/>
          <w:szCs w:val="24"/>
          <w:u w:val="none"/>
          <w:rPrChange w:id="546" w:author="alling" w:date="2017-03-26T20:30:00Z">
            <w:rPr>
              <w:rStyle w:val="aa"/>
              <w:rFonts w:ascii="SimHei" w:eastAsia="SimHei" w:hAnsi="SimSun"/>
              <w:noProof/>
              <w:u w:val="none"/>
            </w:rPr>
          </w:rPrChange>
        </w:rPr>
        <w:t>Atmel MXT1664</w:t>
      </w:r>
      <w:r w:rsidRPr="00066281">
        <w:rPr>
          <w:rStyle w:val="aa"/>
          <w:rFonts w:ascii="SimSun" w:hAnsi="SimSun" w:hint="eastAsia"/>
          <w:noProof/>
          <w:sz w:val="24"/>
          <w:szCs w:val="24"/>
          <w:u w:val="none"/>
          <w:rPrChange w:id="547" w:author="alling" w:date="2017-03-26T20:30:00Z">
            <w:rPr>
              <w:rStyle w:val="aa"/>
              <w:rFonts w:ascii="SimHei" w:eastAsia="SimHei" w:hAnsi="SimSun" w:hint="eastAsia"/>
              <w:noProof/>
              <w:u w:val="none"/>
            </w:rPr>
          </w:rPrChange>
        </w:rPr>
        <w:t>触摸屏控制器驱动的</w:t>
      </w:r>
      <w:r w:rsidRPr="00066281">
        <w:rPr>
          <w:rStyle w:val="aa"/>
          <w:rFonts w:ascii="SimSun" w:hAnsi="SimSun"/>
          <w:noProof/>
          <w:sz w:val="24"/>
          <w:szCs w:val="24"/>
          <w:u w:val="none"/>
          <w:rPrChange w:id="548" w:author="alling" w:date="2017-03-26T20:30:00Z">
            <w:rPr>
              <w:rStyle w:val="aa"/>
              <w:rFonts w:ascii="SimHei" w:eastAsia="SimHei" w:hAnsi="SimSun"/>
              <w:noProof/>
              <w:u w:val="none"/>
            </w:rPr>
          </w:rPrChange>
        </w:rPr>
        <w:t>Runtime PM</w:t>
      </w:r>
      <w:r w:rsidRPr="00066281">
        <w:rPr>
          <w:rStyle w:val="aa"/>
          <w:rFonts w:ascii="SimSun" w:hAnsi="SimSun" w:hint="eastAsia"/>
          <w:noProof/>
          <w:sz w:val="24"/>
          <w:szCs w:val="24"/>
          <w:u w:val="none"/>
          <w:rPrChange w:id="549" w:author="alling" w:date="2017-03-26T20:30:00Z">
            <w:rPr>
              <w:rStyle w:val="aa"/>
              <w:rFonts w:ascii="SimHei" w:eastAsia="SimHei" w:hAnsi="SimSun" w:hint="eastAsia"/>
              <w:noProof/>
              <w:u w:val="none"/>
            </w:rPr>
          </w:rPrChange>
        </w:rPr>
        <w:t>设计</w:t>
      </w:r>
      <w:r w:rsidRPr="00066281">
        <w:rPr>
          <w:rFonts w:ascii="SimSun" w:hAnsi="SimSun"/>
          <w:noProof/>
          <w:webHidden/>
          <w:sz w:val="24"/>
          <w:szCs w:val="24"/>
          <w:rPrChange w:id="550" w:author="alling" w:date="2017-03-26T20:30:00Z">
            <w:rPr>
              <w:noProof/>
              <w:webHidden/>
              <w:color w:val="0000FF"/>
              <w:u w:val="single"/>
            </w:rPr>
          </w:rPrChange>
        </w:rPr>
        <w:tab/>
      </w:r>
      <w:r w:rsidRPr="00066281">
        <w:rPr>
          <w:rFonts w:ascii="SimSun" w:hAnsi="SimSun"/>
          <w:noProof/>
          <w:webHidden/>
          <w:sz w:val="24"/>
          <w:szCs w:val="24"/>
          <w:rPrChange w:id="551" w:author="alling" w:date="2017-03-26T20:30:00Z">
            <w:rPr>
              <w:noProof/>
              <w:webHidden/>
              <w:color w:val="0000FF"/>
              <w:u w:val="single"/>
            </w:rPr>
          </w:rPrChange>
        </w:rPr>
        <w:fldChar w:fldCharType="begin"/>
      </w:r>
      <w:r w:rsidRPr="00066281">
        <w:rPr>
          <w:rFonts w:ascii="SimSun" w:hAnsi="SimSun"/>
          <w:noProof/>
          <w:webHidden/>
          <w:sz w:val="24"/>
          <w:szCs w:val="24"/>
          <w:rPrChange w:id="552" w:author="alling" w:date="2017-03-26T20:30:00Z">
            <w:rPr>
              <w:noProof/>
              <w:webHidden/>
              <w:color w:val="0000FF"/>
              <w:u w:val="single"/>
            </w:rPr>
          </w:rPrChange>
        </w:rPr>
        <w:instrText xml:space="preserve"> PAGEREF _Toc471381682 \h </w:instrText>
      </w:r>
      <w:r w:rsidRPr="00066281">
        <w:rPr>
          <w:rFonts w:ascii="SimSun" w:hAnsi="SimSun"/>
          <w:noProof/>
          <w:webHidden/>
          <w:sz w:val="24"/>
          <w:szCs w:val="24"/>
          <w:rPrChange w:id="553" w:author="alling" w:date="2017-03-26T20:30:00Z">
            <w:rPr>
              <w:rFonts w:ascii="SimSun" w:hAnsi="SimSun"/>
              <w:noProof/>
              <w:webHidden/>
              <w:sz w:val="24"/>
              <w:szCs w:val="24"/>
            </w:rPr>
          </w:rPrChange>
        </w:rPr>
      </w:r>
      <w:r w:rsidRPr="00066281">
        <w:rPr>
          <w:rFonts w:ascii="SimSun" w:hAnsi="SimSun"/>
          <w:noProof/>
          <w:webHidden/>
          <w:sz w:val="24"/>
          <w:szCs w:val="24"/>
          <w:rPrChange w:id="554" w:author="alling" w:date="2017-03-26T20:30:00Z">
            <w:rPr>
              <w:noProof/>
              <w:webHidden/>
              <w:color w:val="0000FF"/>
              <w:u w:val="single"/>
            </w:rPr>
          </w:rPrChange>
        </w:rPr>
        <w:fldChar w:fldCharType="separate"/>
      </w:r>
      <w:r w:rsidRPr="00066281">
        <w:rPr>
          <w:rFonts w:ascii="SimSun" w:hAnsi="SimSun"/>
          <w:noProof/>
          <w:webHidden/>
          <w:sz w:val="24"/>
          <w:szCs w:val="24"/>
          <w:rPrChange w:id="555" w:author="alling" w:date="2017-03-26T20:30:00Z">
            <w:rPr>
              <w:noProof/>
              <w:webHidden/>
              <w:color w:val="0000FF"/>
              <w:u w:val="single"/>
            </w:rPr>
          </w:rPrChange>
        </w:rPr>
        <w:t>29</w:t>
      </w:r>
      <w:r w:rsidRPr="00066281">
        <w:rPr>
          <w:rFonts w:ascii="SimSun" w:hAnsi="SimSun"/>
          <w:noProof/>
          <w:webHidden/>
          <w:sz w:val="24"/>
          <w:szCs w:val="24"/>
          <w:rPrChange w:id="556" w:author="alling" w:date="2017-03-26T20:30:00Z">
            <w:rPr>
              <w:noProof/>
              <w:webHidden/>
              <w:color w:val="0000FF"/>
              <w:u w:val="single"/>
            </w:rPr>
          </w:rPrChange>
        </w:rPr>
        <w:fldChar w:fldCharType="end"/>
      </w:r>
      <w:r w:rsidRPr="00066281">
        <w:rPr>
          <w:rFonts w:ascii="SimSun" w:hAnsi="SimSun"/>
          <w:noProof/>
          <w:sz w:val="24"/>
          <w:szCs w:val="24"/>
          <w:rPrChange w:id="557" w:author="alling" w:date="2017-03-26T20:30:00Z">
            <w:rPr>
              <w:noProof/>
              <w:color w:val="0000FF"/>
              <w:u w:val="single"/>
            </w:rPr>
          </w:rPrChange>
        </w:rPr>
        <w:fldChar w:fldCharType="end"/>
      </w:r>
    </w:p>
    <w:p w14:paraId="311D9D26" w14:textId="77777777" w:rsidR="004B0CF2" w:rsidRDefault="00066281">
      <w:pPr>
        <w:pStyle w:val="30"/>
        <w:tabs>
          <w:tab w:val="right" w:leader="dot" w:pos="9061"/>
        </w:tabs>
        <w:ind w:left="840"/>
        <w:rPr>
          <w:rFonts w:ascii="SimSun" w:hAnsi="SimSun" w:cstheme="minorBidi"/>
          <w:noProof/>
          <w:snapToGrid/>
          <w:sz w:val="24"/>
          <w:szCs w:val="24"/>
          <w:rPrChange w:id="558" w:author="alling" w:date="2017-03-26T20:30:00Z">
            <w:rPr>
              <w:rFonts w:asciiTheme="minorHAnsi" w:eastAsiaTheme="minorEastAsia" w:hAnsiTheme="minorHAnsi" w:cstheme="minorBidi"/>
              <w:noProof/>
              <w:snapToGrid/>
              <w:sz w:val="22"/>
              <w:szCs w:val="22"/>
            </w:rPr>
          </w:rPrChange>
        </w:rPr>
        <w:pPrChange w:id="559" w:author="alling" w:date="2017-03-26T20:31:00Z">
          <w:pPr>
            <w:pStyle w:val="30"/>
            <w:tabs>
              <w:tab w:val="right" w:leader="dot" w:pos="9061"/>
            </w:tabs>
          </w:pPr>
        </w:pPrChange>
      </w:pPr>
      <w:r w:rsidRPr="00066281">
        <w:rPr>
          <w:rFonts w:ascii="SimSun" w:hAnsi="SimSun"/>
          <w:noProof/>
          <w:sz w:val="24"/>
          <w:szCs w:val="24"/>
          <w:rPrChange w:id="560" w:author="alling" w:date="2017-03-26T20:30:00Z">
            <w:rPr>
              <w:noProof/>
              <w:color w:val="0000FF"/>
              <w:u w:val="single"/>
            </w:rPr>
          </w:rPrChange>
        </w:rPr>
        <w:fldChar w:fldCharType="begin"/>
      </w:r>
      <w:r w:rsidRPr="00066281">
        <w:rPr>
          <w:rFonts w:ascii="SimSun" w:hAnsi="SimSun"/>
          <w:noProof/>
          <w:sz w:val="24"/>
          <w:szCs w:val="24"/>
          <w:rPrChange w:id="561" w:author="alling" w:date="2017-03-26T20:30:00Z">
            <w:rPr>
              <w:noProof/>
              <w:color w:val="0000FF"/>
              <w:u w:val="single"/>
            </w:rPr>
          </w:rPrChange>
        </w:rPr>
        <w:instrText>HYPERLINK \l "_Toc471381683"</w:instrText>
      </w:r>
      <w:r w:rsidRPr="00066281">
        <w:rPr>
          <w:rFonts w:ascii="SimSun" w:hAnsi="SimSun"/>
          <w:noProof/>
          <w:sz w:val="24"/>
          <w:szCs w:val="24"/>
          <w:rPrChange w:id="562" w:author="alling" w:date="2017-03-26T20:30:00Z">
            <w:rPr>
              <w:noProof/>
              <w:color w:val="0000FF"/>
              <w:u w:val="single"/>
            </w:rPr>
          </w:rPrChange>
        </w:rPr>
        <w:fldChar w:fldCharType="separate"/>
      </w:r>
      <w:r w:rsidRPr="00066281">
        <w:rPr>
          <w:rStyle w:val="aa"/>
          <w:rFonts w:ascii="SimSun" w:hAnsi="SimSun"/>
          <w:b/>
          <w:noProof/>
          <w:sz w:val="24"/>
          <w:szCs w:val="24"/>
          <w:u w:val="none"/>
          <w:rPrChange w:id="563" w:author="alling" w:date="2017-03-26T20:30:00Z">
            <w:rPr>
              <w:rStyle w:val="aa"/>
              <w:rFonts w:ascii="SimHei" w:eastAsia="SimHei" w:hAnsi="SimSun"/>
              <w:b/>
              <w:noProof/>
            </w:rPr>
          </w:rPrChange>
        </w:rPr>
        <w:t>3.2.3</w:t>
      </w:r>
      <w:r w:rsidRPr="00066281">
        <w:rPr>
          <w:rStyle w:val="aa"/>
          <w:rFonts w:ascii="SimSun" w:hAnsi="SimSun"/>
          <w:noProof/>
          <w:sz w:val="24"/>
          <w:szCs w:val="24"/>
          <w:u w:val="none"/>
          <w:rPrChange w:id="564" w:author="alling" w:date="2017-03-26T20:30:00Z">
            <w:rPr>
              <w:rStyle w:val="aa"/>
              <w:rFonts w:ascii="SimHei" w:eastAsia="SimHei" w:hAnsi="SimSun"/>
              <w:noProof/>
            </w:rPr>
          </w:rPrChange>
        </w:rPr>
        <w:t xml:space="preserve"> </w:t>
      </w:r>
      <w:r w:rsidRPr="00066281">
        <w:rPr>
          <w:rStyle w:val="aa"/>
          <w:rFonts w:ascii="SimSun" w:hAnsi="SimSun" w:hint="eastAsia"/>
          <w:noProof/>
          <w:sz w:val="24"/>
          <w:szCs w:val="24"/>
          <w:u w:val="none"/>
          <w:rPrChange w:id="565" w:author="alling" w:date="2017-03-26T20:30:00Z">
            <w:rPr>
              <w:rStyle w:val="aa"/>
              <w:rFonts w:ascii="SimHei" w:eastAsia="SimHei" w:hAnsi="SimSun" w:hint="eastAsia"/>
              <w:noProof/>
            </w:rPr>
          </w:rPrChange>
        </w:rPr>
        <w:t>设备进入低功耗状态时机的确定</w:t>
      </w:r>
      <w:r w:rsidRPr="00066281">
        <w:rPr>
          <w:rFonts w:ascii="SimSun" w:hAnsi="SimSun"/>
          <w:noProof/>
          <w:webHidden/>
          <w:sz w:val="24"/>
          <w:szCs w:val="24"/>
          <w:rPrChange w:id="566" w:author="alling" w:date="2017-03-26T20:30:00Z">
            <w:rPr>
              <w:noProof/>
              <w:webHidden/>
              <w:color w:val="0000FF"/>
              <w:u w:val="single"/>
            </w:rPr>
          </w:rPrChange>
        </w:rPr>
        <w:tab/>
      </w:r>
      <w:r w:rsidRPr="00066281">
        <w:rPr>
          <w:rFonts w:ascii="SimSun" w:hAnsi="SimSun"/>
          <w:noProof/>
          <w:webHidden/>
          <w:sz w:val="24"/>
          <w:szCs w:val="24"/>
          <w:rPrChange w:id="567" w:author="alling" w:date="2017-03-26T20:30:00Z">
            <w:rPr>
              <w:noProof/>
              <w:webHidden/>
              <w:color w:val="0000FF"/>
              <w:u w:val="single"/>
            </w:rPr>
          </w:rPrChange>
        </w:rPr>
        <w:fldChar w:fldCharType="begin"/>
      </w:r>
      <w:r w:rsidRPr="00066281">
        <w:rPr>
          <w:rFonts w:ascii="SimSun" w:hAnsi="SimSun"/>
          <w:noProof/>
          <w:webHidden/>
          <w:sz w:val="24"/>
          <w:szCs w:val="24"/>
          <w:rPrChange w:id="568" w:author="alling" w:date="2017-03-26T20:30:00Z">
            <w:rPr>
              <w:noProof/>
              <w:webHidden/>
              <w:color w:val="0000FF"/>
              <w:u w:val="single"/>
            </w:rPr>
          </w:rPrChange>
        </w:rPr>
        <w:instrText xml:space="preserve"> PAGEREF _Toc471381683 \h </w:instrText>
      </w:r>
      <w:r w:rsidRPr="00066281">
        <w:rPr>
          <w:rFonts w:ascii="SimSun" w:hAnsi="SimSun"/>
          <w:noProof/>
          <w:webHidden/>
          <w:sz w:val="24"/>
          <w:szCs w:val="24"/>
          <w:rPrChange w:id="569" w:author="alling" w:date="2017-03-26T20:30:00Z">
            <w:rPr>
              <w:rFonts w:ascii="SimSun" w:hAnsi="SimSun"/>
              <w:noProof/>
              <w:webHidden/>
              <w:sz w:val="24"/>
              <w:szCs w:val="24"/>
            </w:rPr>
          </w:rPrChange>
        </w:rPr>
      </w:r>
      <w:r w:rsidRPr="00066281">
        <w:rPr>
          <w:rFonts w:ascii="SimSun" w:hAnsi="SimSun"/>
          <w:noProof/>
          <w:webHidden/>
          <w:sz w:val="24"/>
          <w:szCs w:val="24"/>
          <w:rPrChange w:id="570" w:author="alling" w:date="2017-03-26T20:30:00Z">
            <w:rPr>
              <w:noProof/>
              <w:webHidden/>
              <w:color w:val="0000FF"/>
              <w:u w:val="single"/>
            </w:rPr>
          </w:rPrChange>
        </w:rPr>
        <w:fldChar w:fldCharType="separate"/>
      </w:r>
      <w:r w:rsidRPr="00066281">
        <w:rPr>
          <w:rFonts w:ascii="SimSun" w:hAnsi="SimSun"/>
          <w:noProof/>
          <w:webHidden/>
          <w:sz w:val="24"/>
          <w:szCs w:val="24"/>
          <w:rPrChange w:id="571" w:author="alling" w:date="2017-03-26T20:30:00Z">
            <w:rPr>
              <w:noProof/>
              <w:webHidden/>
              <w:color w:val="0000FF"/>
              <w:u w:val="single"/>
            </w:rPr>
          </w:rPrChange>
        </w:rPr>
        <w:t>33</w:t>
      </w:r>
      <w:r w:rsidRPr="00066281">
        <w:rPr>
          <w:rFonts w:ascii="SimSun" w:hAnsi="SimSun"/>
          <w:noProof/>
          <w:webHidden/>
          <w:sz w:val="24"/>
          <w:szCs w:val="24"/>
          <w:rPrChange w:id="572" w:author="alling" w:date="2017-03-26T20:30:00Z">
            <w:rPr>
              <w:noProof/>
              <w:webHidden/>
              <w:color w:val="0000FF"/>
              <w:u w:val="single"/>
            </w:rPr>
          </w:rPrChange>
        </w:rPr>
        <w:fldChar w:fldCharType="end"/>
      </w:r>
      <w:r w:rsidRPr="00066281">
        <w:rPr>
          <w:rFonts w:ascii="SimSun" w:hAnsi="SimSun"/>
          <w:noProof/>
          <w:sz w:val="24"/>
          <w:szCs w:val="24"/>
          <w:rPrChange w:id="573" w:author="alling" w:date="2017-03-26T20:30:00Z">
            <w:rPr>
              <w:noProof/>
              <w:color w:val="0000FF"/>
              <w:u w:val="single"/>
            </w:rPr>
          </w:rPrChange>
        </w:rPr>
        <w:fldChar w:fldCharType="end"/>
      </w:r>
    </w:p>
    <w:p w14:paraId="58228A74" w14:textId="77777777" w:rsidR="00EA00BA" w:rsidRPr="00410A0D" w:rsidRDefault="00066281">
      <w:pPr>
        <w:pStyle w:val="30"/>
        <w:tabs>
          <w:tab w:val="left" w:pos="1540"/>
          <w:tab w:val="right" w:leader="dot" w:pos="9061"/>
        </w:tabs>
        <w:rPr>
          <w:rFonts w:ascii="SimSun" w:hAnsi="SimSun" w:cstheme="minorBidi"/>
          <w:noProof/>
          <w:snapToGrid/>
          <w:sz w:val="24"/>
          <w:szCs w:val="24"/>
          <w:rPrChange w:id="574" w:author="alling" w:date="2017-03-26T20:30: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575" w:author="alling" w:date="2017-03-26T20:30:00Z">
            <w:rPr>
              <w:noProof/>
              <w:color w:val="0000FF"/>
              <w:u w:val="single"/>
            </w:rPr>
          </w:rPrChange>
        </w:rPr>
        <w:fldChar w:fldCharType="begin"/>
      </w:r>
      <w:r w:rsidRPr="00066281">
        <w:rPr>
          <w:rFonts w:ascii="SimSun" w:hAnsi="SimSun"/>
          <w:noProof/>
          <w:sz w:val="24"/>
          <w:szCs w:val="24"/>
          <w:rPrChange w:id="576" w:author="alling" w:date="2017-03-26T20:30:00Z">
            <w:rPr>
              <w:noProof/>
              <w:color w:val="0000FF"/>
              <w:u w:val="single"/>
            </w:rPr>
          </w:rPrChange>
        </w:rPr>
        <w:instrText>HYPERLINK \l "_Toc471381684"</w:instrText>
      </w:r>
      <w:r w:rsidRPr="00066281">
        <w:rPr>
          <w:rFonts w:ascii="SimSun" w:hAnsi="SimSun"/>
          <w:noProof/>
          <w:sz w:val="24"/>
          <w:szCs w:val="24"/>
          <w:rPrChange w:id="577" w:author="alling" w:date="2017-03-26T20:30:00Z">
            <w:rPr>
              <w:noProof/>
              <w:color w:val="0000FF"/>
              <w:u w:val="single"/>
            </w:rPr>
          </w:rPrChange>
        </w:rPr>
        <w:fldChar w:fldCharType="separate"/>
      </w:r>
      <w:r w:rsidRPr="00066281">
        <w:rPr>
          <w:rStyle w:val="aa"/>
          <w:rFonts w:ascii="SimSun" w:hAnsi="SimSun"/>
          <w:b/>
          <w:noProof/>
          <w:sz w:val="24"/>
          <w:szCs w:val="24"/>
          <w:u w:val="none"/>
          <w:rPrChange w:id="578" w:author="alling" w:date="2017-03-26T20:30:00Z">
            <w:rPr>
              <w:rStyle w:val="aa"/>
              <w:rFonts w:ascii="SimHei" w:eastAsia="SimHei" w:hAnsi="SimSun"/>
              <w:b/>
              <w:noProof/>
            </w:rPr>
          </w:rPrChange>
        </w:rPr>
        <w:t>3.3</w:t>
      </w:r>
      <w:r w:rsidRPr="00066281">
        <w:rPr>
          <w:rFonts w:ascii="SimSun" w:hAnsi="SimSun" w:cstheme="minorBidi"/>
          <w:noProof/>
          <w:snapToGrid/>
          <w:sz w:val="24"/>
          <w:szCs w:val="24"/>
          <w:rPrChange w:id="579" w:author="alling" w:date="2017-03-26T20:30:00Z">
            <w:rPr>
              <w:rFonts w:asciiTheme="minorHAnsi" w:eastAsiaTheme="minorEastAsia" w:hAnsiTheme="minorHAnsi" w:cstheme="minorBidi"/>
              <w:noProof/>
              <w:snapToGrid/>
              <w:color w:val="0000FF"/>
              <w:sz w:val="22"/>
              <w:szCs w:val="22"/>
              <w:u w:val="single"/>
            </w:rPr>
          </w:rPrChange>
        </w:rPr>
        <w:tab/>
      </w:r>
      <w:r w:rsidRPr="00066281">
        <w:rPr>
          <w:rStyle w:val="aa"/>
          <w:rFonts w:ascii="SimSun" w:hAnsi="SimSun" w:hint="eastAsia"/>
          <w:noProof/>
          <w:sz w:val="24"/>
          <w:szCs w:val="24"/>
          <w:u w:val="none"/>
          <w:rPrChange w:id="580" w:author="alling" w:date="2017-03-26T20:30:00Z">
            <w:rPr>
              <w:rStyle w:val="aa"/>
              <w:rFonts w:ascii="SimHei" w:eastAsia="SimHei" w:hAnsi="SimSun" w:hint="eastAsia"/>
              <w:noProof/>
              <w:u w:val="none"/>
            </w:rPr>
          </w:rPrChange>
        </w:rPr>
        <w:t>本章小结</w:t>
      </w:r>
      <w:r w:rsidRPr="00066281">
        <w:rPr>
          <w:rFonts w:ascii="SimSun" w:hAnsi="SimSun"/>
          <w:noProof/>
          <w:webHidden/>
          <w:sz w:val="24"/>
          <w:szCs w:val="24"/>
          <w:rPrChange w:id="581" w:author="alling" w:date="2017-03-26T20:30:00Z">
            <w:rPr>
              <w:noProof/>
              <w:webHidden/>
              <w:color w:val="0000FF"/>
              <w:u w:val="single"/>
            </w:rPr>
          </w:rPrChange>
        </w:rPr>
        <w:tab/>
      </w:r>
      <w:r w:rsidRPr="00066281">
        <w:rPr>
          <w:rFonts w:ascii="SimSun" w:hAnsi="SimSun"/>
          <w:noProof/>
          <w:webHidden/>
          <w:sz w:val="24"/>
          <w:szCs w:val="24"/>
          <w:rPrChange w:id="582" w:author="alling" w:date="2017-03-26T20:30:00Z">
            <w:rPr>
              <w:noProof/>
              <w:webHidden/>
              <w:color w:val="0000FF"/>
              <w:u w:val="single"/>
            </w:rPr>
          </w:rPrChange>
        </w:rPr>
        <w:fldChar w:fldCharType="begin"/>
      </w:r>
      <w:r w:rsidRPr="00066281">
        <w:rPr>
          <w:rFonts w:ascii="SimSun" w:hAnsi="SimSun"/>
          <w:noProof/>
          <w:webHidden/>
          <w:sz w:val="24"/>
          <w:szCs w:val="24"/>
          <w:rPrChange w:id="583" w:author="alling" w:date="2017-03-26T20:30:00Z">
            <w:rPr>
              <w:noProof/>
              <w:webHidden/>
              <w:color w:val="0000FF"/>
              <w:u w:val="single"/>
            </w:rPr>
          </w:rPrChange>
        </w:rPr>
        <w:instrText xml:space="preserve"> PAGEREF _Toc471381684 \h </w:instrText>
      </w:r>
      <w:r w:rsidRPr="00066281">
        <w:rPr>
          <w:rFonts w:ascii="SimSun" w:hAnsi="SimSun"/>
          <w:noProof/>
          <w:webHidden/>
          <w:sz w:val="24"/>
          <w:szCs w:val="24"/>
          <w:rPrChange w:id="584" w:author="alling" w:date="2017-03-26T20:30:00Z">
            <w:rPr>
              <w:rFonts w:ascii="SimSun" w:hAnsi="SimSun"/>
              <w:noProof/>
              <w:webHidden/>
              <w:sz w:val="24"/>
              <w:szCs w:val="24"/>
            </w:rPr>
          </w:rPrChange>
        </w:rPr>
      </w:r>
      <w:r w:rsidRPr="00066281">
        <w:rPr>
          <w:rFonts w:ascii="SimSun" w:hAnsi="SimSun"/>
          <w:noProof/>
          <w:webHidden/>
          <w:sz w:val="24"/>
          <w:szCs w:val="24"/>
          <w:rPrChange w:id="585" w:author="alling" w:date="2017-03-26T20:30:00Z">
            <w:rPr>
              <w:noProof/>
              <w:webHidden/>
              <w:color w:val="0000FF"/>
              <w:u w:val="single"/>
            </w:rPr>
          </w:rPrChange>
        </w:rPr>
        <w:fldChar w:fldCharType="separate"/>
      </w:r>
      <w:r w:rsidRPr="00066281">
        <w:rPr>
          <w:rFonts w:ascii="SimSun" w:hAnsi="SimSun"/>
          <w:noProof/>
          <w:webHidden/>
          <w:sz w:val="24"/>
          <w:szCs w:val="24"/>
          <w:rPrChange w:id="586" w:author="alling" w:date="2017-03-26T20:30:00Z">
            <w:rPr>
              <w:noProof/>
              <w:webHidden/>
              <w:color w:val="0000FF"/>
              <w:u w:val="single"/>
            </w:rPr>
          </w:rPrChange>
        </w:rPr>
        <w:t>34</w:t>
      </w:r>
      <w:r w:rsidRPr="00066281">
        <w:rPr>
          <w:rFonts w:ascii="SimSun" w:hAnsi="SimSun"/>
          <w:noProof/>
          <w:webHidden/>
          <w:sz w:val="24"/>
          <w:szCs w:val="24"/>
          <w:rPrChange w:id="587" w:author="alling" w:date="2017-03-26T20:30:00Z">
            <w:rPr>
              <w:noProof/>
              <w:webHidden/>
              <w:color w:val="0000FF"/>
              <w:u w:val="single"/>
            </w:rPr>
          </w:rPrChange>
        </w:rPr>
        <w:fldChar w:fldCharType="end"/>
      </w:r>
      <w:r w:rsidRPr="00066281">
        <w:rPr>
          <w:rFonts w:ascii="SimSun" w:hAnsi="SimSun"/>
          <w:noProof/>
          <w:sz w:val="24"/>
          <w:szCs w:val="24"/>
          <w:rPrChange w:id="588" w:author="alling" w:date="2017-03-26T20:30:00Z">
            <w:rPr>
              <w:noProof/>
              <w:color w:val="0000FF"/>
              <w:u w:val="single"/>
            </w:rPr>
          </w:rPrChange>
        </w:rPr>
        <w:fldChar w:fldCharType="end"/>
      </w:r>
    </w:p>
    <w:p w14:paraId="40266134" w14:textId="77777777" w:rsidR="00EA00BA" w:rsidRPr="00410A0D" w:rsidRDefault="00066281" w:rsidP="00410A0D">
      <w:pPr>
        <w:pStyle w:val="12"/>
        <w:rPr>
          <w:rFonts w:asciiTheme="minorHAnsi" w:eastAsiaTheme="minorEastAsia" w:hAnsiTheme="minorHAnsi" w:cstheme="minorBidi"/>
          <w:snapToGrid/>
          <w:sz w:val="22"/>
          <w:szCs w:val="22"/>
        </w:rPr>
      </w:pPr>
      <w:r w:rsidRPr="00066281">
        <w:fldChar w:fldCharType="begin"/>
      </w:r>
      <w:r w:rsidRPr="00066281">
        <w:rPr>
          <w:rPrChange w:id="589" w:author="alling" w:date="2017-03-26T20:32:00Z">
            <w:rPr>
              <w:color w:val="0000FF"/>
              <w:u w:val="single"/>
            </w:rPr>
          </w:rPrChange>
        </w:rPr>
        <w:instrText>HYPERLINK \l "_Toc471381685"</w:instrText>
      </w:r>
      <w:r w:rsidRPr="00066281">
        <w:rPr>
          <w:rPrChange w:id="590" w:author="alling" w:date="2017-03-26T20:32:00Z">
            <w:rPr>
              <w:color w:val="0000FF"/>
              <w:u w:val="single"/>
            </w:rPr>
          </w:rPrChange>
        </w:rPr>
        <w:fldChar w:fldCharType="separate"/>
      </w:r>
      <w:r w:rsidRPr="00066281">
        <w:rPr>
          <w:rStyle w:val="aa"/>
          <w:b w:val="0"/>
          <w:u w:val="none"/>
          <w:rPrChange w:id="591" w:author="alling" w:date="2017-03-26T20:32:00Z">
            <w:rPr>
              <w:rStyle w:val="aa"/>
            </w:rPr>
          </w:rPrChange>
        </w:rPr>
        <w:t xml:space="preserve">4 </w:t>
      </w:r>
      <w:r w:rsidRPr="00066281">
        <w:rPr>
          <w:rStyle w:val="aa"/>
          <w:rFonts w:hint="eastAsia"/>
          <w:b w:val="0"/>
          <w:u w:val="none"/>
          <w:rPrChange w:id="592" w:author="alling" w:date="2017-03-26T20:32:00Z">
            <w:rPr>
              <w:rStyle w:val="aa"/>
              <w:rFonts w:hint="eastAsia"/>
            </w:rPr>
          </w:rPrChange>
        </w:rPr>
        <w:t>嵌入式</w:t>
      </w:r>
      <w:r w:rsidRPr="00066281">
        <w:rPr>
          <w:rStyle w:val="aa"/>
          <w:b w:val="0"/>
          <w:u w:val="none"/>
          <w:rPrChange w:id="593" w:author="alling" w:date="2017-03-26T20:32:00Z">
            <w:rPr>
              <w:rStyle w:val="aa"/>
            </w:rPr>
          </w:rPrChange>
        </w:rPr>
        <w:t>Linux</w:t>
      </w:r>
      <w:r w:rsidRPr="00066281">
        <w:rPr>
          <w:rStyle w:val="aa"/>
          <w:rFonts w:hint="eastAsia"/>
          <w:b w:val="0"/>
          <w:u w:val="none"/>
          <w:rPrChange w:id="594" w:author="alling" w:date="2017-03-26T20:32:00Z">
            <w:rPr>
              <w:rStyle w:val="aa"/>
              <w:rFonts w:hint="eastAsia"/>
            </w:rPr>
          </w:rPrChange>
        </w:rPr>
        <w:t>系统电源管理方法的实现</w:t>
      </w:r>
      <w:r w:rsidR="00EA00BA" w:rsidRPr="00410A0D">
        <w:rPr>
          <w:webHidden/>
        </w:rPr>
        <w:tab/>
      </w:r>
      <w:r w:rsidRPr="00066281">
        <w:rPr>
          <w:webHidden/>
        </w:rPr>
        <w:fldChar w:fldCharType="begin"/>
      </w:r>
      <w:r w:rsidRPr="00066281">
        <w:rPr>
          <w:webHidden/>
          <w:rPrChange w:id="595" w:author="alling" w:date="2017-03-26T20:32:00Z">
            <w:rPr>
              <w:webHidden/>
              <w:color w:val="0000FF"/>
              <w:u w:val="single"/>
            </w:rPr>
          </w:rPrChange>
        </w:rPr>
        <w:instrText xml:space="preserve"> PAGEREF _Toc471381685 \h </w:instrText>
      </w:r>
      <w:r w:rsidRPr="00066281">
        <w:rPr>
          <w:webHidden/>
        </w:rPr>
      </w:r>
      <w:r w:rsidRPr="00066281">
        <w:rPr>
          <w:webHidden/>
          <w:rPrChange w:id="596" w:author="alling" w:date="2017-03-26T20:32:00Z">
            <w:rPr>
              <w:webHidden/>
              <w:color w:val="0000FF"/>
              <w:u w:val="single"/>
            </w:rPr>
          </w:rPrChange>
        </w:rPr>
        <w:fldChar w:fldCharType="separate"/>
      </w:r>
      <w:r w:rsidRPr="00066281">
        <w:rPr>
          <w:webHidden/>
          <w:rPrChange w:id="597" w:author="alling" w:date="2017-03-26T20:32:00Z">
            <w:rPr>
              <w:webHidden/>
              <w:color w:val="0000FF"/>
              <w:u w:val="single"/>
            </w:rPr>
          </w:rPrChange>
        </w:rPr>
        <w:t>36</w:t>
      </w:r>
      <w:r w:rsidRPr="00066281">
        <w:rPr>
          <w:webHidden/>
          <w:rPrChange w:id="598" w:author="alling" w:date="2017-03-26T20:32:00Z">
            <w:rPr>
              <w:webHidden/>
              <w:color w:val="0000FF"/>
              <w:u w:val="single"/>
            </w:rPr>
          </w:rPrChange>
        </w:rPr>
        <w:fldChar w:fldCharType="end"/>
      </w:r>
      <w:r w:rsidRPr="00066281">
        <w:rPr>
          <w:rPrChange w:id="599" w:author="alling" w:date="2017-03-26T20:32:00Z">
            <w:rPr>
              <w:color w:val="0000FF"/>
              <w:u w:val="single"/>
            </w:rPr>
          </w:rPrChange>
        </w:rPr>
        <w:fldChar w:fldCharType="end"/>
      </w:r>
    </w:p>
    <w:p w14:paraId="1B6BD24C" w14:textId="77777777" w:rsidR="00EA00BA" w:rsidRPr="00410A0D" w:rsidRDefault="00066281">
      <w:pPr>
        <w:pStyle w:val="30"/>
        <w:tabs>
          <w:tab w:val="right" w:leader="dot" w:pos="9061"/>
        </w:tabs>
        <w:rPr>
          <w:rFonts w:ascii="SimSun" w:hAnsi="SimSun" w:cstheme="minorBidi"/>
          <w:noProof/>
          <w:snapToGrid/>
          <w:sz w:val="24"/>
          <w:szCs w:val="24"/>
          <w:rPrChange w:id="600" w:author="alling" w:date="2017-03-26T20:32: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601" w:author="alling" w:date="2017-03-26T20:32:00Z">
            <w:rPr>
              <w:noProof/>
              <w:color w:val="0000FF"/>
              <w:u w:val="single"/>
            </w:rPr>
          </w:rPrChange>
        </w:rPr>
        <w:fldChar w:fldCharType="begin"/>
      </w:r>
      <w:r w:rsidRPr="00066281">
        <w:rPr>
          <w:rFonts w:ascii="SimSun" w:hAnsi="SimSun"/>
          <w:noProof/>
          <w:sz w:val="24"/>
          <w:szCs w:val="24"/>
          <w:rPrChange w:id="602" w:author="alling" w:date="2017-03-26T20:32:00Z">
            <w:rPr>
              <w:noProof/>
              <w:color w:val="0000FF"/>
              <w:u w:val="single"/>
            </w:rPr>
          </w:rPrChange>
        </w:rPr>
        <w:instrText>HYPERLINK \l "_Toc471381686"</w:instrText>
      </w:r>
      <w:r w:rsidRPr="00066281">
        <w:rPr>
          <w:rFonts w:ascii="SimSun" w:hAnsi="SimSun"/>
          <w:noProof/>
          <w:sz w:val="24"/>
          <w:szCs w:val="24"/>
          <w:rPrChange w:id="603" w:author="alling" w:date="2017-03-26T20:32:00Z">
            <w:rPr>
              <w:noProof/>
              <w:color w:val="0000FF"/>
              <w:u w:val="single"/>
            </w:rPr>
          </w:rPrChange>
        </w:rPr>
        <w:fldChar w:fldCharType="separate"/>
      </w:r>
      <w:r w:rsidRPr="00066281">
        <w:rPr>
          <w:rStyle w:val="aa"/>
          <w:rFonts w:ascii="SimSun" w:hAnsi="SimSun"/>
          <w:b/>
          <w:noProof/>
          <w:sz w:val="24"/>
          <w:szCs w:val="24"/>
          <w:u w:val="none"/>
          <w:rPrChange w:id="604" w:author="alling" w:date="2017-03-26T20:32:00Z">
            <w:rPr>
              <w:rStyle w:val="aa"/>
              <w:rFonts w:eastAsia="SimHei"/>
              <w:b/>
              <w:noProof/>
            </w:rPr>
          </w:rPrChange>
        </w:rPr>
        <w:t>4.1</w:t>
      </w:r>
      <w:r w:rsidRPr="00066281">
        <w:rPr>
          <w:rStyle w:val="aa"/>
          <w:rFonts w:ascii="SimSun" w:hAnsi="SimSun"/>
          <w:noProof/>
          <w:sz w:val="24"/>
          <w:szCs w:val="24"/>
          <w:u w:val="none"/>
          <w:rPrChange w:id="605" w:author="alling" w:date="2017-03-26T20:32:00Z">
            <w:rPr>
              <w:rStyle w:val="aa"/>
              <w:rFonts w:eastAsia="SimHei"/>
              <w:noProof/>
            </w:rPr>
          </w:rPrChange>
        </w:rPr>
        <w:t xml:space="preserve"> </w:t>
      </w:r>
      <w:r w:rsidRPr="00066281">
        <w:rPr>
          <w:rStyle w:val="aa"/>
          <w:rFonts w:ascii="SimSun" w:hAnsi="SimSun" w:hint="eastAsia"/>
          <w:noProof/>
          <w:sz w:val="24"/>
          <w:szCs w:val="24"/>
          <w:u w:val="none"/>
          <w:rPrChange w:id="606" w:author="alling" w:date="2017-03-26T20:32:00Z">
            <w:rPr>
              <w:rStyle w:val="aa"/>
              <w:rFonts w:eastAsia="SimHei" w:hint="eastAsia"/>
              <w:noProof/>
            </w:rPr>
          </w:rPrChange>
        </w:rPr>
        <w:t>一种有节能意识的调度器的实现</w:t>
      </w:r>
      <w:r w:rsidRPr="00066281">
        <w:rPr>
          <w:rFonts w:ascii="SimSun" w:hAnsi="SimSun"/>
          <w:noProof/>
          <w:webHidden/>
          <w:sz w:val="24"/>
          <w:szCs w:val="24"/>
          <w:rPrChange w:id="607" w:author="alling" w:date="2017-03-26T20:32:00Z">
            <w:rPr>
              <w:noProof/>
              <w:webHidden/>
              <w:color w:val="0000FF"/>
              <w:u w:val="single"/>
            </w:rPr>
          </w:rPrChange>
        </w:rPr>
        <w:tab/>
      </w:r>
      <w:r w:rsidRPr="00066281">
        <w:rPr>
          <w:rFonts w:ascii="SimSun" w:hAnsi="SimSun"/>
          <w:noProof/>
          <w:webHidden/>
          <w:sz w:val="24"/>
          <w:szCs w:val="24"/>
          <w:rPrChange w:id="608" w:author="alling" w:date="2017-03-26T20:32:00Z">
            <w:rPr>
              <w:noProof/>
              <w:webHidden/>
              <w:color w:val="0000FF"/>
              <w:u w:val="single"/>
            </w:rPr>
          </w:rPrChange>
        </w:rPr>
        <w:fldChar w:fldCharType="begin"/>
      </w:r>
      <w:r w:rsidRPr="00066281">
        <w:rPr>
          <w:rFonts w:ascii="SimSun" w:hAnsi="SimSun"/>
          <w:noProof/>
          <w:webHidden/>
          <w:sz w:val="24"/>
          <w:szCs w:val="24"/>
          <w:rPrChange w:id="609" w:author="alling" w:date="2017-03-26T20:32:00Z">
            <w:rPr>
              <w:noProof/>
              <w:webHidden/>
              <w:color w:val="0000FF"/>
              <w:u w:val="single"/>
            </w:rPr>
          </w:rPrChange>
        </w:rPr>
        <w:instrText xml:space="preserve"> PAGEREF _Toc471381686 \h </w:instrText>
      </w:r>
      <w:r w:rsidRPr="00066281">
        <w:rPr>
          <w:rFonts w:ascii="SimSun" w:hAnsi="SimSun"/>
          <w:noProof/>
          <w:webHidden/>
          <w:sz w:val="24"/>
          <w:szCs w:val="24"/>
          <w:rPrChange w:id="610" w:author="alling" w:date="2017-03-26T20:32:00Z">
            <w:rPr>
              <w:rFonts w:ascii="SimSun" w:hAnsi="SimSun"/>
              <w:noProof/>
              <w:webHidden/>
              <w:sz w:val="24"/>
              <w:szCs w:val="24"/>
            </w:rPr>
          </w:rPrChange>
        </w:rPr>
      </w:r>
      <w:r w:rsidRPr="00066281">
        <w:rPr>
          <w:rFonts w:ascii="SimSun" w:hAnsi="SimSun"/>
          <w:noProof/>
          <w:webHidden/>
          <w:sz w:val="24"/>
          <w:szCs w:val="24"/>
          <w:rPrChange w:id="611" w:author="alling" w:date="2017-03-26T20:32:00Z">
            <w:rPr>
              <w:noProof/>
              <w:webHidden/>
              <w:color w:val="0000FF"/>
              <w:u w:val="single"/>
            </w:rPr>
          </w:rPrChange>
        </w:rPr>
        <w:fldChar w:fldCharType="separate"/>
      </w:r>
      <w:r w:rsidRPr="00066281">
        <w:rPr>
          <w:rFonts w:ascii="SimSun" w:hAnsi="SimSun"/>
          <w:noProof/>
          <w:webHidden/>
          <w:sz w:val="24"/>
          <w:szCs w:val="24"/>
          <w:rPrChange w:id="612" w:author="alling" w:date="2017-03-26T20:32:00Z">
            <w:rPr>
              <w:noProof/>
              <w:webHidden/>
              <w:color w:val="0000FF"/>
              <w:u w:val="single"/>
            </w:rPr>
          </w:rPrChange>
        </w:rPr>
        <w:t>36</w:t>
      </w:r>
      <w:r w:rsidRPr="00066281">
        <w:rPr>
          <w:rFonts w:ascii="SimSun" w:hAnsi="SimSun"/>
          <w:noProof/>
          <w:webHidden/>
          <w:sz w:val="24"/>
          <w:szCs w:val="24"/>
          <w:rPrChange w:id="613" w:author="alling" w:date="2017-03-26T20:32:00Z">
            <w:rPr>
              <w:noProof/>
              <w:webHidden/>
              <w:color w:val="0000FF"/>
              <w:u w:val="single"/>
            </w:rPr>
          </w:rPrChange>
        </w:rPr>
        <w:fldChar w:fldCharType="end"/>
      </w:r>
      <w:r w:rsidRPr="00066281">
        <w:rPr>
          <w:rFonts w:ascii="SimSun" w:hAnsi="SimSun"/>
          <w:noProof/>
          <w:sz w:val="24"/>
          <w:szCs w:val="24"/>
          <w:rPrChange w:id="614" w:author="alling" w:date="2017-03-26T20:32:00Z">
            <w:rPr>
              <w:noProof/>
              <w:color w:val="0000FF"/>
              <w:u w:val="single"/>
            </w:rPr>
          </w:rPrChange>
        </w:rPr>
        <w:fldChar w:fldCharType="end"/>
      </w:r>
    </w:p>
    <w:p w14:paraId="126F6F40" w14:textId="77777777" w:rsidR="004B0CF2" w:rsidRDefault="00066281">
      <w:pPr>
        <w:pStyle w:val="30"/>
        <w:tabs>
          <w:tab w:val="right" w:leader="dot" w:pos="9061"/>
        </w:tabs>
        <w:ind w:left="840"/>
        <w:rPr>
          <w:rFonts w:ascii="SimSun" w:hAnsi="SimSun" w:cstheme="minorBidi"/>
          <w:noProof/>
          <w:snapToGrid/>
          <w:sz w:val="24"/>
          <w:szCs w:val="24"/>
          <w:rPrChange w:id="615" w:author="alling" w:date="2017-03-26T20:32:00Z">
            <w:rPr>
              <w:rFonts w:asciiTheme="minorHAnsi" w:eastAsiaTheme="minorEastAsia" w:hAnsiTheme="minorHAnsi" w:cstheme="minorBidi"/>
              <w:noProof/>
              <w:snapToGrid/>
              <w:sz w:val="22"/>
              <w:szCs w:val="22"/>
            </w:rPr>
          </w:rPrChange>
        </w:rPr>
        <w:pPrChange w:id="616" w:author="alling" w:date="2017-03-26T20:33:00Z">
          <w:pPr>
            <w:pStyle w:val="30"/>
            <w:tabs>
              <w:tab w:val="right" w:leader="dot" w:pos="9061"/>
            </w:tabs>
          </w:pPr>
        </w:pPrChange>
      </w:pPr>
      <w:r w:rsidRPr="00066281">
        <w:rPr>
          <w:rFonts w:ascii="SimSun" w:hAnsi="SimSun"/>
          <w:noProof/>
          <w:sz w:val="24"/>
          <w:szCs w:val="24"/>
          <w:rPrChange w:id="617" w:author="alling" w:date="2017-03-26T20:32:00Z">
            <w:rPr>
              <w:noProof/>
              <w:color w:val="0000FF"/>
              <w:u w:val="single"/>
            </w:rPr>
          </w:rPrChange>
        </w:rPr>
        <w:fldChar w:fldCharType="begin"/>
      </w:r>
      <w:r w:rsidRPr="00066281">
        <w:rPr>
          <w:rFonts w:ascii="SimSun" w:hAnsi="SimSun"/>
          <w:noProof/>
          <w:sz w:val="24"/>
          <w:szCs w:val="24"/>
          <w:rPrChange w:id="618" w:author="alling" w:date="2017-03-26T20:32:00Z">
            <w:rPr>
              <w:noProof/>
              <w:color w:val="0000FF"/>
              <w:u w:val="single"/>
            </w:rPr>
          </w:rPrChange>
        </w:rPr>
        <w:instrText>HYPERLINK \l "_Toc471381687"</w:instrText>
      </w:r>
      <w:r w:rsidRPr="00066281">
        <w:rPr>
          <w:rFonts w:ascii="SimSun" w:hAnsi="SimSun"/>
          <w:noProof/>
          <w:sz w:val="24"/>
          <w:szCs w:val="24"/>
          <w:rPrChange w:id="619" w:author="alling" w:date="2017-03-26T20:32:00Z">
            <w:rPr>
              <w:noProof/>
              <w:color w:val="0000FF"/>
              <w:u w:val="single"/>
            </w:rPr>
          </w:rPrChange>
        </w:rPr>
        <w:fldChar w:fldCharType="separate"/>
      </w:r>
      <w:r w:rsidRPr="00066281">
        <w:rPr>
          <w:rStyle w:val="aa"/>
          <w:rFonts w:ascii="SimSun" w:hAnsi="SimSun"/>
          <w:b/>
          <w:noProof/>
          <w:sz w:val="24"/>
          <w:szCs w:val="24"/>
          <w:u w:val="none"/>
          <w:rPrChange w:id="620" w:author="alling" w:date="2017-03-26T20:32:00Z">
            <w:rPr>
              <w:rStyle w:val="aa"/>
              <w:rFonts w:ascii="SimHei" w:eastAsia="SimHei" w:hAnsi="SimSun"/>
              <w:b/>
              <w:noProof/>
            </w:rPr>
          </w:rPrChange>
        </w:rPr>
        <w:t>4.1.1</w:t>
      </w:r>
      <w:r w:rsidRPr="00066281">
        <w:rPr>
          <w:rStyle w:val="aa"/>
          <w:rFonts w:ascii="SimSun" w:hAnsi="SimSun"/>
          <w:noProof/>
          <w:sz w:val="24"/>
          <w:szCs w:val="24"/>
          <w:u w:val="none"/>
          <w:rPrChange w:id="621" w:author="alling" w:date="2017-03-26T20:32:00Z">
            <w:rPr>
              <w:rStyle w:val="aa"/>
              <w:rFonts w:ascii="SimHei" w:eastAsia="SimHei" w:hAnsi="SimSun"/>
              <w:noProof/>
            </w:rPr>
          </w:rPrChange>
        </w:rPr>
        <w:t xml:space="preserve"> update_task_demand()</w:t>
      </w:r>
      <w:r w:rsidRPr="00066281">
        <w:rPr>
          <w:rStyle w:val="aa"/>
          <w:rFonts w:ascii="SimSun" w:hAnsi="SimSun" w:hint="eastAsia"/>
          <w:noProof/>
          <w:sz w:val="24"/>
          <w:szCs w:val="24"/>
          <w:u w:val="none"/>
          <w:rPrChange w:id="622" w:author="alling" w:date="2017-03-26T20:32:00Z">
            <w:rPr>
              <w:rStyle w:val="aa"/>
              <w:rFonts w:ascii="SimHei" w:eastAsia="SimHei" w:hAnsi="SimSun" w:hint="eastAsia"/>
              <w:noProof/>
            </w:rPr>
          </w:rPrChange>
        </w:rPr>
        <w:t>函数实现</w:t>
      </w:r>
      <w:r w:rsidRPr="00066281">
        <w:rPr>
          <w:rFonts w:ascii="SimSun" w:hAnsi="SimSun"/>
          <w:noProof/>
          <w:webHidden/>
          <w:sz w:val="24"/>
          <w:szCs w:val="24"/>
          <w:rPrChange w:id="623" w:author="alling" w:date="2017-03-26T20:32:00Z">
            <w:rPr>
              <w:noProof/>
              <w:webHidden/>
              <w:color w:val="0000FF"/>
              <w:u w:val="single"/>
            </w:rPr>
          </w:rPrChange>
        </w:rPr>
        <w:tab/>
      </w:r>
      <w:r w:rsidRPr="00066281">
        <w:rPr>
          <w:rFonts w:ascii="SimSun" w:hAnsi="SimSun"/>
          <w:noProof/>
          <w:webHidden/>
          <w:sz w:val="24"/>
          <w:szCs w:val="24"/>
          <w:rPrChange w:id="624" w:author="alling" w:date="2017-03-26T20:32:00Z">
            <w:rPr>
              <w:noProof/>
              <w:webHidden/>
              <w:color w:val="0000FF"/>
              <w:u w:val="single"/>
            </w:rPr>
          </w:rPrChange>
        </w:rPr>
        <w:fldChar w:fldCharType="begin"/>
      </w:r>
      <w:r w:rsidRPr="00066281">
        <w:rPr>
          <w:rFonts w:ascii="SimSun" w:hAnsi="SimSun"/>
          <w:noProof/>
          <w:webHidden/>
          <w:sz w:val="24"/>
          <w:szCs w:val="24"/>
          <w:rPrChange w:id="625" w:author="alling" w:date="2017-03-26T20:32:00Z">
            <w:rPr>
              <w:noProof/>
              <w:webHidden/>
              <w:color w:val="0000FF"/>
              <w:u w:val="single"/>
            </w:rPr>
          </w:rPrChange>
        </w:rPr>
        <w:instrText xml:space="preserve"> PAGEREF _Toc471381687 \h </w:instrText>
      </w:r>
      <w:r w:rsidRPr="00066281">
        <w:rPr>
          <w:rFonts w:ascii="SimSun" w:hAnsi="SimSun"/>
          <w:noProof/>
          <w:webHidden/>
          <w:sz w:val="24"/>
          <w:szCs w:val="24"/>
          <w:rPrChange w:id="626" w:author="alling" w:date="2017-03-26T20:32:00Z">
            <w:rPr>
              <w:rFonts w:ascii="SimSun" w:hAnsi="SimSun"/>
              <w:noProof/>
              <w:webHidden/>
              <w:sz w:val="24"/>
              <w:szCs w:val="24"/>
            </w:rPr>
          </w:rPrChange>
        </w:rPr>
      </w:r>
      <w:r w:rsidRPr="00066281">
        <w:rPr>
          <w:rFonts w:ascii="SimSun" w:hAnsi="SimSun"/>
          <w:noProof/>
          <w:webHidden/>
          <w:sz w:val="24"/>
          <w:szCs w:val="24"/>
          <w:rPrChange w:id="627" w:author="alling" w:date="2017-03-26T20:32:00Z">
            <w:rPr>
              <w:noProof/>
              <w:webHidden/>
              <w:color w:val="0000FF"/>
              <w:u w:val="single"/>
            </w:rPr>
          </w:rPrChange>
        </w:rPr>
        <w:fldChar w:fldCharType="separate"/>
      </w:r>
      <w:r w:rsidRPr="00066281">
        <w:rPr>
          <w:rFonts w:ascii="SimSun" w:hAnsi="SimSun"/>
          <w:noProof/>
          <w:webHidden/>
          <w:sz w:val="24"/>
          <w:szCs w:val="24"/>
          <w:rPrChange w:id="628" w:author="alling" w:date="2017-03-26T20:32:00Z">
            <w:rPr>
              <w:noProof/>
              <w:webHidden/>
              <w:color w:val="0000FF"/>
              <w:u w:val="single"/>
            </w:rPr>
          </w:rPrChange>
        </w:rPr>
        <w:t>37</w:t>
      </w:r>
      <w:r w:rsidRPr="00066281">
        <w:rPr>
          <w:rFonts w:ascii="SimSun" w:hAnsi="SimSun"/>
          <w:noProof/>
          <w:webHidden/>
          <w:sz w:val="24"/>
          <w:szCs w:val="24"/>
          <w:rPrChange w:id="629" w:author="alling" w:date="2017-03-26T20:32:00Z">
            <w:rPr>
              <w:noProof/>
              <w:webHidden/>
              <w:color w:val="0000FF"/>
              <w:u w:val="single"/>
            </w:rPr>
          </w:rPrChange>
        </w:rPr>
        <w:fldChar w:fldCharType="end"/>
      </w:r>
      <w:r w:rsidRPr="00066281">
        <w:rPr>
          <w:rFonts w:ascii="SimSun" w:hAnsi="SimSun"/>
          <w:noProof/>
          <w:sz w:val="24"/>
          <w:szCs w:val="24"/>
          <w:rPrChange w:id="630" w:author="alling" w:date="2017-03-26T20:32:00Z">
            <w:rPr>
              <w:noProof/>
              <w:color w:val="0000FF"/>
              <w:u w:val="single"/>
            </w:rPr>
          </w:rPrChange>
        </w:rPr>
        <w:fldChar w:fldCharType="end"/>
      </w:r>
    </w:p>
    <w:p w14:paraId="580BA238" w14:textId="77777777" w:rsidR="004B0CF2" w:rsidRDefault="00066281">
      <w:pPr>
        <w:pStyle w:val="30"/>
        <w:tabs>
          <w:tab w:val="right" w:leader="dot" w:pos="9061"/>
        </w:tabs>
        <w:ind w:left="840"/>
        <w:rPr>
          <w:rFonts w:ascii="SimSun" w:hAnsi="SimSun" w:cstheme="minorBidi"/>
          <w:noProof/>
          <w:snapToGrid/>
          <w:sz w:val="24"/>
          <w:szCs w:val="24"/>
          <w:rPrChange w:id="631" w:author="alling" w:date="2017-03-26T20:32:00Z">
            <w:rPr>
              <w:rFonts w:asciiTheme="minorHAnsi" w:eastAsiaTheme="minorEastAsia" w:hAnsiTheme="minorHAnsi" w:cstheme="minorBidi"/>
              <w:noProof/>
              <w:snapToGrid/>
              <w:sz w:val="22"/>
              <w:szCs w:val="22"/>
            </w:rPr>
          </w:rPrChange>
        </w:rPr>
        <w:pPrChange w:id="632" w:author="alling" w:date="2017-03-26T20:33:00Z">
          <w:pPr>
            <w:pStyle w:val="30"/>
            <w:tabs>
              <w:tab w:val="right" w:leader="dot" w:pos="9061"/>
            </w:tabs>
          </w:pPr>
        </w:pPrChange>
      </w:pPr>
      <w:r w:rsidRPr="00066281">
        <w:rPr>
          <w:rFonts w:ascii="SimSun" w:hAnsi="SimSun"/>
          <w:noProof/>
          <w:sz w:val="24"/>
          <w:szCs w:val="24"/>
          <w:rPrChange w:id="633" w:author="alling" w:date="2017-03-26T20:32:00Z">
            <w:rPr>
              <w:noProof/>
              <w:color w:val="0000FF"/>
              <w:u w:val="single"/>
            </w:rPr>
          </w:rPrChange>
        </w:rPr>
        <w:fldChar w:fldCharType="begin"/>
      </w:r>
      <w:r w:rsidRPr="00066281">
        <w:rPr>
          <w:rFonts w:ascii="SimSun" w:hAnsi="SimSun"/>
          <w:noProof/>
          <w:sz w:val="24"/>
          <w:szCs w:val="24"/>
          <w:rPrChange w:id="634" w:author="alling" w:date="2017-03-26T20:32:00Z">
            <w:rPr>
              <w:noProof/>
              <w:color w:val="0000FF"/>
              <w:u w:val="single"/>
            </w:rPr>
          </w:rPrChange>
        </w:rPr>
        <w:instrText>HYPERLINK \l "_Toc471381688"</w:instrText>
      </w:r>
      <w:r w:rsidRPr="00066281">
        <w:rPr>
          <w:rFonts w:ascii="SimSun" w:hAnsi="SimSun"/>
          <w:noProof/>
          <w:sz w:val="24"/>
          <w:szCs w:val="24"/>
          <w:rPrChange w:id="635" w:author="alling" w:date="2017-03-26T20:32:00Z">
            <w:rPr>
              <w:noProof/>
              <w:color w:val="0000FF"/>
              <w:u w:val="single"/>
            </w:rPr>
          </w:rPrChange>
        </w:rPr>
        <w:fldChar w:fldCharType="separate"/>
      </w:r>
      <w:r w:rsidRPr="00066281">
        <w:rPr>
          <w:rStyle w:val="aa"/>
          <w:rFonts w:ascii="SimSun" w:hAnsi="SimSun"/>
          <w:b/>
          <w:noProof/>
          <w:sz w:val="24"/>
          <w:szCs w:val="24"/>
          <w:u w:val="none"/>
          <w:rPrChange w:id="636" w:author="alling" w:date="2017-03-26T20:32:00Z">
            <w:rPr>
              <w:rStyle w:val="aa"/>
              <w:rFonts w:ascii="SimHei" w:eastAsia="SimHei" w:hAnsi="SimSun"/>
              <w:b/>
              <w:noProof/>
            </w:rPr>
          </w:rPrChange>
        </w:rPr>
        <w:t>4.1.2</w:t>
      </w:r>
      <w:r w:rsidRPr="00066281">
        <w:rPr>
          <w:rStyle w:val="aa"/>
          <w:rFonts w:ascii="SimSun" w:hAnsi="SimSun"/>
          <w:noProof/>
          <w:sz w:val="24"/>
          <w:szCs w:val="24"/>
          <w:u w:val="none"/>
          <w:rPrChange w:id="637" w:author="alling" w:date="2017-03-26T20:32:00Z">
            <w:rPr>
              <w:rStyle w:val="aa"/>
              <w:rFonts w:ascii="SimHei" w:eastAsia="SimHei" w:hAnsi="SimSun"/>
              <w:noProof/>
            </w:rPr>
          </w:rPrChange>
        </w:rPr>
        <w:t xml:space="preserve"> update_history()</w:t>
      </w:r>
      <w:r w:rsidRPr="00066281">
        <w:rPr>
          <w:rStyle w:val="aa"/>
          <w:rFonts w:ascii="SimSun" w:hAnsi="SimSun" w:hint="eastAsia"/>
          <w:noProof/>
          <w:sz w:val="24"/>
          <w:szCs w:val="24"/>
          <w:u w:val="none"/>
          <w:rPrChange w:id="638" w:author="alling" w:date="2017-03-26T20:32:00Z">
            <w:rPr>
              <w:rStyle w:val="aa"/>
              <w:rFonts w:ascii="SimHei" w:eastAsia="SimHei" w:hAnsi="SimSun" w:hint="eastAsia"/>
              <w:noProof/>
            </w:rPr>
          </w:rPrChange>
        </w:rPr>
        <w:t>函数实现</w:t>
      </w:r>
      <w:r w:rsidRPr="00066281">
        <w:rPr>
          <w:rFonts w:ascii="SimSun" w:hAnsi="SimSun"/>
          <w:noProof/>
          <w:webHidden/>
          <w:sz w:val="24"/>
          <w:szCs w:val="24"/>
          <w:rPrChange w:id="639" w:author="alling" w:date="2017-03-26T20:32:00Z">
            <w:rPr>
              <w:noProof/>
              <w:webHidden/>
              <w:color w:val="0000FF"/>
              <w:u w:val="single"/>
            </w:rPr>
          </w:rPrChange>
        </w:rPr>
        <w:tab/>
      </w:r>
      <w:r w:rsidRPr="00066281">
        <w:rPr>
          <w:rFonts w:ascii="SimSun" w:hAnsi="SimSun"/>
          <w:noProof/>
          <w:webHidden/>
          <w:sz w:val="24"/>
          <w:szCs w:val="24"/>
          <w:rPrChange w:id="640" w:author="alling" w:date="2017-03-26T20:32:00Z">
            <w:rPr>
              <w:noProof/>
              <w:webHidden/>
              <w:color w:val="0000FF"/>
              <w:u w:val="single"/>
            </w:rPr>
          </w:rPrChange>
        </w:rPr>
        <w:fldChar w:fldCharType="begin"/>
      </w:r>
      <w:r w:rsidRPr="00066281">
        <w:rPr>
          <w:rFonts w:ascii="SimSun" w:hAnsi="SimSun"/>
          <w:noProof/>
          <w:webHidden/>
          <w:sz w:val="24"/>
          <w:szCs w:val="24"/>
          <w:rPrChange w:id="641" w:author="alling" w:date="2017-03-26T20:32:00Z">
            <w:rPr>
              <w:noProof/>
              <w:webHidden/>
              <w:color w:val="0000FF"/>
              <w:u w:val="single"/>
            </w:rPr>
          </w:rPrChange>
        </w:rPr>
        <w:instrText xml:space="preserve"> PAGEREF _Toc471381688 \h </w:instrText>
      </w:r>
      <w:r w:rsidRPr="00066281">
        <w:rPr>
          <w:rFonts w:ascii="SimSun" w:hAnsi="SimSun"/>
          <w:noProof/>
          <w:webHidden/>
          <w:sz w:val="24"/>
          <w:szCs w:val="24"/>
          <w:rPrChange w:id="642" w:author="alling" w:date="2017-03-26T20:32:00Z">
            <w:rPr>
              <w:rFonts w:ascii="SimSun" w:hAnsi="SimSun"/>
              <w:noProof/>
              <w:webHidden/>
              <w:sz w:val="24"/>
              <w:szCs w:val="24"/>
            </w:rPr>
          </w:rPrChange>
        </w:rPr>
      </w:r>
      <w:r w:rsidRPr="00066281">
        <w:rPr>
          <w:rFonts w:ascii="SimSun" w:hAnsi="SimSun"/>
          <w:noProof/>
          <w:webHidden/>
          <w:sz w:val="24"/>
          <w:szCs w:val="24"/>
          <w:rPrChange w:id="643" w:author="alling" w:date="2017-03-26T20:32:00Z">
            <w:rPr>
              <w:noProof/>
              <w:webHidden/>
              <w:color w:val="0000FF"/>
              <w:u w:val="single"/>
            </w:rPr>
          </w:rPrChange>
        </w:rPr>
        <w:fldChar w:fldCharType="separate"/>
      </w:r>
      <w:r w:rsidRPr="00066281">
        <w:rPr>
          <w:rFonts w:ascii="SimSun" w:hAnsi="SimSun"/>
          <w:noProof/>
          <w:webHidden/>
          <w:sz w:val="24"/>
          <w:szCs w:val="24"/>
          <w:rPrChange w:id="644" w:author="alling" w:date="2017-03-26T20:32:00Z">
            <w:rPr>
              <w:noProof/>
              <w:webHidden/>
              <w:color w:val="0000FF"/>
              <w:u w:val="single"/>
            </w:rPr>
          </w:rPrChange>
        </w:rPr>
        <w:t>39</w:t>
      </w:r>
      <w:r w:rsidRPr="00066281">
        <w:rPr>
          <w:rFonts w:ascii="SimSun" w:hAnsi="SimSun"/>
          <w:noProof/>
          <w:webHidden/>
          <w:sz w:val="24"/>
          <w:szCs w:val="24"/>
          <w:rPrChange w:id="645" w:author="alling" w:date="2017-03-26T20:32:00Z">
            <w:rPr>
              <w:noProof/>
              <w:webHidden/>
              <w:color w:val="0000FF"/>
              <w:u w:val="single"/>
            </w:rPr>
          </w:rPrChange>
        </w:rPr>
        <w:fldChar w:fldCharType="end"/>
      </w:r>
      <w:r w:rsidRPr="00066281">
        <w:rPr>
          <w:rFonts w:ascii="SimSun" w:hAnsi="SimSun"/>
          <w:noProof/>
          <w:sz w:val="24"/>
          <w:szCs w:val="24"/>
          <w:rPrChange w:id="646" w:author="alling" w:date="2017-03-26T20:32:00Z">
            <w:rPr>
              <w:noProof/>
              <w:color w:val="0000FF"/>
              <w:u w:val="single"/>
            </w:rPr>
          </w:rPrChange>
        </w:rPr>
        <w:fldChar w:fldCharType="end"/>
      </w:r>
    </w:p>
    <w:p w14:paraId="515B327B" w14:textId="77777777" w:rsidR="004B0CF2" w:rsidRDefault="00066281">
      <w:pPr>
        <w:pStyle w:val="30"/>
        <w:tabs>
          <w:tab w:val="right" w:leader="dot" w:pos="9061"/>
        </w:tabs>
        <w:ind w:left="840"/>
        <w:rPr>
          <w:rFonts w:ascii="SimSun" w:hAnsi="SimSun" w:cstheme="minorBidi"/>
          <w:noProof/>
          <w:snapToGrid/>
          <w:sz w:val="24"/>
          <w:szCs w:val="24"/>
          <w:rPrChange w:id="647" w:author="alling" w:date="2017-03-26T20:32:00Z">
            <w:rPr>
              <w:rFonts w:asciiTheme="minorHAnsi" w:eastAsiaTheme="minorEastAsia" w:hAnsiTheme="minorHAnsi" w:cstheme="minorBidi"/>
              <w:noProof/>
              <w:snapToGrid/>
              <w:sz w:val="22"/>
              <w:szCs w:val="22"/>
            </w:rPr>
          </w:rPrChange>
        </w:rPr>
        <w:pPrChange w:id="648" w:author="alling" w:date="2017-03-26T20:33:00Z">
          <w:pPr>
            <w:pStyle w:val="30"/>
            <w:tabs>
              <w:tab w:val="right" w:leader="dot" w:pos="9061"/>
            </w:tabs>
          </w:pPr>
        </w:pPrChange>
      </w:pPr>
      <w:r w:rsidRPr="00066281">
        <w:rPr>
          <w:rFonts w:ascii="SimSun" w:hAnsi="SimSun"/>
          <w:noProof/>
          <w:sz w:val="24"/>
          <w:szCs w:val="24"/>
          <w:rPrChange w:id="649" w:author="alling" w:date="2017-03-26T20:32:00Z">
            <w:rPr>
              <w:noProof/>
              <w:color w:val="0000FF"/>
              <w:u w:val="single"/>
            </w:rPr>
          </w:rPrChange>
        </w:rPr>
        <w:fldChar w:fldCharType="begin"/>
      </w:r>
      <w:r w:rsidRPr="00066281">
        <w:rPr>
          <w:rFonts w:ascii="SimSun" w:hAnsi="SimSun"/>
          <w:noProof/>
          <w:sz w:val="24"/>
          <w:szCs w:val="24"/>
          <w:rPrChange w:id="650" w:author="alling" w:date="2017-03-26T20:32:00Z">
            <w:rPr>
              <w:noProof/>
              <w:color w:val="0000FF"/>
              <w:u w:val="single"/>
            </w:rPr>
          </w:rPrChange>
        </w:rPr>
        <w:instrText>HYPERLINK \l "_Toc471381689"</w:instrText>
      </w:r>
      <w:r w:rsidRPr="00066281">
        <w:rPr>
          <w:rFonts w:ascii="SimSun" w:hAnsi="SimSun"/>
          <w:noProof/>
          <w:sz w:val="24"/>
          <w:szCs w:val="24"/>
          <w:rPrChange w:id="651" w:author="alling" w:date="2017-03-26T20:32:00Z">
            <w:rPr>
              <w:noProof/>
              <w:color w:val="0000FF"/>
              <w:u w:val="single"/>
            </w:rPr>
          </w:rPrChange>
        </w:rPr>
        <w:fldChar w:fldCharType="separate"/>
      </w:r>
      <w:r w:rsidRPr="00066281">
        <w:rPr>
          <w:rStyle w:val="aa"/>
          <w:rFonts w:ascii="SimSun" w:hAnsi="SimSun"/>
          <w:b/>
          <w:noProof/>
          <w:sz w:val="24"/>
          <w:szCs w:val="24"/>
          <w:u w:val="none"/>
          <w:rPrChange w:id="652" w:author="alling" w:date="2017-03-26T20:32:00Z">
            <w:rPr>
              <w:rStyle w:val="aa"/>
              <w:rFonts w:ascii="SimHei" w:eastAsia="SimHei" w:hAnsi="SimSun"/>
              <w:b/>
              <w:noProof/>
            </w:rPr>
          </w:rPrChange>
        </w:rPr>
        <w:t>4.1.3</w:t>
      </w:r>
      <w:r w:rsidRPr="00066281">
        <w:rPr>
          <w:rStyle w:val="aa"/>
          <w:rFonts w:ascii="SimSun" w:hAnsi="SimSun"/>
          <w:noProof/>
          <w:sz w:val="24"/>
          <w:szCs w:val="24"/>
          <w:u w:val="none"/>
          <w:rPrChange w:id="653" w:author="alling" w:date="2017-03-26T20:32:00Z">
            <w:rPr>
              <w:rStyle w:val="aa"/>
              <w:rFonts w:ascii="SimHei" w:eastAsia="SimHei" w:hAnsi="SimSun"/>
              <w:noProof/>
            </w:rPr>
          </w:rPrChange>
        </w:rPr>
        <w:t xml:space="preserve"> update_cpu_busy_time()</w:t>
      </w:r>
      <w:r w:rsidRPr="00066281">
        <w:rPr>
          <w:rStyle w:val="aa"/>
          <w:rFonts w:ascii="SimSun" w:hAnsi="SimSun" w:hint="eastAsia"/>
          <w:noProof/>
          <w:sz w:val="24"/>
          <w:szCs w:val="24"/>
          <w:u w:val="none"/>
          <w:rPrChange w:id="654" w:author="alling" w:date="2017-03-26T20:32:00Z">
            <w:rPr>
              <w:rStyle w:val="aa"/>
              <w:rFonts w:ascii="SimHei" w:eastAsia="SimHei" w:hAnsi="SimSun" w:hint="eastAsia"/>
              <w:noProof/>
            </w:rPr>
          </w:rPrChange>
        </w:rPr>
        <w:t>函数实现</w:t>
      </w:r>
      <w:r w:rsidRPr="00066281">
        <w:rPr>
          <w:rFonts w:ascii="SimSun" w:hAnsi="SimSun"/>
          <w:noProof/>
          <w:webHidden/>
          <w:sz w:val="24"/>
          <w:szCs w:val="24"/>
          <w:rPrChange w:id="655" w:author="alling" w:date="2017-03-26T20:32:00Z">
            <w:rPr>
              <w:noProof/>
              <w:webHidden/>
              <w:color w:val="0000FF"/>
              <w:u w:val="single"/>
            </w:rPr>
          </w:rPrChange>
        </w:rPr>
        <w:tab/>
      </w:r>
      <w:r w:rsidRPr="00066281">
        <w:rPr>
          <w:rFonts w:ascii="SimSun" w:hAnsi="SimSun"/>
          <w:noProof/>
          <w:webHidden/>
          <w:sz w:val="24"/>
          <w:szCs w:val="24"/>
          <w:rPrChange w:id="656" w:author="alling" w:date="2017-03-26T20:32:00Z">
            <w:rPr>
              <w:noProof/>
              <w:webHidden/>
              <w:color w:val="0000FF"/>
              <w:u w:val="single"/>
            </w:rPr>
          </w:rPrChange>
        </w:rPr>
        <w:fldChar w:fldCharType="begin"/>
      </w:r>
      <w:r w:rsidRPr="00066281">
        <w:rPr>
          <w:rFonts w:ascii="SimSun" w:hAnsi="SimSun"/>
          <w:noProof/>
          <w:webHidden/>
          <w:sz w:val="24"/>
          <w:szCs w:val="24"/>
          <w:rPrChange w:id="657" w:author="alling" w:date="2017-03-26T20:32:00Z">
            <w:rPr>
              <w:noProof/>
              <w:webHidden/>
              <w:color w:val="0000FF"/>
              <w:u w:val="single"/>
            </w:rPr>
          </w:rPrChange>
        </w:rPr>
        <w:instrText xml:space="preserve"> PAGEREF _Toc471381689 \h </w:instrText>
      </w:r>
      <w:r w:rsidRPr="00066281">
        <w:rPr>
          <w:rFonts w:ascii="SimSun" w:hAnsi="SimSun"/>
          <w:noProof/>
          <w:webHidden/>
          <w:sz w:val="24"/>
          <w:szCs w:val="24"/>
          <w:rPrChange w:id="658" w:author="alling" w:date="2017-03-26T20:32:00Z">
            <w:rPr>
              <w:rFonts w:ascii="SimSun" w:hAnsi="SimSun"/>
              <w:noProof/>
              <w:webHidden/>
              <w:sz w:val="24"/>
              <w:szCs w:val="24"/>
            </w:rPr>
          </w:rPrChange>
        </w:rPr>
      </w:r>
      <w:r w:rsidRPr="00066281">
        <w:rPr>
          <w:rFonts w:ascii="SimSun" w:hAnsi="SimSun"/>
          <w:noProof/>
          <w:webHidden/>
          <w:sz w:val="24"/>
          <w:szCs w:val="24"/>
          <w:rPrChange w:id="659" w:author="alling" w:date="2017-03-26T20:32:00Z">
            <w:rPr>
              <w:noProof/>
              <w:webHidden/>
              <w:color w:val="0000FF"/>
              <w:u w:val="single"/>
            </w:rPr>
          </w:rPrChange>
        </w:rPr>
        <w:fldChar w:fldCharType="separate"/>
      </w:r>
      <w:r w:rsidRPr="00066281">
        <w:rPr>
          <w:rFonts w:ascii="SimSun" w:hAnsi="SimSun"/>
          <w:noProof/>
          <w:webHidden/>
          <w:sz w:val="24"/>
          <w:szCs w:val="24"/>
          <w:rPrChange w:id="660" w:author="alling" w:date="2017-03-26T20:32:00Z">
            <w:rPr>
              <w:noProof/>
              <w:webHidden/>
              <w:color w:val="0000FF"/>
              <w:u w:val="single"/>
            </w:rPr>
          </w:rPrChange>
        </w:rPr>
        <w:t>39</w:t>
      </w:r>
      <w:r w:rsidRPr="00066281">
        <w:rPr>
          <w:rFonts w:ascii="SimSun" w:hAnsi="SimSun"/>
          <w:noProof/>
          <w:webHidden/>
          <w:sz w:val="24"/>
          <w:szCs w:val="24"/>
          <w:rPrChange w:id="661" w:author="alling" w:date="2017-03-26T20:32:00Z">
            <w:rPr>
              <w:noProof/>
              <w:webHidden/>
              <w:color w:val="0000FF"/>
              <w:u w:val="single"/>
            </w:rPr>
          </w:rPrChange>
        </w:rPr>
        <w:fldChar w:fldCharType="end"/>
      </w:r>
      <w:r w:rsidRPr="00066281">
        <w:rPr>
          <w:rFonts w:ascii="SimSun" w:hAnsi="SimSun"/>
          <w:noProof/>
          <w:sz w:val="24"/>
          <w:szCs w:val="24"/>
          <w:rPrChange w:id="662" w:author="alling" w:date="2017-03-26T20:32:00Z">
            <w:rPr>
              <w:noProof/>
              <w:color w:val="0000FF"/>
              <w:u w:val="single"/>
            </w:rPr>
          </w:rPrChange>
        </w:rPr>
        <w:fldChar w:fldCharType="end"/>
      </w:r>
    </w:p>
    <w:p w14:paraId="32AC875B" w14:textId="77777777" w:rsidR="00EA00BA" w:rsidRPr="00410A0D" w:rsidRDefault="00066281">
      <w:pPr>
        <w:pStyle w:val="30"/>
        <w:tabs>
          <w:tab w:val="right" w:leader="dot" w:pos="9061"/>
        </w:tabs>
        <w:rPr>
          <w:rFonts w:ascii="SimSun" w:hAnsi="SimSun" w:cstheme="minorBidi"/>
          <w:noProof/>
          <w:snapToGrid/>
          <w:sz w:val="24"/>
          <w:szCs w:val="24"/>
          <w:rPrChange w:id="663" w:author="alling" w:date="2017-03-26T20:32: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664" w:author="alling" w:date="2017-03-26T20:32:00Z">
            <w:rPr>
              <w:noProof/>
              <w:color w:val="0000FF"/>
              <w:u w:val="single"/>
            </w:rPr>
          </w:rPrChange>
        </w:rPr>
        <w:fldChar w:fldCharType="begin"/>
      </w:r>
      <w:r w:rsidRPr="00066281">
        <w:rPr>
          <w:rFonts w:ascii="SimSun" w:hAnsi="SimSun"/>
          <w:noProof/>
          <w:sz w:val="24"/>
          <w:szCs w:val="24"/>
          <w:rPrChange w:id="665" w:author="alling" w:date="2017-03-26T20:32:00Z">
            <w:rPr>
              <w:noProof/>
              <w:color w:val="0000FF"/>
              <w:u w:val="single"/>
            </w:rPr>
          </w:rPrChange>
        </w:rPr>
        <w:instrText>HYPERLINK \l "_Toc471381690"</w:instrText>
      </w:r>
      <w:r w:rsidRPr="00066281">
        <w:rPr>
          <w:rFonts w:ascii="SimSun" w:hAnsi="SimSun"/>
          <w:noProof/>
          <w:sz w:val="24"/>
          <w:szCs w:val="24"/>
          <w:rPrChange w:id="666" w:author="alling" w:date="2017-03-26T20:32:00Z">
            <w:rPr>
              <w:noProof/>
              <w:color w:val="0000FF"/>
              <w:u w:val="single"/>
            </w:rPr>
          </w:rPrChange>
        </w:rPr>
        <w:fldChar w:fldCharType="separate"/>
      </w:r>
      <w:r w:rsidRPr="00066281">
        <w:rPr>
          <w:rStyle w:val="aa"/>
          <w:rFonts w:ascii="SimSun" w:hAnsi="SimSun"/>
          <w:b/>
          <w:noProof/>
          <w:sz w:val="24"/>
          <w:szCs w:val="24"/>
          <w:u w:val="none"/>
          <w:rPrChange w:id="667" w:author="alling" w:date="2017-03-26T20:32:00Z">
            <w:rPr>
              <w:rStyle w:val="aa"/>
              <w:rFonts w:ascii="SimHei" w:eastAsia="SimHei" w:hAnsi="SimSun"/>
              <w:b/>
              <w:noProof/>
            </w:rPr>
          </w:rPrChange>
        </w:rPr>
        <w:t>4.2</w:t>
      </w:r>
      <w:r w:rsidRPr="00066281">
        <w:rPr>
          <w:rStyle w:val="aa"/>
          <w:rFonts w:ascii="SimSun" w:hAnsi="SimSun"/>
          <w:noProof/>
          <w:sz w:val="24"/>
          <w:szCs w:val="24"/>
          <w:u w:val="none"/>
          <w:rPrChange w:id="668" w:author="alling" w:date="2017-03-26T20:32:00Z">
            <w:rPr>
              <w:rStyle w:val="aa"/>
              <w:rFonts w:ascii="SimHei" w:eastAsia="SimHei" w:hAnsi="SimSun"/>
              <w:noProof/>
            </w:rPr>
          </w:rPrChange>
        </w:rPr>
        <w:t xml:space="preserve"> </w:t>
      </w:r>
      <w:r w:rsidRPr="00066281">
        <w:rPr>
          <w:rStyle w:val="aa"/>
          <w:rFonts w:ascii="SimSun" w:hAnsi="SimSun" w:hint="eastAsia"/>
          <w:noProof/>
          <w:sz w:val="24"/>
          <w:szCs w:val="24"/>
          <w:u w:val="none"/>
          <w:rPrChange w:id="669" w:author="alling" w:date="2017-03-26T20:32:00Z">
            <w:rPr>
              <w:rStyle w:val="aa"/>
              <w:rFonts w:ascii="SimHei" w:eastAsia="SimHei" w:hAnsi="SimSun" w:hint="eastAsia"/>
              <w:noProof/>
            </w:rPr>
          </w:rPrChange>
        </w:rPr>
        <w:t>设备驱动的动态电源管理实现</w:t>
      </w:r>
      <w:r w:rsidRPr="00066281">
        <w:rPr>
          <w:rFonts w:ascii="SimSun" w:hAnsi="SimSun"/>
          <w:noProof/>
          <w:webHidden/>
          <w:sz w:val="24"/>
          <w:szCs w:val="24"/>
          <w:rPrChange w:id="670" w:author="alling" w:date="2017-03-26T20:32:00Z">
            <w:rPr>
              <w:noProof/>
              <w:webHidden/>
              <w:color w:val="0000FF"/>
              <w:u w:val="single"/>
            </w:rPr>
          </w:rPrChange>
        </w:rPr>
        <w:tab/>
      </w:r>
      <w:r w:rsidRPr="00066281">
        <w:rPr>
          <w:rFonts w:ascii="SimSun" w:hAnsi="SimSun"/>
          <w:noProof/>
          <w:webHidden/>
          <w:sz w:val="24"/>
          <w:szCs w:val="24"/>
          <w:rPrChange w:id="671" w:author="alling" w:date="2017-03-26T20:32:00Z">
            <w:rPr>
              <w:noProof/>
              <w:webHidden/>
              <w:color w:val="0000FF"/>
              <w:u w:val="single"/>
            </w:rPr>
          </w:rPrChange>
        </w:rPr>
        <w:fldChar w:fldCharType="begin"/>
      </w:r>
      <w:r w:rsidRPr="00066281">
        <w:rPr>
          <w:rFonts w:ascii="SimSun" w:hAnsi="SimSun"/>
          <w:noProof/>
          <w:webHidden/>
          <w:sz w:val="24"/>
          <w:szCs w:val="24"/>
          <w:rPrChange w:id="672" w:author="alling" w:date="2017-03-26T20:32:00Z">
            <w:rPr>
              <w:noProof/>
              <w:webHidden/>
              <w:color w:val="0000FF"/>
              <w:u w:val="single"/>
            </w:rPr>
          </w:rPrChange>
        </w:rPr>
        <w:instrText xml:space="preserve"> PAGEREF _Toc471381690 \h </w:instrText>
      </w:r>
      <w:r w:rsidRPr="00066281">
        <w:rPr>
          <w:rFonts w:ascii="SimSun" w:hAnsi="SimSun"/>
          <w:noProof/>
          <w:webHidden/>
          <w:sz w:val="24"/>
          <w:szCs w:val="24"/>
          <w:rPrChange w:id="673" w:author="alling" w:date="2017-03-26T20:32:00Z">
            <w:rPr>
              <w:rFonts w:ascii="SimSun" w:hAnsi="SimSun"/>
              <w:noProof/>
              <w:webHidden/>
              <w:sz w:val="24"/>
              <w:szCs w:val="24"/>
            </w:rPr>
          </w:rPrChange>
        </w:rPr>
      </w:r>
      <w:r w:rsidRPr="00066281">
        <w:rPr>
          <w:rFonts w:ascii="SimSun" w:hAnsi="SimSun"/>
          <w:noProof/>
          <w:webHidden/>
          <w:sz w:val="24"/>
          <w:szCs w:val="24"/>
          <w:rPrChange w:id="674" w:author="alling" w:date="2017-03-26T20:32:00Z">
            <w:rPr>
              <w:noProof/>
              <w:webHidden/>
              <w:color w:val="0000FF"/>
              <w:u w:val="single"/>
            </w:rPr>
          </w:rPrChange>
        </w:rPr>
        <w:fldChar w:fldCharType="separate"/>
      </w:r>
      <w:r w:rsidRPr="00066281">
        <w:rPr>
          <w:rFonts w:ascii="SimSun" w:hAnsi="SimSun"/>
          <w:noProof/>
          <w:webHidden/>
          <w:sz w:val="24"/>
          <w:szCs w:val="24"/>
          <w:rPrChange w:id="675" w:author="alling" w:date="2017-03-26T20:32:00Z">
            <w:rPr>
              <w:noProof/>
              <w:webHidden/>
              <w:color w:val="0000FF"/>
              <w:u w:val="single"/>
            </w:rPr>
          </w:rPrChange>
        </w:rPr>
        <w:t>41</w:t>
      </w:r>
      <w:r w:rsidRPr="00066281">
        <w:rPr>
          <w:rFonts w:ascii="SimSun" w:hAnsi="SimSun"/>
          <w:noProof/>
          <w:webHidden/>
          <w:sz w:val="24"/>
          <w:szCs w:val="24"/>
          <w:rPrChange w:id="676" w:author="alling" w:date="2017-03-26T20:32:00Z">
            <w:rPr>
              <w:noProof/>
              <w:webHidden/>
              <w:color w:val="0000FF"/>
              <w:u w:val="single"/>
            </w:rPr>
          </w:rPrChange>
        </w:rPr>
        <w:fldChar w:fldCharType="end"/>
      </w:r>
      <w:r w:rsidRPr="00066281">
        <w:rPr>
          <w:rFonts w:ascii="SimSun" w:hAnsi="SimSun"/>
          <w:noProof/>
          <w:sz w:val="24"/>
          <w:szCs w:val="24"/>
          <w:rPrChange w:id="677" w:author="alling" w:date="2017-03-26T20:32:00Z">
            <w:rPr>
              <w:noProof/>
              <w:color w:val="0000FF"/>
              <w:u w:val="single"/>
            </w:rPr>
          </w:rPrChange>
        </w:rPr>
        <w:fldChar w:fldCharType="end"/>
      </w:r>
    </w:p>
    <w:p w14:paraId="1FD16C67" w14:textId="77777777" w:rsidR="004B0CF2" w:rsidRDefault="00066281">
      <w:pPr>
        <w:pStyle w:val="30"/>
        <w:tabs>
          <w:tab w:val="right" w:leader="dot" w:pos="9061"/>
        </w:tabs>
        <w:ind w:left="840"/>
        <w:rPr>
          <w:rFonts w:ascii="SimSun" w:hAnsi="SimSun" w:cstheme="minorBidi"/>
          <w:noProof/>
          <w:snapToGrid/>
          <w:sz w:val="24"/>
          <w:szCs w:val="24"/>
          <w:rPrChange w:id="678" w:author="alling" w:date="2017-03-26T20:32:00Z">
            <w:rPr>
              <w:rFonts w:asciiTheme="minorHAnsi" w:eastAsiaTheme="minorEastAsia" w:hAnsiTheme="minorHAnsi" w:cstheme="minorBidi"/>
              <w:noProof/>
              <w:snapToGrid/>
              <w:sz w:val="22"/>
              <w:szCs w:val="22"/>
            </w:rPr>
          </w:rPrChange>
        </w:rPr>
        <w:pPrChange w:id="679" w:author="alling" w:date="2017-03-26T20:33:00Z">
          <w:pPr>
            <w:pStyle w:val="30"/>
            <w:tabs>
              <w:tab w:val="right" w:leader="dot" w:pos="9061"/>
            </w:tabs>
          </w:pPr>
        </w:pPrChange>
      </w:pPr>
      <w:r w:rsidRPr="00066281">
        <w:rPr>
          <w:rFonts w:ascii="SimSun" w:hAnsi="SimSun"/>
          <w:noProof/>
          <w:sz w:val="24"/>
          <w:szCs w:val="24"/>
          <w:rPrChange w:id="680" w:author="alling" w:date="2017-03-26T20:32:00Z">
            <w:rPr>
              <w:noProof/>
              <w:color w:val="0000FF"/>
              <w:u w:val="single"/>
            </w:rPr>
          </w:rPrChange>
        </w:rPr>
        <w:fldChar w:fldCharType="begin"/>
      </w:r>
      <w:r w:rsidRPr="00066281">
        <w:rPr>
          <w:rFonts w:ascii="SimSun" w:hAnsi="SimSun"/>
          <w:noProof/>
          <w:sz w:val="24"/>
          <w:szCs w:val="24"/>
          <w:rPrChange w:id="681" w:author="alling" w:date="2017-03-26T20:32:00Z">
            <w:rPr>
              <w:noProof/>
              <w:color w:val="0000FF"/>
              <w:u w:val="single"/>
            </w:rPr>
          </w:rPrChange>
        </w:rPr>
        <w:instrText>HYPERLINK \l "_Toc471381691"</w:instrText>
      </w:r>
      <w:r w:rsidRPr="00066281">
        <w:rPr>
          <w:rFonts w:ascii="SimSun" w:hAnsi="SimSun"/>
          <w:noProof/>
          <w:sz w:val="24"/>
          <w:szCs w:val="24"/>
          <w:rPrChange w:id="682" w:author="alling" w:date="2017-03-26T20:32:00Z">
            <w:rPr>
              <w:noProof/>
              <w:color w:val="0000FF"/>
              <w:u w:val="single"/>
            </w:rPr>
          </w:rPrChange>
        </w:rPr>
        <w:fldChar w:fldCharType="separate"/>
      </w:r>
      <w:r w:rsidRPr="00066281">
        <w:rPr>
          <w:rStyle w:val="aa"/>
          <w:rFonts w:ascii="SimSun" w:hAnsi="SimSun"/>
          <w:b/>
          <w:noProof/>
          <w:sz w:val="24"/>
          <w:szCs w:val="24"/>
          <w:u w:val="none"/>
          <w:rPrChange w:id="683" w:author="alling" w:date="2017-03-26T20:32:00Z">
            <w:rPr>
              <w:rStyle w:val="aa"/>
              <w:rFonts w:ascii="SimHei" w:eastAsia="SimHei" w:hAnsi="SimSun"/>
              <w:b/>
              <w:noProof/>
            </w:rPr>
          </w:rPrChange>
        </w:rPr>
        <w:t>4.2.1</w:t>
      </w:r>
      <w:r w:rsidRPr="00066281">
        <w:rPr>
          <w:rStyle w:val="aa"/>
          <w:rFonts w:ascii="SimSun" w:hAnsi="SimSun"/>
          <w:noProof/>
          <w:sz w:val="24"/>
          <w:szCs w:val="24"/>
          <w:u w:val="none"/>
          <w:rPrChange w:id="684" w:author="alling" w:date="2017-03-26T20:32:00Z">
            <w:rPr>
              <w:rStyle w:val="aa"/>
              <w:rFonts w:ascii="SimHei" w:eastAsia="SimHei" w:hAnsi="SimSun"/>
              <w:noProof/>
            </w:rPr>
          </w:rPrChange>
        </w:rPr>
        <w:t xml:space="preserve"> MXT1664</w:t>
      </w:r>
      <w:r w:rsidRPr="00066281">
        <w:rPr>
          <w:rStyle w:val="aa"/>
          <w:rFonts w:ascii="SimSun" w:hAnsi="SimSun" w:hint="eastAsia"/>
          <w:noProof/>
          <w:sz w:val="24"/>
          <w:szCs w:val="24"/>
          <w:u w:val="none"/>
          <w:rPrChange w:id="685" w:author="alling" w:date="2017-03-26T20:32:00Z">
            <w:rPr>
              <w:rStyle w:val="aa"/>
              <w:rFonts w:ascii="SimHei" w:eastAsia="SimHei" w:hAnsi="SimSun" w:hint="eastAsia"/>
              <w:noProof/>
            </w:rPr>
          </w:rPrChange>
        </w:rPr>
        <w:t>驱动实现概述</w:t>
      </w:r>
      <w:r w:rsidRPr="00066281">
        <w:rPr>
          <w:rFonts w:ascii="SimSun" w:hAnsi="SimSun"/>
          <w:noProof/>
          <w:webHidden/>
          <w:sz w:val="24"/>
          <w:szCs w:val="24"/>
          <w:rPrChange w:id="686" w:author="alling" w:date="2017-03-26T20:32:00Z">
            <w:rPr>
              <w:noProof/>
              <w:webHidden/>
              <w:color w:val="0000FF"/>
              <w:u w:val="single"/>
            </w:rPr>
          </w:rPrChange>
        </w:rPr>
        <w:tab/>
      </w:r>
      <w:r w:rsidRPr="00066281">
        <w:rPr>
          <w:rFonts w:ascii="SimSun" w:hAnsi="SimSun"/>
          <w:noProof/>
          <w:webHidden/>
          <w:sz w:val="24"/>
          <w:szCs w:val="24"/>
          <w:rPrChange w:id="687" w:author="alling" w:date="2017-03-26T20:32:00Z">
            <w:rPr>
              <w:noProof/>
              <w:webHidden/>
              <w:color w:val="0000FF"/>
              <w:u w:val="single"/>
            </w:rPr>
          </w:rPrChange>
        </w:rPr>
        <w:fldChar w:fldCharType="begin"/>
      </w:r>
      <w:r w:rsidRPr="00066281">
        <w:rPr>
          <w:rFonts w:ascii="SimSun" w:hAnsi="SimSun"/>
          <w:noProof/>
          <w:webHidden/>
          <w:sz w:val="24"/>
          <w:szCs w:val="24"/>
          <w:rPrChange w:id="688" w:author="alling" w:date="2017-03-26T20:32:00Z">
            <w:rPr>
              <w:noProof/>
              <w:webHidden/>
              <w:color w:val="0000FF"/>
              <w:u w:val="single"/>
            </w:rPr>
          </w:rPrChange>
        </w:rPr>
        <w:instrText xml:space="preserve"> PAGEREF _Toc471381691 \h </w:instrText>
      </w:r>
      <w:r w:rsidRPr="00066281">
        <w:rPr>
          <w:rFonts w:ascii="SimSun" w:hAnsi="SimSun"/>
          <w:noProof/>
          <w:webHidden/>
          <w:sz w:val="24"/>
          <w:szCs w:val="24"/>
          <w:rPrChange w:id="689" w:author="alling" w:date="2017-03-26T20:32:00Z">
            <w:rPr>
              <w:rFonts w:ascii="SimSun" w:hAnsi="SimSun"/>
              <w:noProof/>
              <w:webHidden/>
              <w:sz w:val="24"/>
              <w:szCs w:val="24"/>
            </w:rPr>
          </w:rPrChange>
        </w:rPr>
      </w:r>
      <w:r w:rsidRPr="00066281">
        <w:rPr>
          <w:rFonts w:ascii="SimSun" w:hAnsi="SimSun"/>
          <w:noProof/>
          <w:webHidden/>
          <w:sz w:val="24"/>
          <w:szCs w:val="24"/>
          <w:rPrChange w:id="690" w:author="alling" w:date="2017-03-26T20:32:00Z">
            <w:rPr>
              <w:noProof/>
              <w:webHidden/>
              <w:color w:val="0000FF"/>
              <w:u w:val="single"/>
            </w:rPr>
          </w:rPrChange>
        </w:rPr>
        <w:fldChar w:fldCharType="separate"/>
      </w:r>
      <w:r w:rsidRPr="00066281">
        <w:rPr>
          <w:rFonts w:ascii="SimSun" w:hAnsi="SimSun"/>
          <w:noProof/>
          <w:webHidden/>
          <w:sz w:val="24"/>
          <w:szCs w:val="24"/>
          <w:rPrChange w:id="691" w:author="alling" w:date="2017-03-26T20:32:00Z">
            <w:rPr>
              <w:noProof/>
              <w:webHidden/>
              <w:color w:val="0000FF"/>
              <w:u w:val="single"/>
            </w:rPr>
          </w:rPrChange>
        </w:rPr>
        <w:t>41</w:t>
      </w:r>
      <w:r w:rsidRPr="00066281">
        <w:rPr>
          <w:rFonts w:ascii="SimSun" w:hAnsi="SimSun"/>
          <w:noProof/>
          <w:webHidden/>
          <w:sz w:val="24"/>
          <w:szCs w:val="24"/>
          <w:rPrChange w:id="692" w:author="alling" w:date="2017-03-26T20:32:00Z">
            <w:rPr>
              <w:noProof/>
              <w:webHidden/>
              <w:color w:val="0000FF"/>
              <w:u w:val="single"/>
            </w:rPr>
          </w:rPrChange>
        </w:rPr>
        <w:fldChar w:fldCharType="end"/>
      </w:r>
      <w:r w:rsidRPr="00066281">
        <w:rPr>
          <w:rFonts w:ascii="SimSun" w:hAnsi="SimSun"/>
          <w:noProof/>
          <w:sz w:val="24"/>
          <w:szCs w:val="24"/>
          <w:rPrChange w:id="693" w:author="alling" w:date="2017-03-26T20:32:00Z">
            <w:rPr>
              <w:noProof/>
              <w:color w:val="0000FF"/>
              <w:u w:val="single"/>
            </w:rPr>
          </w:rPrChange>
        </w:rPr>
        <w:fldChar w:fldCharType="end"/>
      </w:r>
    </w:p>
    <w:p w14:paraId="403863B0" w14:textId="77777777" w:rsidR="004B0CF2" w:rsidRDefault="00066281">
      <w:pPr>
        <w:pStyle w:val="30"/>
        <w:tabs>
          <w:tab w:val="right" w:leader="dot" w:pos="9061"/>
        </w:tabs>
        <w:ind w:left="840"/>
        <w:rPr>
          <w:rFonts w:ascii="SimSun" w:hAnsi="SimSun" w:cstheme="minorBidi"/>
          <w:noProof/>
          <w:snapToGrid/>
          <w:sz w:val="24"/>
          <w:szCs w:val="24"/>
          <w:rPrChange w:id="694" w:author="alling" w:date="2017-03-26T20:32:00Z">
            <w:rPr>
              <w:rFonts w:asciiTheme="minorHAnsi" w:eastAsiaTheme="minorEastAsia" w:hAnsiTheme="minorHAnsi" w:cstheme="minorBidi"/>
              <w:noProof/>
              <w:snapToGrid/>
              <w:sz w:val="22"/>
              <w:szCs w:val="22"/>
            </w:rPr>
          </w:rPrChange>
        </w:rPr>
        <w:pPrChange w:id="695" w:author="alling" w:date="2017-03-26T20:33:00Z">
          <w:pPr>
            <w:pStyle w:val="30"/>
            <w:tabs>
              <w:tab w:val="right" w:leader="dot" w:pos="9061"/>
            </w:tabs>
          </w:pPr>
        </w:pPrChange>
      </w:pPr>
      <w:r w:rsidRPr="00066281">
        <w:rPr>
          <w:rFonts w:ascii="SimSun" w:hAnsi="SimSun"/>
          <w:noProof/>
          <w:sz w:val="24"/>
          <w:szCs w:val="24"/>
          <w:rPrChange w:id="696" w:author="alling" w:date="2017-03-26T20:32:00Z">
            <w:rPr>
              <w:noProof/>
              <w:color w:val="0000FF"/>
              <w:u w:val="single"/>
            </w:rPr>
          </w:rPrChange>
        </w:rPr>
        <w:fldChar w:fldCharType="begin"/>
      </w:r>
      <w:r w:rsidRPr="00066281">
        <w:rPr>
          <w:rFonts w:ascii="SimSun" w:hAnsi="SimSun"/>
          <w:noProof/>
          <w:sz w:val="24"/>
          <w:szCs w:val="24"/>
          <w:rPrChange w:id="697" w:author="alling" w:date="2017-03-26T20:32:00Z">
            <w:rPr>
              <w:noProof/>
              <w:color w:val="0000FF"/>
              <w:u w:val="single"/>
            </w:rPr>
          </w:rPrChange>
        </w:rPr>
        <w:instrText>HYPERLINK \l "_Toc471381692"</w:instrText>
      </w:r>
      <w:r w:rsidRPr="00066281">
        <w:rPr>
          <w:rFonts w:ascii="SimSun" w:hAnsi="SimSun"/>
          <w:noProof/>
          <w:sz w:val="24"/>
          <w:szCs w:val="24"/>
          <w:rPrChange w:id="698" w:author="alling" w:date="2017-03-26T20:32:00Z">
            <w:rPr>
              <w:noProof/>
              <w:color w:val="0000FF"/>
              <w:u w:val="single"/>
            </w:rPr>
          </w:rPrChange>
        </w:rPr>
        <w:fldChar w:fldCharType="separate"/>
      </w:r>
      <w:r w:rsidRPr="00066281">
        <w:rPr>
          <w:rStyle w:val="aa"/>
          <w:rFonts w:ascii="SimSun" w:hAnsi="SimSun"/>
          <w:b/>
          <w:noProof/>
          <w:sz w:val="24"/>
          <w:szCs w:val="24"/>
          <w:u w:val="none"/>
          <w:rPrChange w:id="699" w:author="alling" w:date="2017-03-26T20:32:00Z">
            <w:rPr>
              <w:rStyle w:val="aa"/>
              <w:rFonts w:ascii="SimHei" w:eastAsia="SimHei" w:hAnsi="SimSun"/>
              <w:b/>
              <w:noProof/>
            </w:rPr>
          </w:rPrChange>
        </w:rPr>
        <w:t>4.2.2</w:t>
      </w:r>
      <w:r w:rsidRPr="00066281">
        <w:rPr>
          <w:rStyle w:val="aa"/>
          <w:rFonts w:ascii="SimSun" w:hAnsi="SimSun"/>
          <w:noProof/>
          <w:sz w:val="24"/>
          <w:szCs w:val="24"/>
          <w:u w:val="none"/>
          <w:rPrChange w:id="700" w:author="alling" w:date="2017-03-26T20:32:00Z">
            <w:rPr>
              <w:rStyle w:val="aa"/>
              <w:rFonts w:ascii="SimHei" w:eastAsia="SimHei" w:hAnsi="SimSun"/>
              <w:noProof/>
            </w:rPr>
          </w:rPrChange>
        </w:rPr>
        <w:t xml:space="preserve"> Device tree</w:t>
      </w:r>
      <w:r w:rsidRPr="00066281">
        <w:rPr>
          <w:rStyle w:val="aa"/>
          <w:rFonts w:ascii="SimSun" w:hAnsi="SimSun" w:hint="eastAsia"/>
          <w:noProof/>
          <w:sz w:val="24"/>
          <w:szCs w:val="24"/>
          <w:u w:val="none"/>
          <w:rPrChange w:id="701" w:author="alling" w:date="2017-03-26T20:32:00Z">
            <w:rPr>
              <w:rStyle w:val="aa"/>
              <w:rFonts w:ascii="SimHei" w:eastAsia="SimHei" w:hAnsi="SimSun" w:hint="eastAsia"/>
              <w:noProof/>
            </w:rPr>
          </w:rPrChange>
        </w:rPr>
        <w:t>配置数据</w:t>
      </w:r>
      <w:r w:rsidRPr="00066281">
        <w:rPr>
          <w:rFonts w:ascii="SimSun" w:hAnsi="SimSun"/>
          <w:noProof/>
          <w:webHidden/>
          <w:sz w:val="24"/>
          <w:szCs w:val="24"/>
          <w:rPrChange w:id="702" w:author="alling" w:date="2017-03-26T20:32:00Z">
            <w:rPr>
              <w:noProof/>
              <w:webHidden/>
              <w:color w:val="0000FF"/>
              <w:u w:val="single"/>
            </w:rPr>
          </w:rPrChange>
        </w:rPr>
        <w:tab/>
      </w:r>
      <w:r w:rsidRPr="00066281">
        <w:rPr>
          <w:rFonts w:ascii="SimSun" w:hAnsi="SimSun"/>
          <w:noProof/>
          <w:webHidden/>
          <w:sz w:val="24"/>
          <w:szCs w:val="24"/>
          <w:rPrChange w:id="703" w:author="alling" w:date="2017-03-26T20:32:00Z">
            <w:rPr>
              <w:noProof/>
              <w:webHidden/>
              <w:color w:val="0000FF"/>
              <w:u w:val="single"/>
            </w:rPr>
          </w:rPrChange>
        </w:rPr>
        <w:fldChar w:fldCharType="begin"/>
      </w:r>
      <w:r w:rsidRPr="00066281">
        <w:rPr>
          <w:rFonts w:ascii="SimSun" w:hAnsi="SimSun"/>
          <w:noProof/>
          <w:webHidden/>
          <w:sz w:val="24"/>
          <w:szCs w:val="24"/>
          <w:rPrChange w:id="704" w:author="alling" w:date="2017-03-26T20:32:00Z">
            <w:rPr>
              <w:noProof/>
              <w:webHidden/>
              <w:color w:val="0000FF"/>
              <w:u w:val="single"/>
            </w:rPr>
          </w:rPrChange>
        </w:rPr>
        <w:instrText xml:space="preserve"> PAGEREF _Toc471381692 \h </w:instrText>
      </w:r>
      <w:r w:rsidRPr="00066281">
        <w:rPr>
          <w:rFonts w:ascii="SimSun" w:hAnsi="SimSun"/>
          <w:noProof/>
          <w:webHidden/>
          <w:sz w:val="24"/>
          <w:szCs w:val="24"/>
          <w:rPrChange w:id="705" w:author="alling" w:date="2017-03-26T20:32:00Z">
            <w:rPr>
              <w:rFonts w:ascii="SimSun" w:hAnsi="SimSun"/>
              <w:noProof/>
              <w:webHidden/>
              <w:sz w:val="24"/>
              <w:szCs w:val="24"/>
            </w:rPr>
          </w:rPrChange>
        </w:rPr>
      </w:r>
      <w:r w:rsidRPr="00066281">
        <w:rPr>
          <w:rFonts w:ascii="SimSun" w:hAnsi="SimSun"/>
          <w:noProof/>
          <w:webHidden/>
          <w:sz w:val="24"/>
          <w:szCs w:val="24"/>
          <w:rPrChange w:id="706" w:author="alling" w:date="2017-03-26T20:32:00Z">
            <w:rPr>
              <w:noProof/>
              <w:webHidden/>
              <w:color w:val="0000FF"/>
              <w:u w:val="single"/>
            </w:rPr>
          </w:rPrChange>
        </w:rPr>
        <w:fldChar w:fldCharType="separate"/>
      </w:r>
      <w:r w:rsidRPr="00066281">
        <w:rPr>
          <w:rFonts w:ascii="SimSun" w:hAnsi="SimSun"/>
          <w:noProof/>
          <w:webHidden/>
          <w:sz w:val="24"/>
          <w:szCs w:val="24"/>
          <w:rPrChange w:id="707" w:author="alling" w:date="2017-03-26T20:32:00Z">
            <w:rPr>
              <w:noProof/>
              <w:webHidden/>
              <w:color w:val="0000FF"/>
              <w:u w:val="single"/>
            </w:rPr>
          </w:rPrChange>
        </w:rPr>
        <w:t>41</w:t>
      </w:r>
      <w:r w:rsidRPr="00066281">
        <w:rPr>
          <w:rFonts w:ascii="SimSun" w:hAnsi="SimSun"/>
          <w:noProof/>
          <w:webHidden/>
          <w:sz w:val="24"/>
          <w:szCs w:val="24"/>
          <w:rPrChange w:id="708" w:author="alling" w:date="2017-03-26T20:32:00Z">
            <w:rPr>
              <w:noProof/>
              <w:webHidden/>
              <w:color w:val="0000FF"/>
              <w:u w:val="single"/>
            </w:rPr>
          </w:rPrChange>
        </w:rPr>
        <w:fldChar w:fldCharType="end"/>
      </w:r>
      <w:r w:rsidRPr="00066281">
        <w:rPr>
          <w:rFonts w:ascii="SimSun" w:hAnsi="SimSun"/>
          <w:noProof/>
          <w:sz w:val="24"/>
          <w:szCs w:val="24"/>
          <w:rPrChange w:id="709" w:author="alling" w:date="2017-03-26T20:32:00Z">
            <w:rPr>
              <w:noProof/>
              <w:color w:val="0000FF"/>
              <w:u w:val="single"/>
            </w:rPr>
          </w:rPrChange>
        </w:rPr>
        <w:fldChar w:fldCharType="end"/>
      </w:r>
    </w:p>
    <w:p w14:paraId="4E554096" w14:textId="77777777" w:rsidR="004B0CF2" w:rsidRDefault="00066281">
      <w:pPr>
        <w:pStyle w:val="30"/>
        <w:tabs>
          <w:tab w:val="right" w:leader="dot" w:pos="9061"/>
        </w:tabs>
        <w:ind w:left="840"/>
        <w:rPr>
          <w:rFonts w:ascii="SimSun" w:hAnsi="SimSun" w:cstheme="minorBidi"/>
          <w:noProof/>
          <w:snapToGrid/>
          <w:sz w:val="24"/>
          <w:szCs w:val="24"/>
          <w:rPrChange w:id="710" w:author="alling" w:date="2017-03-26T20:32:00Z">
            <w:rPr>
              <w:rFonts w:asciiTheme="minorHAnsi" w:eastAsiaTheme="minorEastAsia" w:hAnsiTheme="minorHAnsi" w:cstheme="minorBidi"/>
              <w:noProof/>
              <w:snapToGrid/>
              <w:sz w:val="22"/>
              <w:szCs w:val="22"/>
            </w:rPr>
          </w:rPrChange>
        </w:rPr>
        <w:pPrChange w:id="711" w:author="alling" w:date="2017-03-26T20:33:00Z">
          <w:pPr>
            <w:pStyle w:val="30"/>
            <w:tabs>
              <w:tab w:val="right" w:leader="dot" w:pos="9061"/>
            </w:tabs>
          </w:pPr>
        </w:pPrChange>
      </w:pPr>
      <w:r w:rsidRPr="00066281">
        <w:rPr>
          <w:rFonts w:ascii="SimSun" w:hAnsi="SimSun"/>
          <w:noProof/>
          <w:sz w:val="24"/>
          <w:szCs w:val="24"/>
          <w:rPrChange w:id="712" w:author="alling" w:date="2017-03-26T20:32:00Z">
            <w:rPr>
              <w:noProof/>
              <w:color w:val="0000FF"/>
              <w:u w:val="single"/>
            </w:rPr>
          </w:rPrChange>
        </w:rPr>
        <w:fldChar w:fldCharType="begin"/>
      </w:r>
      <w:r w:rsidRPr="00066281">
        <w:rPr>
          <w:rFonts w:ascii="SimSun" w:hAnsi="SimSun"/>
          <w:noProof/>
          <w:sz w:val="24"/>
          <w:szCs w:val="24"/>
          <w:rPrChange w:id="713" w:author="alling" w:date="2017-03-26T20:32:00Z">
            <w:rPr>
              <w:noProof/>
              <w:color w:val="0000FF"/>
              <w:u w:val="single"/>
            </w:rPr>
          </w:rPrChange>
        </w:rPr>
        <w:instrText>HYPERLINK \l "_Toc471381693"</w:instrText>
      </w:r>
      <w:r w:rsidRPr="00066281">
        <w:rPr>
          <w:rFonts w:ascii="SimSun" w:hAnsi="SimSun"/>
          <w:noProof/>
          <w:sz w:val="24"/>
          <w:szCs w:val="24"/>
          <w:rPrChange w:id="714" w:author="alling" w:date="2017-03-26T20:32:00Z">
            <w:rPr>
              <w:noProof/>
              <w:color w:val="0000FF"/>
              <w:u w:val="single"/>
            </w:rPr>
          </w:rPrChange>
        </w:rPr>
        <w:fldChar w:fldCharType="separate"/>
      </w:r>
      <w:r w:rsidRPr="00066281">
        <w:rPr>
          <w:rStyle w:val="aa"/>
          <w:rFonts w:ascii="SimSun" w:hAnsi="SimSun"/>
          <w:b/>
          <w:noProof/>
          <w:sz w:val="24"/>
          <w:szCs w:val="24"/>
          <w:u w:val="none"/>
          <w:rPrChange w:id="715" w:author="alling" w:date="2017-03-26T20:32:00Z">
            <w:rPr>
              <w:rStyle w:val="aa"/>
              <w:rFonts w:ascii="SimHei" w:eastAsia="SimHei" w:hAnsi="SimSun"/>
              <w:b/>
              <w:noProof/>
            </w:rPr>
          </w:rPrChange>
        </w:rPr>
        <w:t>4.2.3</w:t>
      </w:r>
      <w:r w:rsidRPr="00066281">
        <w:rPr>
          <w:rStyle w:val="aa"/>
          <w:rFonts w:ascii="SimSun" w:hAnsi="SimSun"/>
          <w:noProof/>
          <w:sz w:val="24"/>
          <w:szCs w:val="24"/>
          <w:u w:val="none"/>
          <w:rPrChange w:id="716" w:author="alling" w:date="2017-03-26T20:32:00Z">
            <w:rPr>
              <w:rStyle w:val="aa"/>
              <w:rFonts w:ascii="SimHei" w:eastAsia="SimHei" w:hAnsi="SimSun"/>
              <w:noProof/>
            </w:rPr>
          </w:rPrChange>
        </w:rPr>
        <w:t xml:space="preserve"> I2C Client</w:t>
      </w:r>
      <w:r w:rsidRPr="00066281">
        <w:rPr>
          <w:rStyle w:val="aa"/>
          <w:rFonts w:ascii="SimSun" w:hAnsi="SimSun" w:hint="eastAsia"/>
          <w:noProof/>
          <w:sz w:val="24"/>
          <w:szCs w:val="24"/>
          <w:u w:val="none"/>
          <w:rPrChange w:id="717" w:author="alling" w:date="2017-03-26T20:32:00Z">
            <w:rPr>
              <w:rStyle w:val="aa"/>
              <w:rFonts w:ascii="SimHei" w:eastAsia="SimHei" w:hAnsi="SimSun" w:hint="eastAsia"/>
              <w:noProof/>
            </w:rPr>
          </w:rPrChange>
        </w:rPr>
        <w:t>驱动实现</w:t>
      </w:r>
      <w:r w:rsidRPr="00066281">
        <w:rPr>
          <w:rFonts w:ascii="SimSun" w:hAnsi="SimSun"/>
          <w:noProof/>
          <w:webHidden/>
          <w:sz w:val="24"/>
          <w:szCs w:val="24"/>
          <w:rPrChange w:id="718" w:author="alling" w:date="2017-03-26T20:32:00Z">
            <w:rPr>
              <w:noProof/>
              <w:webHidden/>
              <w:color w:val="0000FF"/>
              <w:u w:val="single"/>
            </w:rPr>
          </w:rPrChange>
        </w:rPr>
        <w:tab/>
      </w:r>
      <w:r w:rsidRPr="00066281">
        <w:rPr>
          <w:rFonts w:ascii="SimSun" w:hAnsi="SimSun"/>
          <w:noProof/>
          <w:webHidden/>
          <w:sz w:val="24"/>
          <w:szCs w:val="24"/>
          <w:rPrChange w:id="719" w:author="alling" w:date="2017-03-26T20:32:00Z">
            <w:rPr>
              <w:noProof/>
              <w:webHidden/>
              <w:color w:val="0000FF"/>
              <w:u w:val="single"/>
            </w:rPr>
          </w:rPrChange>
        </w:rPr>
        <w:fldChar w:fldCharType="begin"/>
      </w:r>
      <w:r w:rsidRPr="00066281">
        <w:rPr>
          <w:rFonts w:ascii="SimSun" w:hAnsi="SimSun"/>
          <w:noProof/>
          <w:webHidden/>
          <w:sz w:val="24"/>
          <w:szCs w:val="24"/>
          <w:rPrChange w:id="720" w:author="alling" w:date="2017-03-26T20:32:00Z">
            <w:rPr>
              <w:noProof/>
              <w:webHidden/>
              <w:color w:val="0000FF"/>
              <w:u w:val="single"/>
            </w:rPr>
          </w:rPrChange>
        </w:rPr>
        <w:instrText xml:space="preserve"> PAGEREF _Toc471381693 \h </w:instrText>
      </w:r>
      <w:r w:rsidRPr="00066281">
        <w:rPr>
          <w:rFonts w:ascii="SimSun" w:hAnsi="SimSun"/>
          <w:noProof/>
          <w:webHidden/>
          <w:sz w:val="24"/>
          <w:szCs w:val="24"/>
          <w:rPrChange w:id="721" w:author="alling" w:date="2017-03-26T20:32:00Z">
            <w:rPr>
              <w:rFonts w:ascii="SimSun" w:hAnsi="SimSun"/>
              <w:noProof/>
              <w:webHidden/>
              <w:sz w:val="24"/>
              <w:szCs w:val="24"/>
            </w:rPr>
          </w:rPrChange>
        </w:rPr>
      </w:r>
      <w:r w:rsidRPr="00066281">
        <w:rPr>
          <w:rFonts w:ascii="SimSun" w:hAnsi="SimSun"/>
          <w:noProof/>
          <w:webHidden/>
          <w:sz w:val="24"/>
          <w:szCs w:val="24"/>
          <w:rPrChange w:id="722" w:author="alling" w:date="2017-03-26T20:32:00Z">
            <w:rPr>
              <w:noProof/>
              <w:webHidden/>
              <w:color w:val="0000FF"/>
              <w:u w:val="single"/>
            </w:rPr>
          </w:rPrChange>
        </w:rPr>
        <w:fldChar w:fldCharType="separate"/>
      </w:r>
      <w:r w:rsidRPr="00066281">
        <w:rPr>
          <w:rFonts w:ascii="SimSun" w:hAnsi="SimSun"/>
          <w:noProof/>
          <w:webHidden/>
          <w:sz w:val="24"/>
          <w:szCs w:val="24"/>
          <w:rPrChange w:id="723" w:author="alling" w:date="2017-03-26T20:32:00Z">
            <w:rPr>
              <w:noProof/>
              <w:webHidden/>
              <w:color w:val="0000FF"/>
              <w:u w:val="single"/>
            </w:rPr>
          </w:rPrChange>
        </w:rPr>
        <w:t>42</w:t>
      </w:r>
      <w:r w:rsidRPr="00066281">
        <w:rPr>
          <w:rFonts w:ascii="SimSun" w:hAnsi="SimSun"/>
          <w:noProof/>
          <w:webHidden/>
          <w:sz w:val="24"/>
          <w:szCs w:val="24"/>
          <w:rPrChange w:id="724" w:author="alling" w:date="2017-03-26T20:32:00Z">
            <w:rPr>
              <w:noProof/>
              <w:webHidden/>
              <w:color w:val="0000FF"/>
              <w:u w:val="single"/>
            </w:rPr>
          </w:rPrChange>
        </w:rPr>
        <w:fldChar w:fldCharType="end"/>
      </w:r>
      <w:r w:rsidRPr="00066281">
        <w:rPr>
          <w:rFonts w:ascii="SimSun" w:hAnsi="SimSun"/>
          <w:noProof/>
          <w:sz w:val="24"/>
          <w:szCs w:val="24"/>
          <w:rPrChange w:id="725" w:author="alling" w:date="2017-03-26T20:32:00Z">
            <w:rPr>
              <w:noProof/>
              <w:color w:val="0000FF"/>
              <w:u w:val="single"/>
            </w:rPr>
          </w:rPrChange>
        </w:rPr>
        <w:fldChar w:fldCharType="end"/>
      </w:r>
    </w:p>
    <w:p w14:paraId="379B98AE" w14:textId="77777777" w:rsidR="00EA00BA" w:rsidRPr="00410A0D" w:rsidRDefault="00066281">
      <w:pPr>
        <w:pStyle w:val="30"/>
        <w:tabs>
          <w:tab w:val="right" w:leader="dot" w:pos="9061"/>
        </w:tabs>
        <w:rPr>
          <w:rFonts w:ascii="SimSun" w:hAnsi="SimSun" w:cstheme="minorBidi"/>
          <w:noProof/>
          <w:snapToGrid/>
          <w:sz w:val="24"/>
          <w:szCs w:val="24"/>
          <w:rPrChange w:id="726" w:author="alling" w:date="2017-03-26T20:32: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727" w:author="alling" w:date="2017-03-26T20:32:00Z">
            <w:rPr>
              <w:noProof/>
              <w:color w:val="0000FF"/>
              <w:u w:val="single"/>
            </w:rPr>
          </w:rPrChange>
        </w:rPr>
        <w:fldChar w:fldCharType="begin"/>
      </w:r>
      <w:r w:rsidRPr="00066281">
        <w:rPr>
          <w:rFonts w:ascii="SimSun" w:hAnsi="SimSun"/>
          <w:noProof/>
          <w:sz w:val="24"/>
          <w:szCs w:val="24"/>
          <w:rPrChange w:id="728" w:author="alling" w:date="2017-03-26T20:32:00Z">
            <w:rPr>
              <w:noProof/>
              <w:color w:val="0000FF"/>
              <w:u w:val="single"/>
            </w:rPr>
          </w:rPrChange>
        </w:rPr>
        <w:instrText>HYPERLINK \l "_Toc471381694"</w:instrText>
      </w:r>
      <w:r w:rsidRPr="00066281">
        <w:rPr>
          <w:rFonts w:ascii="SimSun" w:hAnsi="SimSun"/>
          <w:noProof/>
          <w:sz w:val="24"/>
          <w:szCs w:val="24"/>
          <w:rPrChange w:id="729" w:author="alling" w:date="2017-03-26T20:32:00Z">
            <w:rPr>
              <w:noProof/>
              <w:color w:val="0000FF"/>
              <w:u w:val="single"/>
            </w:rPr>
          </w:rPrChange>
        </w:rPr>
        <w:fldChar w:fldCharType="separate"/>
      </w:r>
      <w:r w:rsidRPr="00066281">
        <w:rPr>
          <w:rStyle w:val="aa"/>
          <w:rFonts w:ascii="SimSun" w:hAnsi="SimSun"/>
          <w:b/>
          <w:noProof/>
          <w:sz w:val="24"/>
          <w:szCs w:val="24"/>
          <w:u w:val="none"/>
          <w:rPrChange w:id="730" w:author="alling" w:date="2017-03-26T20:32:00Z">
            <w:rPr>
              <w:rStyle w:val="aa"/>
              <w:rFonts w:ascii="SimHei" w:eastAsia="SimHei" w:hAnsi="SimSun"/>
              <w:b/>
              <w:noProof/>
            </w:rPr>
          </w:rPrChange>
        </w:rPr>
        <w:t>4.3</w:t>
      </w:r>
      <w:r w:rsidRPr="00066281">
        <w:rPr>
          <w:rStyle w:val="aa"/>
          <w:rFonts w:ascii="SimSun" w:hAnsi="SimSun"/>
          <w:noProof/>
          <w:sz w:val="24"/>
          <w:szCs w:val="24"/>
          <w:u w:val="none"/>
          <w:rPrChange w:id="731" w:author="alling" w:date="2017-03-26T20:32:00Z">
            <w:rPr>
              <w:rStyle w:val="aa"/>
              <w:rFonts w:ascii="SimHei" w:eastAsia="SimHei" w:hAnsi="SimSun"/>
              <w:noProof/>
            </w:rPr>
          </w:rPrChange>
        </w:rPr>
        <w:t xml:space="preserve"> </w:t>
      </w:r>
      <w:r w:rsidRPr="00066281">
        <w:rPr>
          <w:rStyle w:val="aa"/>
          <w:rFonts w:ascii="SimSun" w:hAnsi="SimSun" w:hint="eastAsia"/>
          <w:noProof/>
          <w:sz w:val="24"/>
          <w:szCs w:val="24"/>
          <w:u w:val="none"/>
          <w:rPrChange w:id="732" w:author="alling" w:date="2017-03-26T20:32:00Z">
            <w:rPr>
              <w:rStyle w:val="aa"/>
              <w:rFonts w:ascii="SimHei" w:eastAsia="SimHei" w:hAnsi="SimSun" w:hint="eastAsia"/>
              <w:noProof/>
            </w:rPr>
          </w:rPrChange>
        </w:rPr>
        <w:t>本章小结</w:t>
      </w:r>
      <w:r w:rsidRPr="00066281">
        <w:rPr>
          <w:rFonts w:ascii="SimSun" w:hAnsi="SimSun"/>
          <w:noProof/>
          <w:webHidden/>
          <w:sz w:val="24"/>
          <w:szCs w:val="24"/>
          <w:rPrChange w:id="733" w:author="alling" w:date="2017-03-26T20:32:00Z">
            <w:rPr>
              <w:noProof/>
              <w:webHidden/>
              <w:color w:val="0000FF"/>
              <w:u w:val="single"/>
            </w:rPr>
          </w:rPrChange>
        </w:rPr>
        <w:tab/>
      </w:r>
      <w:r w:rsidRPr="00066281">
        <w:rPr>
          <w:rFonts w:ascii="SimSun" w:hAnsi="SimSun"/>
          <w:noProof/>
          <w:webHidden/>
          <w:sz w:val="24"/>
          <w:szCs w:val="24"/>
          <w:rPrChange w:id="734" w:author="alling" w:date="2017-03-26T20:32:00Z">
            <w:rPr>
              <w:noProof/>
              <w:webHidden/>
              <w:color w:val="0000FF"/>
              <w:u w:val="single"/>
            </w:rPr>
          </w:rPrChange>
        </w:rPr>
        <w:fldChar w:fldCharType="begin"/>
      </w:r>
      <w:r w:rsidRPr="00066281">
        <w:rPr>
          <w:rFonts w:ascii="SimSun" w:hAnsi="SimSun"/>
          <w:noProof/>
          <w:webHidden/>
          <w:sz w:val="24"/>
          <w:szCs w:val="24"/>
          <w:rPrChange w:id="735" w:author="alling" w:date="2017-03-26T20:32:00Z">
            <w:rPr>
              <w:noProof/>
              <w:webHidden/>
              <w:color w:val="0000FF"/>
              <w:u w:val="single"/>
            </w:rPr>
          </w:rPrChange>
        </w:rPr>
        <w:instrText xml:space="preserve"> PAGEREF _Toc471381694 \h </w:instrText>
      </w:r>
      <w:r w:rsidRPr="00066281">
        <w:rPr>
          <w:rFonts w:ascii="SimSun" w:hAnsi="SimSun"/>
          <w:noProof/>
          <w:webHidden/>
          <w:sz w:val="24"/>
          <w:szCs w:val="24"/>
          <w:rPrChange w:id="736" w:author="alling" w:date="2017-03-26T20:32:00Z">
            <w:rPr>
              <w:rFonts w:ascii="SimSun" w:hAnsi="SimSun"/>
              <w:noProof/>
              <w:webHidden/>
              <w:sz w:val="24"/>
              <w:szCs w:val="24"/>
            </w:rPr>
          </w:rPrChange>
        </w:rPr>
      </w:r>
      <w:r w:rsidRPr="00066281">
        <w:rPr>
          <w:rFonts w:ascii="SimSun" w:hAnsi="SimSun"/>
          <w:noProof/>
          <w:webHidden/>
          <w:sz w:val="24"/>
          <w:szCs w:val="24"/>
          <w:rPrChange w:id="737" w:author="alling" w:date="2017-03-26T20:32:00Z">
            <w:rPr>
              <w:noProof/>
              <w:webHidden/>
              <w:color w:val="0000FF"/>
              <w:u w:val="single"/>
            </w:rPr>
          </w:rPrChange>
        </w:rPr>
        <w:fldChar w:fldCharType="separate"/>
      </w:r>
      <w:r w:rsidRPr="00066281">
        <w:rPr>
          <w:rFonts w:ascii="SimSun" w:hAnsi="SimSun"/>
          <w:noProof/>
          <w:webHidden/>
          <w:sz w:val="24"/>
          <w:szCs w:val="24"/>
          <w:rPrChange w:id="738" w:author="alling" w:date="2017-03-26T20:32:00Z">
            <w:rPr>
              <w:noProof/>
              <w:webHidden/>
              <w:color w:val="0000FF"/>
              <w:u w:val="single"/>
            </w:rPr>
          </w:rPrChange>
        </w:rPr>
        <w:t>51</w:t>
      </w:r>
      <w:r w:rsidRPr="00066281">
        <w:rPr>
          <w:rFonts w:ascii="SimSun" w:hAnsi="SimSun"/>
          <w:noProof/>
          <w:webHidden/>
          <w:sz w:val="24"/>
          <w:szCs w:val="24"/>
          <w:rPrChange w:id="739" w:author="alling" w:date="2017-03-26T20:32:00Z">
            <w:rPr>
              <w:noProof/>
              <w:webHidden/>
              <w:color w:val="0000FF"/>
              <w:u w:val="single"/>
            </w:rPr>
          </w:rPrChange>
        </w:rPr>
        <w:fldChar w:fldCharType="end"/>
      </w:r>
      <w:r w:rsidRPr="00066281">
        <w:rPr>
          <w:rFonts w:ascii="SimSun" w:hAnsi="SimSun"/>
          <w:noProof/>
          <w:sz w:val="24"/>
          <w:szCs w:val="24"/>
          <w:rPrChange w:id="740" w:author="alling" w:date="2017-03-26T20:32:00Z">
            <w:rPr>
              <w:noProof/>
              <w:color w:val="0000FF"/>
              <w:u w:val="single"/>
            </w:rPr>
          </w:rPrChange>
        </w:rPr>
        <w:fldChar w:fldCharType="end"/>
      </w:r>
    </w:p>
    <w:p w14:paraId="673D0B0C" w14:textId="77777777" w:rsidR="00EA00BA" w:rsidRPr="00410A0D" w:rsidRDefault="00066281" w:rsidP="00410A0D">
      <w:pPr>
        <w:pStyle w:val="12"/>
        <w:rPr>
          <w:rFonts w:asciiTheme="minorHAnsi" w:eastAsiaTheme="minorEastAsia" w:hAnsiTheme="minorHAnsi" w:cstheme="minorBidi"/>
          <w:snapToGrid/>
          <w:sz w:val="22"/>
          <w:szCs w:val="22"/>
        </w:rPr>
      </w:pPr>
      <w:r w:rsidRPr="00066281">
        <w:fldChar w:fldCharType="begin"/>
      </w:r>
      <w:r w:rsidRPr="00066281">
        <w:rPr>
          <w:rPrChange w:id="741" w:author="alling" w:date="2017-03-26T20:33:00Z">
            <w:rPr>
              <w:color w:val="0000FF"/>
              <w:u w:val="single"/>
            </w:rPr>
          </w:rPrChange>
        </w:rPr>
        <w:instrText>HYPERLINK \l "_Toc471381695"</w:instrText>
      </w:r>
      <w:r w:rsidRPr="00066281">
        <w:rPr>
          <w:rPrChange w:id="742" w:author="alling" w:date="2017-03-26T20:33:00Z">
            <w:rPr>
              <w:color w:val="0000FF"/>
              <w:u w:val="single"/>
            </w:rPr>
          </w:rPrChange>
        </w:rPr>
        <w:fldChar w:fldCharType="separate"/>
      </w:r>
      <w:r w:rsidRPr="00066281">
        <w:rPr>
          <w:rStyle w:val="aa"/>
          <w:b w:val="0"/>
          <w:u w:val="none"/>
          <w:rPrChange w:id="743" w:author="alling" w:date="2017-03-26T20:33:00Z">
            <w:rPr>
              <w:rStyle w:val="aa"/>
            </w:rPr>
          </w:rPrChange>
        </w:rPr>
        <w:t xml:space="preserve">5 </w:t>
      </w:r>
      <w:r w:rsidRPr="00066281">
        <w:rPr>
          <w:rStyle w:val="aa"/>
          <w:rFonts w:hint="eastAsia"/>
          <w:b w:val="0"/>
          <w:u w:val="none"/>
          <w:rPrChange w:id="744" w:author="alling" w:date="2017-03-26T20:33:00Z">
            <w:rPr>
              <w:rStyle w:val="aa"/>
              <w:rFonts w:hint="eastAsia"/>
            </w:rPr>
          </w:rPrChange>
        </w:rPr>
        <w:t>系统功耗测试</w:t>
      </w:r>
      <w:r w:rsidR="00EA00BA" w:rsidRPr="00410A0D">
        <w:rPr>
          <w:webHidden/>
        </w:rPr>
        <w:tab/>
      </w:r>
      <w:r w:rsidRPr="00066281">
        <w:rPr>
          <w:webHidden/>
        </w:rPr>
        <w:fldChar w:fldCharType="begin"/>
      </w:r>
      <w:r w:rsidRPr="00066281">
        <w:rPr>
          <w:webHidden/>
          <w:rPrChange w:id="745" w:author="alling" w:date="2017-03-26T20:33:00Z">
            <w:rPr>
              <w:webHidden/>
              <w:color w:val="0000FF"/>
              <w:u w:val="single"/>
            </w:rPr>
          </w:rPrChange>
        </w:rPr>
        <w:instrText xml:space="preserve"> PAGEREF _Toc471381695 \h </w:instrText>
      </w:r>
      <w:r w:rsidRPr="00066281">
        <w:rPr>
          <w:webHidden/>
        </w:rPr>
      </w:r>
      <w:r w:rsidRPr="00066281">
        <w:rPr>
          <w:webHidden/>
          <w:rPrChange w:id="746" w:author="alling" w:date="2017-03-26T20:33:00Z">
            <w:rPr>
              <w:webHidden/>
              <w:color w:val="0000FF"/>
              <w:u w:val="single"/>
            </w:rPr>
          </w:rPrChange>
        </w:rPr>
        <w:fldChar w:fldCharType="separate"/>
      </w:r>
      <w:r w:rsidRPr="00066281">
        <w:rPr>
          <w:webHidden/>
          <w:rPrChange w:id="747" w:author="alling" w:date="2017-03-26T20:33:00Z">
            <w:rPr>
              <w:webHidden/>
              <w:color w:val="0000FF"/>
              <w:u w:val="single"/>
            </w:rPr>
          </w:rPrChange>
        </w:rPr>
        <w:t>52</w:t>
      </w:r>
      <w:r w:rsidRPr="00066281">
        <w:rPr>
          <w:webHidden/>
          <w:rPrChange w:id="748" w:author="alling" w:date="2017-03-26T20:33:00Z">
            <w:rPr>
              <w:webHidden/>
              <w:color w:val="0000FF"/>
              <w:u w:val="single"/>
            </w:rPr>
          </w:rPrChange>
        </w:rPr>
        <w:fldChar w:fldCharType="end"/>
      </w:r>
      <w:r w:rsidRPr="00066281">
        <w:rPr>
          <w:rPrChange w:id="749" w:author="alling" w:date="2017-03-26T20:33:00Z">
            <w:rPr>
              <w:color w:val="0000FF"/>
              <w:u w:val="single"/>
            </w:rPr>
          </w:rPrChange>
        </w:rPr>
        <w:fldChar w:fldCharType="end"/>
      </w:r>
    </w:p>
    <w:p w14:paraId="2BDDC246" w14:textId="77777777" w:rsidR="00EA00BA" w:rsidRPr="00410A0D" w:rsidRDefault="00066281">
      <w:pPr>
        <w:pStyle w:val="30"/>
        <w:tabs>
          <w:tab w:val="right" w:leader="dot" w:pos="9061"/>
        </w:tabs>
        <w:rPr>
          <w:rFonts w:ascii="SimSun" w:hAnsi="SimSun" w:cstheme="minorBidi"/>
          <w:noProof/>
          <w:snapToGrid/>
          <w:sz w:val="24"/>
          <w:szCs w:val="24"/>
          <w:rPrChange w:id="750" w:author="alling" w:date="2017-03-26T20:34: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751" w:author="alling" w:date="2017-03-26T20:34:00Z">
            <w:rPr>
              <w:noProof/>
              <w:color w:val="0000FF"/>
              <w:u w:val="single"/>
            </w:rPr>
          </w:rPrChange>
        </w:rPr>
        <w:fldChar w:fldCharType="begin"/>
      </w:r>
      <w:r w:rsidRPr="00066281">
        <w:rPr>
          <w:rFonts w:ascii="SimSun" w:hAnsi="SimSun"/>
          <w:noProof/>
          <w:sz w:val="24"/>
          <w:szCs w:val="24"/>
          <w:rPrChange w:id="752" w:author="alling" w:date="2017-03-26T20:34:00Z">
            <w:rPr>
              <w:noProof/>
              <w:color w:val="0000FF"/>
              <w:u w:val="single"/>
            </w:rPr>
          </w:rPrChange>
        </w:rPr>
        <w:instrText>HYPERLINK \l "_Toc471381696"</w:instrText>
      </w:r>
      <w:r w:rsidRPr="00066281">
        <w:rPr>
          <w:rFonts w:ascii="SimSun" w:hAnsi="SimSun"/>
          <w:noProof/>
          <w:sz w:val="24"/>
          <w:szCs w:val="24"/>
          <w:rPrChange w:id="753" w:author="alling" w:date="2017-03-26T20:34:00Z">
            <w:rPr>
              <w:noProof/>
              <w:color w:val="0000FF"/>
              <w:u w:val="single"/>
            </w:rPr>
          </w:rPrChange>
        </w:rPr>
        <w:fldChar w:fldCharType="separate"/>
      </w:r>
      <w:r w:rsidRPr="00066281">
        <w:rPr>
          <w:rStyle w:val="aa"/>
          <w:rFonts w:ascii="SimSun" w:hAnsi="SimSun"/>
          <w:b/>
          <w:noProof/>
          <w:sz w:val="24"/>
          <w:szCs w:val="24"/>
          <w:u w:val="none"/>
          <w:rPrChange w:id="754" w:author="alling" w:date="2017-03-26T20:34:00Z">
            <w:rPr>
              <w:rStyle w:val="aa"/>
              <w:rFonts w:ascii="SimHei" w:eastAsia="SimHei" w:hAnsi="SimSun"/>
              <w:b/>
              <w:noProof/>
            </w:rPr>
          </w:rPrChange>
        </w:rPr>
        <w:t>5.1</w:t>
      </w:r>
      <w:r w:rsidRPr="00066281">
        <w:rPr>
          <w:rStyle w:val="aa"/>
          <w:rFonts w:ascii="SimSun" w:hAnsi="SimSun"/>
          <w:noProof/>
          <w:sz w:val="24"/>
          <w:szCs w:val="24"/>
          <w:u w:val="none"/>
          <w:rPrChange w:id="755" w:author="alling" w:date="2017-03-26T20:34:00Z">
            <w:rPr>
              <w:rStyle w:val="aa"/>
              <w:rFonts w:ascii="SimHei" w:eastAsia="SimHei" w:hAnsi="SimSun"/>
              <w:noProof/>
            </w:rPr>
          </w:rPrChange>
        </w:rPr>
        <w:t xml:space="preserve"> </w:t>
      </w:r>
      <w:r w:rsidRPr="00066281">
        <w:rPr>
          <w:rStyle w:val="aa"/>
          <w:rFonts w:ascii="SimSun" w:hAnsi="SimSun" w:hint="eastAsia"/>
          <w:noProof/>
          <w:sz w:val="24"/>
          <w:szCs w:val="24"/>
          <w:u w:val="none"/>
          <w:rPrChange w:id="756" w:author="alling" w:date="2017-03-26T20:34:00Z">
            <w:rPr>
              <w:rStyle w:val="aa"/>
              <w:rFonts w:ascii="SimHei" w:eastAsia="SimHei" w:hAnsi="SimSun" w:hint="eastAsia"/>
              <w:noProof/>
            </w:rPr>
          </w:rPrChange>
        </w:rPr>
        <w:t>测试环境</w:t>
      </w:r>
      <w:r w:rsidRPr="00066281">
        <w:rPr>
          <w:rFonts w:ascii="SimSun" w:hAnsi="SimSun"/>
          <w:noProof/>
          <w:webHidden/>
          <w:sz w:val="24"/>
          <w:szCs w:val="24"/>
          <w:rPrChange w:id="757" w:author="alling" w:date="2017-03-26T20:34:00Z">
            <w:rPr>
              <w:noProof/>
              <w:webHidden/>
              <w:color w:val="0000FF"/>
              <w:u w:val="single"/>
            </w:rPr>
          </w:rPrChange>
        </w:rPr>
        <w:tab/>
      </w:r>
      <w:r w:rsidRPr="00066281">
        <w:rPr>
          <w:rFonts w:ascii="SimSun" w:hAnsi="SimSun"/>
          <w:noProof/>
          <w:webHidden/>
          <w:sz w:val="24"/>
          <w:szCs w:val="24"/>
          <w:rPrChange w:id="758" w:author="alling" w:date="2017-03-26T20:34:00Z">
            <w:rPr>
              <w:noProof/>
              <w:webHidden/>
              <w:color w:val="0000FF"/>
              <w:u w:val="single"/>
            </w:rPr>
          </w:rPrChange>
        </w:rPr>
        <w:fldChar w:fldCharType="begin"/>
      </w:r>
      <w:r w:rsidRPr="00066281">
        <w:rPr>
          <w:rFonts w:ascii="SimSun" w:hAnsi="SimSun"/>
          <w:noProof/>
          <w:webHidden/>
          <w:sz w:val="24"/>
          <w:szCs w:val="24"/>
          <w:rPrChange w:id="759" w:author="alling" w:date="2017-03-26T20:34:00Z">
            <w:rPr>
              <w:noProof/>
              <w:webHidden/>
              <w:color w:val="0000FF"/>
              <w:u w:val="single"/>
            </w:rPr>
          </w:rPrChange>
        </w:rPr>
        <w:instrText xml:space="preserve"> PAGEREF _Toc471381696 \h </w:instrText>
      </w:r>
      <w:r w:rsidRPr="00066281">
        <w:rPr>
          <w:rFonts w:ascii="SimSun" w:hAnsi="SimSun"/>
          <w:noProof/>
          <w:webHidden/>
          <w:sz w:val="24"/>
          <w:szCs w:val="24"/>
          <w:rPrChange w:id="760" w:author="alling" w:date="2017-03-26T20:34:00Z">
            <w:rPr>
              <w:rFonts w:ascii="SimSun" w:hAnsi="SimSun"/>
              <w:noProof/>
              <w:webHidden/>
              <w:sz w:val="24"/>
              <w:szCs w:val="24"/>
            </w:rPr>
          </w:rPrChange>
        </w:rPr>
      </w:r>
      <w:r w:rsidRPr="00066281">
        <w:rPr>
          <w:rFonts w:ascii="SimSun" w:hAnsi="SimSun"/>
          <w:noProof/>
          <w:webHidden/>
          <w:sz w:val="24"/>
          <w:szCs w:val="24"/>
          <w:rPrChange w:id="761" w:author="alling" w:date="2017-03-26T20:34:00Z">
            <w:rPr>
              <w:noProof/>
              <w:webHidden/>
              <w:color w:val="0000FF"/>
              <w:u w:val="single"/>
            </w:rPr>
          </w:rPrChange>
        </w:rPr>
        <w:fldChar w:fldCharType="separate"/>
      </w:r>
      <w:r w:rsidRPr="00066281">
        <w:rPr>
          <w:rFonts w:ascii="SimSun" w:hAnsi="SimSun"/>
          <w:noProof/>
          <w:webHidden/>
          <w:sz w:val="24"/>
          <w:szCs w:val="24"/>
          <w:rPrChange w:id="762" w:author="alling" w:date="2017-03-26T20:34:00Z">
            <w:rPr>
              <w:noProof/>
              <w:webHidden/>
              <w:color w:val="0000FF"/>
              <w:u w:val="single"/>
            </w:rPr>
          </w:rPrChange>
        </w:rPr>
        <w:t>52</w:t>
      </w:r>
      <w:r w:rsidRPr="00066281">
        <w:rPr>
          <w:rFonts w:ascii="SimSun" w:hAnsi="SimSun"/>
          <w:noProof/>
          <w:webHidden/>
          <w:sz w:val="24"/>
          <w:szCs w:val="24"/>
          <w:rPrChange w:id="763" w:author="alling" w:date="2017-03-26T20:34:00Z">
            <w:rPr>
              <w:noProof/>
              <w:webHidden/>
              <w:color w:val="0000FF"/>
              <w:u w:val="single"/>
            </w:rPr>
          </w:rPrChange>
        </w:rPr>
        <w:fldChar w:fldCharType="end"/>
      </w:r>
      <w:r w:rsidRPr="00066281">
        <w:rPr>
          <w:rFonts w:ascii="SimSun" w:hAnsi="SimSun"/>
          <w:noProof/>
          <w:sz w:val="24"/>
          <w:szCs w:val="24"/>
          <w:rPrChange w:id="764" w:author="alling" w:date="2017-03-26T20:34:00Z">
            <w:rPr>
              <w:noProof/>
              <w:color w:val="0000FF"/>
              <w:u w:val="single"/>
            </w:rPr>
          </w:rPrChange>
        </w:rPr>
        <w:fldChar w:fldCharType="end"/>
      </w:r>
    </w:p>
    <w:p w14:paraId="7572B505" w14:textId="77777777" w:rsidR="00EA00BA" w:rsidRPr="00410A0D" w:rsidRDefault="00066281">
      <w:pPr>
        <w:pStyle w:val="30"/>
        <w:tabs>
          <w:tab w:val="right" w:leader="dot" w:pos="9061"/>
        </w:tabs>
        <w:rPr>
          <w:rFonts w:ascii="SimSun" w:hAnsi="SimSun" w:cstheme="minorBidi"/>
          <w:noProof/>
          <w:snapToGrid/>
          <w:sz w:val="24"/>
          <w:szCs w:val="24"/>
          <w:rPrChange w:id="765" w:author="alling" w:date="2017-03-26T20:34: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766" w:author="alling" w:date="2017-03-26T20:34:00Z">
            <w:rPr>
              <w:noProof/>
              <w:color w:val="0000FF"/>
              <w:u w:val="single"/>
            </w:rPr>
          </w:rPrChange>
        </w:rPr>
        <w:fldChar w:fldCharType="begin"/>
      </w:r>
      <w:r w:rsidRPr="00066281">
        <w:rPr>
          <w:rFonts w:ascii="SimSun" w:hAnsi="SimSun"/>
          <w:noProof/>
          <w:sz w:val="24"/>
          <w:szCs w:val="24"/>
          <w:rPrChange w:id="767" w:author="alling" w:date="2017-03-26T20:34:00Z">
            <w:rPr>
              <w:noProof/>
              <w:color w:val="0000FF"/>
              <w:u w:val="single"/>
            </w:rPr>
          </w:rPrChange>
        </w:rPr>
        <w:instrText>HYPERLINK \l "_Toc471381697"</w:instrText>
      </w:r>
      <w:r w:rsidRPr="00066281">
        <w:rPr>
          <w:rFonts w:ascii="SimSun" w:hAnsi="SimSun"/>
          <w:noProof/>
          <w:sz w:val="24"/>
          <w:szCs w:val="24"/>
          <w:rPrChange w:id="768" w:author="alling" w:date="2017-03-26T20:34:00Z">
            <w:rPr>
              <w:noProof/>
              <w:color w:val="0000FF"/>
              <w:u w:val="single"/>
            </w:rPr>
          </w:rPrChange>
        </w:rPr>
        <w:fldChar w:fldCharType="separate"/>
      </w:r>
      <w:r w:rsidRPr="00066281">
        <w:rPr>
          <w:rStyle w:val="aa"/>
          <w:rFonts w:ascii="SimSun" w:hAnsi="SimSun"/>
          <w:b/>
          <w:noProof/>
          <w:sz w:val="24"/>
          <w:szCs w:val="24"/>
          <w:u w:val="none"/>
          <w:rPrChange w:id="769" w:author="alling" w:date="2017-03-26T20:34:00Z">
            <w:rPr>
              <w:rStyle w:val="aa"/>
              <w:rFonts w:ascii="SimHei" w:eastAsia="SimHei" w:hAnsi="SimSun"/>
              <w:b/>
              <w:noProof/>
            </w:rPr>
          </w:rPrChange>
        </w:rPr>
        <w:t>5.2</w:t>
      </w:r>
      <w:r w:rsidRPr="00066281">
        <w:rPr>
          <w:rStyle w:val="aa"/>
          <w:rFonts w:ascii="SimSun" w:hAnsi="SimSun"/>
          <w:noProof/>
          <w:sz w:val="24"/>
          <w:szCs w:val="24"/>
          <w:u w:val="none"/>
          <w:rPrChange w:id="770" w:author="alling" w:date="2017-03-26T20:34:00Z">
            <w:rPr>
              <w:rStyle w:val="aa"/>
              <w:rFonts w:ascii="SimHei" w:eastAsia="SimHei" w:hAnsi="SimSun"/>
              <w:noProof/>
            </w:rPr>
          </w:rPrChange>
        </w:rPr>
        <w:t xml:space="preserve"> </w:t>
      </w:r>
      <w:r w:rsidRPr="00066281">
        <w:rPr>
          <w:rStyle w:val="aa"/>
          <w:rFonts w:ascii="SimSun" w:hAnsi="SimSun" w:hint="eastAsia"/>
          <w:noProof/>
          <w:sz w:val="24"/>
          <w:szCs w:val="24"/>
          <w:u w:val="none"/>
          <w:rPrChange w:id="771" w:author="alling" w:date="2017-03-26T20:34:00Z">
            <w:rPr>
              <w:rStyle w:val="aa"/>
              <w:rFonts w:ascii="SimHei" w:eastAsia="SimHei" w:hAnsi="SimSun" w:hint="eastAsia"/>
              <w:noProof/>
            </w:rPr>
          </w:rPrChange>
        </w:rPr>
        <w:t>测试方法和结果</w:t>
      </w:r>
      <w:r w:rsidRPr="00066281">
        <w:rPr>
          <w:rFonts w:ascii="SimSun" w:hAnsi="SimSun"/>
          <w:noProof/>
          <w:webHidden/>
          <w:sz w:val="24"/>
          <w:szCs w:val="24"/>
          <w:rPrChange w:id="772" w:author="alling" w:date="2017-03-26T20:34:00Z">
            <w:rPr>
              <w:noProof/>
              <w:webHidden/>
              <w:color w:val="0000FF"/>
              <w:u w:val="single"/>
            </w:rPr>
          </w:rPrChange>
        </w:rPr>
        <w:tab/>
      </w:r>
      <w:r w:rsidRPr="00066281">
        <w:rPr>
          <w:rFonts w:ascii="SimSun" w:hAnsi="SimSun"/>
          <w:noProof/>
          <w:webHidden/>
          <w:sz w:val="24"/>
          <w:szCs w:val="24"/>
          <w:rPrChange w:id="773" w:author="alling" w:date="2017-03-26T20:34:00Z">
            <w:rPr>
              <w:noProof/>
              <w:webHidden/>
              <w:color w:val="0000FF"/>
              <w:u w:val="single"/>
            </w:rPr>
          </w:rPrChange>
        </w:rPr>
        <w:fldChar w:fldCharType="begin"/>
      </w:r>
      <w:r w:rsidRPr="00066281">
        <w:rPr>
          <w:rFonts w:ascii="SimSun" w:hAnsi="SimSun"/>
          <w:noProof/>
          <w:webHidden/>
          <w:sz w:val="24"/>
          <w:szCs w:val="24"/>
          <w:rPrChange w:id="774" w:author="alling" w:date="2017-03-26T20:34:00Z">
            <w:rPr>
              <w:noProof/>
              <w:webHidden/>
              <w:color w:val="0000FF"/>
              <w:u w:val="single"/>
            </w:rPr>
          </w:rPrChange>
        </w:rPr>
        <w:instrText xml:space="preserve"> PAGEREF _Toc471381697 \h </w:instrText>
      </w:r>
      <w:r w:rsidRPr="00066281">
        <w:rPr>
          <w:rFonts w:ascii="SimSun" w:hAnsi="SimSun"/>
          <w:noProof/>
          <w:webHidden/>
          <w:sz w:val="24"/>
          <w:szCs w:val="24"/>
          <w:rPrChange w:id="775" w:author="alling" w:date="2017-03-26T20:34:00Z">
            <w:rPr>
              <w:rFonts w:ascii="SimSun" w:hAnsi="SimSun"/>
              <w:noProof/>
              <w:webHidden/>
              <w:sz w:val="24"/>
              <w:szCs w:val="24"/>
            </w:rPr>
          </w:rPrChange>
        </w:rPr>
      </w:r>
      <w:r w:rsidRPr="00066281">
        <w:rPr>
          <w:rFonts w:ascii="SimSun" w:hAnsi="SimSun"/>
          <w:noProof/>
          <w:webHidden/>
          <w:sz w:val="24"/>
          <w:szCs w:val="24"/>
          <w:rPrChange w:id="776" w:author="alling" w:date="2017-03-26T20:34:00Z">
            <w:rPr>
              <w:noProof/>
              <w:webHidden/>
              <w:color w:val="0000FF"/>
              <w:u w:val="single"/>
            </w:rPr>
          </w:rPrChange>
        </w:rPr>
        <w:fldChar w:fldCharType="separate"/>
      </w:r>
      <w:r w:rsidRPr="00066281">
        <w:rPr>
          <w:rFonts w:ascii="SimSun" w:hAnsi="SimSun"/>
          <w:noProof/>
          <w:webHidden/>
          <w:sz w:val="24"/>
          <w:szCs w:val="24"/>
          <w:rPrChange w:id="777" w:author="alling" w:date="2017-03-26T20:34:00Z">
            <w:rPr>
              <w:noProof/>
              <w:webHidden/>
              <w:color w:val="0000FF"/>
              <w:u w:val="single"/>
            </w:rPr>
          </w:rPrChange>
        </w:rPr>
        <w:t>53</w:t>
      </w:r>
      <w:r w:rsidRPr="00066281">
        <w:rPr>
          <w:rFonts w:ascii="SimSun" w:hAnsi="SimSun"/>
          <w:noProof/>
          <w:webHidden/>
          <w:sz w:val="24"/>
          <w:szCs w:val="24"/>
          <w:rPrChange w:id="778" w:author="alling" w:date="2017-03-26T20:34:00Z">
            <w:rPr>
              <w:noProof/>
              <w:webHidden/>
              <w:color w:val="0000FF"/>
              <w:u w:val="single"/>
            </w:rPr>
          </w:rPrChange>
        </w:rPr>
        <w:fldChar w:fldCharType="end"/>
      </w:r>
      <w:r w:rsidRPr="00066281">
        <w:rPr>
          <w:rFonts w:ascii="SimSun" w:hAnsi="SimSun"/>
          <w:noProof/>
          <w:sz w:val="24"/>
          <w:szCs w:val="24"/>
          <w:rPrChange w:id="779" w:author="alling" w:date="2017-03-26T20:34:00Z">
            <w:rPr>
              <w:noProof/>
              <w:color w:val="0000FF"/>
              <w:u w:val="single"/>
            </w:rPr>
          </w:rPrChange>
        </w:rPr>
        <w:fldChar w:fldCharType="end"/>
      </w:r>
    </w:p>
    <w:p w14:paraId="4C97667E" w14:textId="77777777" w:rsidR="004B0CF2" w:rsidRDefault="00066281">
      <w:pPr>
        <w:pStyle w:val="30"/>
        <w:tabs>
          <w:tab w:val="right" w:leader="dot" w:pos="9061"/>
        </w:tabs>
        <w:ind w:left="840"/>
        <w:rPr>
          <w:rFonts w:ascii="SimSun" w:hAnsi="SimSun" w:cstheme="minorBidi"/>
          <w:noProof/>
          <w:snapToGrid/>
          <w:sz w:val="24"/>
          <w:szCs w:val="24"/>
          <w:rPrChange w:id="780" w:author="alling" w:date="2017-03-26T20:34:00Z">
            <w:rPr>
              <w:rFonts w:asciiTheme="minorHAnsi" w:eastAsiaTheme="minorEastAsia" w:hAnsiTheme="minorHAnsi" w:cstheme="minorBidi"/>
              <w:noProof/>
              <w:snapToGrid/>
              <w:sz w:val="22"/>
              <w:szCs w:val="22"/>
            </w:rPr>
          </w:rPrChange>
        </w:rPr>
        <w:pPrChange w:id="781" w:author="alling" w:date="2017-03-26T20:34:00Z">
          <w:pPr>
            <w:pStyle w:val="30"/>
            <w:tabs>
              <w:tab w:val="right" w:leader="dot" w:pos="9061"/>
            </w:tabs>
          </w:pPr>
        </w:pPrChange>
      </w:pPr>
      <w:r w:rsidRPr="00066281">
        <w:rPr>
          <w:rFonts w:ascii="SimSun" w:hAnsi="SimSun"/>
          <w:noProof/>
          <w:sz w:val="24"/>
          <w:szCs w:val="24"/>
          <w:rPrChange w:id="782" w:author="alling" w:date="2017-03-26T20:34:00Z">
            <w:rPr>
              <w:noProof/>
              <w:color w:val="0000FF"/>
              <w:u w:val="single"/>
            </w:rPr>
          </w:rPrChange>
        </w:rPr>
        <w:fldChar w:fldCharType="begin"/>
      </w:r>
      <w:r w:rsidRPr="00066281">
        <w:rPr>
          <w:rFonts w:ascii="SimSun" w:hAnsi="SimSun"/>
          <w:noProof/>
          <w:sz w:val="24"/>
          <w:szCs w:val="24"/>
          <w:rPrChange w:id="783" w:author="alling" w:date="2017-03-26T20:34:00Z">
            <w:rPr>
              <w:noProof/>
              <w:color w:val="0000FF"/>
              <w:u w:val="single"/>
            </w:rPr>
          </w:rPrChange>
        </w:rPr>
        <w:instrText>HYPERLINK \l "_Toc471381698"</w:instrText>
      </w:r>
      <w:r w:rsidRPr="00066281">
        <w:rPr>
          <w:rFonts w:ascii="SimSun" w:hAnsi="SimSun"/>
          <w:noProof/>
          <w:sz w:val="24"/>
          <w:szCs w:val="24"/>
          <w:rPrChange w:id="784" w:author="alling" w:date="2017-03-26T20:34:00Z">
            <w:rPr>
              <w:noProof/>
              <w:color w:val="0000FF"/>
              <w:u w:val="single"/>
            </w:rPr>
          </w:rPrChange>
        </w:rPr>
        <w:fldChar w:fldCharType="separate"/>
      </w:r>
      <w:r w:rsidRPr="00066281">
        <w:rPr>
          <w:rStyle w:val="aa"/>
          <w:rFonts w:ascii="SimSun" w:hAnsi="SimSun"/>
          <w:b/>
          <w:noProof/>
          <w:sz w:val="24"/>
          <w:szCs w:val="24"/>
          <w:u w:val="none"/>
          <w:rPrChange w:id="785" w:author="alling" w:date="2017-03-26T20:34:00Z">
            <w:rPr>
              <w:rStyle w:val="aa"/>
              <w:rFonts w:ascii="SimHei" w:eastAsia="SimHei" w:hAnsi="SimSun"/>
              <w:b/>
              <w:noProof/>
            </w:rPr>
          </w:rPrChange>
        </w:rPr>
        <w:t>5.2.1</w:t>
      </w:r>
      <w:r w:rsidRPr="00066281">
        <w:rPr>
          <w:rStyle w:val="aa"/>
          <w:rFonts w:ascii="SimSun" w:hAnsi="SimSun"/>
          <w:noProof/>
          <w:sz w:val="24"/>
          <w:szCs w:val="24"/>
          <w:u w:val="none"/>
          <w:rPrChange w:id="786" w:author="alling" w:date="2017-03-26T20:34:00Z">
            <w:rPr>
              <w:rStyle w:val="aa"/>
              <w:rFonts w:ascii="SimHei" w:eastAsia="SimHei" w:hAnsi="SimSun"/>
              <w:noProof/>
            </w:rPr>
          </w:rPrChange>
        </w:rPr>
        <w:t xml:space="preserve"> </w:t>
      </w:r>
      <w:r w:rsidRPr="00066281">
        <w:rPr>
          <w:rStyle w:val="aa"/>
          <w:rFonts w:ascii="SimSun" w:hAnsi="SimSun" w:hint="eastAsia"/>
          <w:noProof/>
          <w:sz w:val="24"/>
          <w:szCs w:val="24"/>
          <w:u w:val="none"/>
          <w:rPrChange w:id="787" w:author="alling" w:date="2017-03-26T20:34:00Z">
            <w:rPr>
              <w:rStyle w:val="aa"/>
              <w:rFonts w:ascii="SimHei" w:eastAsia="SimHei" w:hAnsi="SimSun" w:hint="eastAsia"/>
              <w:noProof/>
            </w:rPr>
          </w:rPrChange>
        </w:rPr>
        <w:t>有节能意识的调度器测试</w:t>
      </w:r>
      <w:r w:rsidRPr="00066281">
        <w:rPr>
          <w:rFonts w:ascii="SimSun" w:hAnsi="SimSun"/>
          <w:noProof/>
          <w:webHidden/>
          <w:sz w:val="24"/>
          <w:szCs w:val="24"/>
          <w:rPrChange w:id="788" w:author="alling" w:date="2017-03-26T20:34:00Z">
            <w:rPr>
              <w:noProof/>
              <w:webHidden/>
              <w:color w:val="0000FF"/>
              <w:u w:val="single"/>
            </w:rPr>
          </w:rPrChange>
        </w:rPr>
        <w:tab/>
      </w:r>
      <w:r w:rsidRPr="00066281">
        <w:rPr>
          <w:rFonts w:ascii="SimSun" w:hAnsi="SimSun"/>
          <w:noProof/>
          <w:webHidden/>
          <w:sz w:val="24"/>
          <w:szCs w:val="24"/>
          <w:rPrChange w:id="789" w:author="alling" w:date="2017-03-26T20:34:00Z">
            <w:rPr>
              <w:noProof/>
              <w:webHidden/>
              <w:color w:val="0000FF"/>
              <w:u w:val="single"/>
            </w:rPr>
          </w:rPrChange>
        </w:rPr>
        <w:fldChar w:fldCharType="begin"/>
      </w:r>
      <w:r w:rsidRPr="00066281">
        <w:rPr>
          <w:rFonts w:ascii="SimSun" w:hAnsi="SimSun"/>
          <w:noProof/>
          <w:webHidden/>
          <w:sz w:val="24"/>
          <w:szCs w:val="24"/>
          <w:rPrChange w:id="790" w:author="alling" w:date="2017-03-26T20:34:00Z">
            <w:rPr>
              <w:noProof/>
              <w:webHidden/>
              <w:color w:val="0000FF"/>
              <w:u w:val="single"/>
            </w:rPr>
          </w:rPrChange>
        </w:rPr>
        <w:instrText xml:space="preserve"> PAGEREF _Toc471381698 \h </w:instrText>
      </w:r>
      <w:r w:rsidRPr="00066281">
        <w:rPr>
          <w:rFonts w:ascii="SimSun" w:hAnsi="SimSun"/>
          <w:noProof/>
          <w:webHidden/>
          <w:sz w:val="24"/>
          <w:szCs w:val="24"/>
          <w:rPrChange w:id="791" w:author="alling" w:date="2017-03-26T20:34:00Z">
            <w:rPr>
              <w:rFonts w:ascii="SimSun" w:hAnsi="SimSun"/>
              <w:noProof/>
              <w:webHidden/>
              <w:sz w:val="24"/>
              <w:szCs w:val="24"/>
            </w:rPr>
          </w:rPrChange>
        </w:rPr>
      </w:r>
      <w:r w:rsidRPr="00066281">
        <w:rPr>
          <w:rFonts w:ascii="SimSun" w:hAnsi="SimSun"/>
          <w:noProof/>
          <w:webHidden/>
          <w:sz w:val="24"/>
          <w:szCs w:val="24"/>
          <w:rPrChange w:id="792" w:author="alling" w:date="2017-03-26T20:34:00Z">
            <w:rPr>
              <w:noProof/>
              <w:webHidden/>
              <w:color w:val="0000FF"/>
              <w:u w:val="single"/>
            </w:rPr>
          </w:rPrChange>
        </w:rPr>
        <w:fldChar w:fldCharType="separate"/>
      </w:r>
      <w:r w:rsidRPr="00066281">
        <w:rPr>
          <w:rFonts w:ascii="SimSun" w:hAnsi="SimSun"/>
          <w:noProof/>
          <w:webHidden/>
          <w:sz w:val="24"/>
          <w:szCs w:val="24"/>
          <w:rPrChange w:id="793" w:author="alling" w:date="2017-03-26T20:34:00Z">
            <w:rPr>
              <w:noProof/>
              <w:webHidden/>
              <w:color w:val="0000FF"/>
              <w:u w:val="single"/>
            </w:rPr>
          </w:rPrChange>
        </w:rPr>
        <w:t>53</w:t>
      </w:r>
      <w:r w:rsidRPr="00066281">
        <w:rPr>
          <w:rFonts w:ascii="SimSun" w:hAnsi="SimSun"/>
          <w:noProof/>
          <w:webHidden/>
          <w:sz w:val="24"/>
          <w:szCs w:val="24"/>
          <w:rPrChange w:id="794" w:author="alling" w:date="2017-03-26T20:34:00Z">
            <w:rPr>
              <w:noProof/>
              <w:webHidden/>
              <w:color w:val="0000FF"/>
              <w:u w:val="single"/>
            </w:rPr>
          </w:rPrChange>
        </w:rPr>
        <w:fldChar w:fldCharType="end"/>
      </w:r>
      <w:r w:rsidRPr="00066281">
        <w:rPr>
          <w:rFonts w:ascii="SimSun" w:hAnsi="SimSun"/>
          <w:noProof/>
          <w:sz w:val="24"/>
          <w:szCs w:val="24"/>
          <w:rPrChange w:id="795" w:author="alling" w:date="2017-03-26T20:34:00Z">
            <w:rPr>
              <w:noProof/>
              <w:color w:val="0000FF"/>
              <w:u w:val="single"/>
            </w:rPr>
          </w:rPrChange>
        </w:rPr>
        <w:fldChar w:fldCharType="end"/>
      </w:r>
    </w:p>
    <w:p w14:paraId="6743DC58" w14:textId="77777777" w:rsidR="004B0CF2" w:rsidRDefault="00066281">
      <w:pPr>
        <w:pStyle w:val="30"/>
        <w:tabs>
          <w:tab w:val="right" w:leader="dot" w:pos="9061"/>
        </w:tabs>
        <w:ind w:left="840"/>
        <w:rPr>
          <w:rFonts w:ascii="SimSun" w:hAnsi="SimSun" w:cstheme="minorBidi"/>
          <w:noProof/>
          <w:snapToGrid/>
          <w:sz w:val="24"/>
          <w:szCs w:val="24"/>
          <w:rPrChange w:id="796" w:author="alling" w:date="2017-03-26T20:34:00Z">
            <w:rPr>
              <w:rFonts w:asciiTheme="minorHAnsi" w:eastAsiaTheme="minorEastAsia" w:hAnsiTheme="minorHAnsi" w:cstheme="minorBidi"/>
              <w:noProof/>
              <w:snapToGrid/>
              <w:sz w:val="22"/>
              <w:szCs w:val="22"/>
            </w:rPr>
          </w:rPrChange>
        </w:rPr>
        <w:pPrChange w:id="797" w:author="alling" w:date="2017-03-26T20:34:00Z">
          <w:pPr>
            <w:pStyle w:val="30"/>
            <w:tabs>
              <w:tab w:val="right" w:leader="dot" w:pos="9061"/>
            </w:tabs>
          </w:pPr>
        </w:pPrChange>
      </w:pPr>
      <w:r w:rsidRPr="00066281">
        <w:rPr>
          <w:rFonts w:ascii="SimSun" w:hAnsi="SimSun"/>
          <w:noProof/>
          <w:sz w:val="24"/>
          <w:szCs w:val="24"/>
          <w:rPrChange w:id="798" w:author="alling" w:date="2017-03-26T20:34:00Z">
            <w:rPr>
              <w:noProof/>
              <w:color w:val="0000FF"/>
              <w:u w:val="single"/>
            </w:rPr>
          </w:rPrChange>
        </w:rPr>
        <w:fldChar w:fldCharType="begin"/>
      </w:r>
      <w:r w:rsidRPr="00066281">
        <w:rPr>
          <w:rFonts w:ascii="SimSun" w:hAnsi="SimSun"/>
          <w:noProof/>
          <w:sz w:val="24"/>
          <w:szCs w:val="24"/>
          <w:rPrChange w:id="799" w:author="alling" w:date="2017-03-26T20:34:00Z">
            <w:rPr>
              <w:noProof/>
              <w:color w:val="0000FF"/>
              <w:u w:val="single"/>
            </w:rPr>
          </w:rPrChange>
        </w:rPr>
        <w:instrText>HYPERLINK \l "_Toc471381699"</w:instrText>
      </w:r>
      <w:r w:rsidRPr="00066281">
        <w:rPr>
          <w:rFonts w:ascii="SimSun" w:hAnsi="SimSun"/>
          <w:noProof/>
          <w:sz w:val="24"/>
          <w:szCs w:val="24"/>
          <w:rPrChange w:id="800" w:author="alling" w:date="2017-03-26T20:34:00Z">
            <w:rPr>
              <w:noProof/>
              <w:color w:val="0000FF"/>
              <w:u w:val="single"/>
            </w:rPr>
          </w:rPrChange>
        </w:rPr>
        <w:fldChar w:fldCharType="separate"/>
      </w:r>
      <w:r w:rsidRPr="00066281">
        <w:rPr>
          <w:rStyle w:val="aa"/>
          <w:rFonts w:ascii="SimSun" w:hAnsi="SimSun"/>
          <w:b/>
          <w:noProof/>
          <w:sz w:val="24"/>
          <w:szCs w:val="24"/>
          <w:u w:val="none"/>
          <w:rPrChange w:id="801" w:author="alling" w:date="2017-03-26T20:34:00Z">
            <w:rPr>
              <w:rStyle w:val="aa"/>
              <w:rFonts w:ascii="SimHei" w:eastAsia="SimHei" w:hAnsi="SimSun"/>
              <w:b/>
              <w:noProof/>
            </w:rPr>
          </w:rPrChange>
        </w:rPr>
        <w:t>5.2.1</w:t>
      </w:r>
      <w:r w:rsidRPr="00066281">
        <w:rPr>
          <w:rStyle w:val="aa"/>
          <w:rFonts w:ascii="SimSun" w:hAnsi="SimSun"/>
          <w:noProof/>
          <w:sz w:val="24"/>
          <w:szCs w:val="24"/>
          <w:u w:val="none"/>
          <w:rPrChange w:id="802" w:author="alling" w:date="2017-03-26T20:34:00Z">
            <w:rPr>
              <w:rStyle w:val="aa"/>
              <w:rFonts w:ascii="SimHei" w:eastAsia="SimHei" w:hAnsi="SimSun"/>
              <w:noProof/>
            </w:rPr>
          </w:rPrChange>
        </w:rPr>
        <w:t xml:space="preserve"> </w:t>
      </w:r>
      <w:r w:rsidRPr="00066281">
        <w:rPr>
          <w:rStyle w:val="aa"/>
          <w:rFonts w:ascii="SimSun" w:hAnsi="SimSun" w:hint="eastAsia"/>
          <w:noProof/>
          <w:sz w:val="24"/>
          <w:szCs w:val="24"/>
          <w:u w:val="none"/>
          <w:rPrChange w:id="803" w:author="alling" w:date="2017-03-26T20:34:00Z">
            <w:rPr>
              <w:rStyle w:val="aa"/>
              <w:rFonts w:ascii="SimHei" w:eastAsia="SimHei" w:hAnsi="SimSun" w:hint="eastAsia"/>
              <w:noProof/>
            </w:rPr>
          </w:rPrChange>
        </w:rPr>
        <w:t>设备动态电源管理测试</w:t>
      </w:r>
      <w:r w:rsidRPr="00066281">
        <w:rPr>
          <w:rFonts w:ascii="SimSun" w:hAnsi="SimSun"/>
          <w:noProof/>
          <w:webHidden/>
          <w:sz w:val="24"/>
          <w:szCs w:val="24"/>
          <w:rPrChange w:id="804" w:author="alling" w:date="2017-03-26T20:34:00Z">
            <w:rPr>
              <w:noProof/>
              <w:webHidden/>
              <w:color w:val="0000FF"/>
              <w:u w:val="single"/>
            </w:rPr>
          </w:rPrChange>
        </w:rPr>
        <w:tab/>
      </w:r>
      <w:r w:rsidRPr="00066281">
        <w:rPr>
          <w:rFonts w:ascii="SimSun" w:hAnsi="SimSun"/>
          <w:noProof/>
          <w:webHidden/>
          <w:sz w:val="24"/>
          <w:szCs w:val="24"/>
          <w:rPrChange w:id="805" w:author="alling" w:date="2017-03-26T20:34:00Z">
            <w:rPr>
              <w:noProof/>
              <w:webHidden/>
              <w:color w:val="0000FF"/>
              <w:u w:val="single"/>
            </w:rPr>
          </w:rPrChange>
        </w:rPr>
        <w:fldChar w:fldCharType="begin"/>
      </w:r>
      <w:r w:rsidRPr="00066281">
        <w:rPr>
          <w:rFonts w:ascii="SimSun" w:hAnsi="SimSun"/>
          <w:noProof/>
          <w:webHidden/>
          <w:sz w:val="24"/>
          <w:szCs w:val="24"/>
          <w:rPrChange w:id="806" w:author="alling" w:date="2017-03-26T20:34:00Z">
            <w:rPr>
              <w:noProof/>
              <w:webHidden/>
              <w:color w:val="0000FF"/>
              <w:u w:val="single"/>
            </w:rPr>
          </w:rPrChange>
        </w:rPr>
        <w:instrText xml:space="preserve"> PAGEREF _Toc471381699 \h </w:instrText>
      </w:r>
      <w:r w:rsidRPr="00066281">
        <w:rPr>
          <w:rFonts w:ascii="SimSun" w:hAnsi="SimSun"/>
          <w:noProof/>
          <w:webHidden/>
          <w:sz w:val="24"/>
          <w:szCs w:val="24"/>
          <w:rPrChange w:id="807" w:author="alling" w:date="2017-03-26T20:34:00Z">
            <w:rPr>
              <w:rFonts w:ascii="SimSun" w:hAnsi="SimSun"/>
              <w:noProof/>
              <w:webHidden/>
              <w:sz w:val="24"/>
              <w:szCs w:val="24"/>
            </w:rPr>
          </w:rPrChange>
        </w:rPr>
      </w:r>
      <w:r w:rsidRPr="00066281">
        <w:rPr>
          <w:rFonts w:ascii="SimSun" w:hAnsi="SimSun"/>
          <w:noProof/>
          <w:webHidden/>
          <w:sz w:val="24"/>
          <w:szCs w:val="24"/>
          <w:rPrChange w:id="808" w:author="alling" w:date="2017-03-26T20:34:00Z">
            <w:rPr>
              <w:noProof/>
              <w:webHidden/>
              <w:color w:val="0000FF"/>
              <w:u w:val="single"/>
            </w:rPr>
          </w:rPrChange>
        </w:rPr>
        <w:fldChar w:fldCharType="separate"/>
      </w:r>
      <w:r w:rsidRPr="00066281">
        <w:rPr>
          <w:rFonts w:ascii="SimSun" w:hAnsi="SimSun"/>
          <w:noProof/>
          <w:webHidden/>
          <w:sz w:val="24"/>
          <w:szCs w:val="24"/>
          <w:rPrChange w:id="809" w:author="alling" w:date="2017-03-26T20:34:00Z">
            <w:rPr>
              <w:noProof/>
              <w:webHidden/>
              <w:color w:val="0000FF"/>
              <w:u w:val="single"/>
            </w:rPr>
          </w:rPrChange>
        </w:rPr>
        <w:t>54</w:t>
      </w:r>
      <w:r w:rsidRPr="00066281">
        <w:rPr>
          <w:rFonts w:ascii="SimSun" w:hAnsi="SimSun"/>
          <w:noProof/>
          <w:webHidden/>
          <w:sz w:val="24"/>
          <w:szCs w:val="24"/>
          <w:rPrChange w:id="810" w:author="alling" w:date="2017-03-26T20:34:00Z">
            <w:rPr>
              <w:noProof/>
              <w:webHidden/>
              <w:color w:val="0000FF"/>
              <w:u w:val="single"/>
            </w:rPr>
          </w:rPrChange>
        </w:rPr>
        <w:fldChar w:fldCharType="end"/>
      </w:r>
      <w:r w:rsidRPr="00066281">
        <w:rPr>
          <w:rFonts w:ascii="SimSun" w:hAnsi="SimSun"/>
          <w:noProof/>
          <w:sz w:val="24"/>
          <w:szCs w:val="24"/>
          <w:rPrChange w:id="811" w:author="alling" w:date="2017-03-26T20:34:00Z">
            <w:rPr>
              <w:noProof/>
              <w:color w:val="0000FF"/>
              <w:u w:val="single"/>
            </w:rPr>
          </w:rPrChange>
        </w:rPr>
        <w:fldChar w:fldCharType="end"/>
      </w:r>
    </w:p>
    <w:p w14:paraId="3168FD60" w14:textId="77777777" w:rsidR="00EA00BA" w:rsidRPr="00410A0D" w:rsidRDefault="00066281">
      <w:pPr>
        <w:pStyle w:val="30"/>
        <w:tabs>
          <w:tab w:val="right" w:leader="dot" w:pos="9061"/>
        </w:tabs>
        <w:rPr>
          <w:rFonts w:ascii="SimSun" w:hAnsi="SimSun" w:cstheme="minorBidi"/>
          <w:noProof/>
          <w:snapToGrid/>
          <w:sz w:val="24"/>
          <w:szCs w:val="24"/>
          <w:rPrChange w:id="812" w:author="alling" w:date="2017-03-26T20:34: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813" w:author="alling" w:date="2017-03-26T20:34:00Z">
            <w:rPr>
              <w:noProof/>
              <w:color w:val="0000FF"/>
              <w:u w:val="single"/>
            </w:rPr>
          </w:rPrChange>
        </w:rPr>
        <w:lastRenderedPageBreak/>
        <w:fldChar w:fldCharType="begin"/>
      </w:r>
      <w:r w:rsidRPr="00066281">
        <w:rPr>
          <w:rFonts w:ascii="SimSun" w:hAnsi="SimSun"/>
          <w:noProof/>
          <w:sz w:val="24"/>
          <w:szCs w:val="24"/>
          <w:rPrChange w:id="814" w:author="alling" w:date="2017-03-26T20:34:00Z">
            <w:rPr>
              <w:noProof/>
              <w:color w:val="0000FF"/>
              <w:u w:val="single"/>
            </w:rPr>
          </w:rPrChange>
        </w:rPr>
        <w:instrText>HYPERLINK \l "_Toc471381700"</w:instrText>
      </w:r>
      <w:r w:rsidRPr="00066281">
        <w:rPr>
          <w:rFonts w:ascii="SimSun" w:hAnsi="SimSun"/>
          <w:noProof/>
          <w:sz w:val="24"/>
          <w:szCs w:val="24"/>
          <w:rPrChange w:id="815" w:author="alling" w:date="2017-03-26T20:34:00Z">
            <w:rPr>
              <w:noProof/>
              <w:color w:val="0000FF"/>
              <w:u w:val="single"/>
            </w:rPr>
          </w:rPrChange>
        </w:rPr>
        <w:fldChar w:fldCharType="separate"/>
      </w:r>
      <w:r w:rsidRPr="00066281">
        <w:rPr>
          <w:rStyle w:val="aa"/>
          <w:rFonts w:ascii="SimSun" w:hAnsi="SimSun"/>
          <w:b/>
          <w:noProof/>
          <w:sz w:val="24"/>
          <w:szCs w:val="24"/>
          <w:u w:val="none"/>
          <w:rPrChange w:id="816" w:author="alling" w:date="2017-03-26T20:34:00Z">
            <w:rPr>
              <w:rStyle w:val="aa"/>
              <w:rFonts w:ascii="SimHei" w:eastAsia="SimHei" w:hAnsi="SimSun"/>
              <w:b/>
              <w:noProof/>
            </w:rPr>
          </w:rPrChange>
        </w:rPr>
        <w:t>5.3</w:t>
      </w:r>
      <w:r w:rsidRPr="00066281">
        <w:rPr>
          <w:rStyle w:val="aa"/>
          <w:rFonts w:ascii="SimSun" w:hAnsi="SimSun"/>
          <w:noProof/>
          <w:sz w:val="24"/>
          <w:szCs w:val="24"/>
          <w:u w:val="none"/>
          <w:rPrChange w:id="817" w:author="alling" w:date="2017-03-26T20:34:00Z">
            <w:rPr>
              <w:rStyle w:val="aa"/>
              <w:rFonts w:ascii="SimHei" w:eastAsia="SimHei" w:hAnsi="SimSun"/>
              <w:noProof/>
            </w:rPr>
          </w:rPrChange>
        </w:rPr>
        <w:t xml:space="preserve"> </w:t>
      </w:r>
      <w:r w:rsidRPr="00066281">
        <w:rPr>
          <w:rStyle w:val="aa"/>
          <w:rFonts w:ascii="SimSun" w:hAnsi="SimSun" w:hint="eastAsia"/>
          <w:noProof/>
          <w:sz w:val="24"/>
          <w:szCs w:val="24"/>
          <w:u w:val="none"/>
          <w:rPrChange w:id="818" w:author="alling" w:date="2017-03-26T20:34:00Z">
            <w:rPr>
              <w:rStyle w:val="aa"/>
              <w:rFonts w:ascii="SimHei" w:eastAsia="SimHei" w:hAnsi="SimSun" w:hint="eastAsia"/>
              <w:noProof/>
            </w:rPr>
          </w:rPrChange>
        </w:rPr>
        <w:t>本章小结</w:t>
      </w:r>
      <w:r w:rsidRPr="00066281">
        <w:rPr>
          <w:rFonts w:ascii="SimSun" w:hAnsi="SimSun"/>
          <w:noProof/>
          <w:webHidden/>
          <w:sz w:val="24"/>
          <w:szCs w:val="24"/>
          <w:rPrChange w:id="819" w:author="alling" w:date="2017-03-26T20:34:00Z">
            <w:rPr>
              <w:noProof/>
              <w:webHidden/>
              <w:color w:val="0000FF"/>
              <w:u w:val="single"/>
            </w:rPr>
          </w:rPrChange>
        </w:rPr>
        <w:tab/>
      </w:r>
      <w:r w:rsidRPr="00066281">
        <w:rPr>
          <w:rFonts w:ascii="SimSun" w:hAnsi="SimSun"/>
          <w:noProof/>
          <w:webHidden/>
          <w:sz w:val="24"/>
          <w:szCs w:val="24"/>
          <w:rPrChange w:id="820" w:author="alling" w:date="2017-03-26T20:34:00Z">
            <w:rPr>
              <w:noProof/>
              <w:webHidden/>
              <w:color w:val="0000FF"/>
              <w:u w:val="single"/>
            </w:rPr>
          </w:rPrChange>
        </w:rPr>
        <w:fldChar w:fldCharType="begin"/>
      </w:r>
      <w:r w:rsidRPr="00066281">
        <w:rPr>
          <w:rFonts w:ascii="SimSun" w:hAnsi="SimSun"/>
          <w:noProof/>
          <w:webHidden/>
          <w:sz w:val="24"/>
          <w:szCs w:val="24"/>
          <w:rPrChange w:id="821" w:author="alling" w:date="2017-03-26T20:34:00Z">
            <w:rPr>
              <w:noProof/>
              <w:webHidden/>
              <w:color w:val="0000FF"/>
              <w:u w:val="single"/>
            </w:rPr>
          </w:rPrChange>
        </w:rPr>
        <w:instrText xml:space="preserve"> PAGEREF _Toc471381700 \h </w:instrText>
      </w:r>
      <w:r w:rsidRPr="00066281">
        <w:rPr>
          <w:rFonts w:ascii="SimSun" w:hAnsi="SimSun"/>
          <w:noProof/>
          <w:webHidden/>
          <w:sz w:val="24"/>
          <w:szCs w:val="24"/>
          <w:rPrChange w:id="822" w:author="alling" w:date="2017-03-26T20:34:00Z">
            <w:rPr>
              <w:rFonts w:ascii="SimSun" w:hAnsi="SimSun"/>
              <w:noProof/>
              <w:webHidden/>
              <w:sz w:val="24"/>
              <w:szCs w:val="24"/>
            </w:rPr>
          </w:rPrChange>
        </w:rPr>
      </w:r>
      <w:r w:rsidRPr="00066281">
        <w:rPr>
          <w:rFonts w:ascii="SimSun" w:hAnsi="SimSun"/>
          <w:noProof/>
          <w:webHidden/>
          <w:sz w:val="24"/>
          <w:szCs w:val="24"/>
          <w:rPrChange w:id="823" w:author="alling" w:date="2017-03-26T20:34:00Z">
            <w:rPr>
              <w:noProof/>
              <w:webHidden/>
              <w:color w:val="0000FF"/>
              <w:u w:val="single"/>
            </w:rPr>
          </w:rPrChange>
        </w:rPr>
        <w:fldChar w:fldCharType="separate"/>
      </w:r>
      <w:r w:rsidRPr="00066281">
        <w:rPr>
          <w:rFonts w:ascii="SimSun" w:hAnsi="SimSun"/>
          <w:noProof/>
          <w:webHidden/>
          <w:sz w:val="24"/>
          <w:szCs w:val="24"/>
          <w:rPrChange w:id="824" w:author="alling" w:date="2017-03-26T20:34:00Z">
            <w:rPr>
              <w:noProof/>
              <w:webHidden/>
              <w:color w:val="0000FF"/>
              <w:u w:val="single"/>
            </w:rPr>
          </w:rPrChange>
        </w:rPr>
        <w:t>56</w:t>
      </w:r>
      <w:r w:rsidRPr="00066281">
        <w:rPr>
          <w:rFonts w:ascii="SimSun" w:hAnsi="SimSun"/>
          <w:noProof/>
          <w:webHidden/>
          <w:sz w:val="24"/>
          <w:szCs w:val="24"/>
          <w:rPrChange w:id="825" w:author="alling" w:date="2017-03-26T20:34:00Z">
            <w:rPr>
              <w:noProof/>
              <w:webHidden/>
              <w:color w:val="0000FF"/>
              <w:u w:val="single"/>
            </w:rPr>
          </w:rPrChange>
        </w:rPr>
        <w:fldChar w:fldCharType="end"/>
      </w:r>
      <w:r w:rsidRPr="00066281">
        <w:rPr>
          <w:rFonts w:ascii="SimSun" w:hAnsi="SimSun"/>
          <w:noProof/>
          <w:sz w:val="24"/>
          <w:szCs w:val="24"/>
          <w:rPrChange w:id="826" w:author="alling" w:date="2017-03-26T20:34:00Z">
            <w:rPr>
              <w:noProof/>
              <w:color w:val="0000FF"/>
              <w:u w:val="single"/>
            </w:rPr>
          </w:rPrChange>
        </w:rPr>
        <w:fldChar w:fldCharType="end"/>
      </w:r>
    </w:p>
    <w:p w14:paraId="23CD2AD0" w14:textId="77777777" w:rsidR="00EA00BA" w:rsidRPr="00410A0D" w:rsidRDefault="00066281" w:rsidP="00410A0D">
      <w:pPr>
        <w:pStyle w:val="12"/>
        <w:rPr>
          <w:rFonts w:asciiTheme="minorHAnsi" w:eastAsiaTheme="minorEastAsia" w:hAnsiTheme="minorHAnsi" w:cstheme="minorBidi"/>
          <w:snapToGrid/>
          <w:sz w:val="22"/>
          <w:szCs w:val="22"/>
        </w:rPr>
      </w:pPr>
      <w:r w:rsidRPr="00410A0D">
        <w:fldChar w:fldCharType="begin"/>
      </w:r>
      <w:r w:rsidRPr="00066281">
        <w:rPr>
          <w:rPrChange w:id="827" w:author="alling" w:date="2017-03-26T20:35:00Z">
            <w:rPr>
              <w:color w:val="0000FF"/>
              <w:u w:val="single"/>
            </w:rPr>
          </w:rPrChange>
        </w:rPr>
        <w:instrText>HYPERLINK \l "_Toc471381701"</w:instrText>
      </w:r>
      <w:r w:rsidRPr="00410A0D">
        <w:fldChar w:fldCharType="separate"/>
      </w:r>
      <w:r w:rsidRPr="00066281">
        <w:rPr>
          <w:rStyle w:val="aa"/>
          <w:b w:val="0"/>
          <w:u w:val="none"/>
          <w:rPrChange w:id="828" w:author="alling" w:date="2017-03-26T20:35:00Z">
            <w:rPr>
              <w:rStyle w:val="aa"/>
            </w:rPr>
          </w:rPrChange>
        </w:rPr>
        <w:t xml:space="preserve">6 </w:t>
      </w:r>
      <w:r w:rsidRPr="00066281">
        <w:rPr>
          <w:rStyle w:val="aa"/>
          <w:rFonts w:hint="eastAsia"/>
          <w:b w:val="0"/>
          <w:u w:val="none"/>
          <w:rPrChange w:id="829" w:author="alling" w:date="2017-03-26T20:35:00Z">
            <w:rPr>
              <w:rStyle w:val="aa"/>
              <w:rFonts w:hint="eastAsia"/>
            </w:rPr>
          </w:rPrChange>
        </w:rPr>
        <w:t>总结与展望</w:t>
      </w:r>
      <w:r w:rsidR="00EA00BA" w:rsidRPr="00410A0D">
        <w:rPr>
          <w:webHidden/>
        </w:rPr>
        <w:tab/>
      </w:r>
      <w:r w:rsidRPr="00066281">
        <w:rPr>
          <w:b w:val="0"/>
          <w:webHidden/>
          <w:rPrChange w:id="830" w:author="alling" w:date="2017-03-26T20:36:00Z">
            <w:rPr>
              <w:webHidden/>
              <w:color w:val="0000FF"/>
              <w:u w:val="single"/>
            </w:rPr>
          </w:rPrChange>
        </w:rPr>
        <w:fldChar w:fldCharType="begin"/>
      </w:r>
      <w:r w:rsidRPr="00066281">
        <w:rPr>
          <w:b w:val="0"/>
          <w:webHidden/>
          <w:rPrChange w:id="831" w:author="alling" w:date="2017-03-26T20:36:00Z">
            <w:rPr>
              <w:webHidden/>
              <w:color w:val="0000FF"/>
              <w:u w:val="single"/>
            </w:rPr>
          </w:rPrChange>
        </w:rPr>
        <w:instrText xml:space="preserve"> PAGEREF _Toc471381701 \h </w:instrText>
      </w:r>
      <w:r w:rsidRPr="00066281">
        <w:rPr>
          <w:b w:val="0"/>
          <w:webHidden/>
          <w:rPrChange w:id="832" w:author="alling" w:date="2017-03-26T20:36:00Z">
            <w:rPr>
              <w:b w:val="0"/>
              <w:webHidden/>
            </w:rPr>
          </w:rPrChange>
        </w:rPr>
      </w:r>
      <w:r w:rsidRPr="00066281">
        <w:rPr>
          <w:b w:val="0"/>
          <w:webHidden/>
          <w:rPrChange w:id="833" w:author="alling" w:date="2017-03-26T20:36:00Z">
            <w:rPr>
              <w:webHidden/>
              <w:color w:val="0000FF"/>
              <w:u w:val="single"/>
            </w:rPr>
          </w:rPrChange>
        </w:rPr>
        <w:fldChar w:fldCharType="separate"/>
      </w:r>
      <w:r w:rsidRPr="00066281">
        <w:rPr>
          <w:b w:val="0"/>
          <w:webHidden/>
          <w:rPrChange w:id="834" w:author="alling" w:date="2017-03-26T20:36:00Z">
            <w:rPr>
              <w:webHidden/>
              <w:color w:val="0000FF"/>
              <w:u w:val="single"/>
            </w:rPr>
          </w:rPrChange>
        </w:rPr>
        <w:t>57</w:t>
      </w:r>
      <w:r w:rsidRPr="00066281">
        <w:rPr>
          <w:b w:val="0"/>
          <w:webHidden/>
          <w:rPrChange w:id="835" w:author="alling" w:date="2017-03-26T20:36:00Z">
            <w:rPr>
              <w:webHidden/>
              <w:color w:val="0000FF"/>
              <w:u w:val="single"/>
            </w:rPr>
          </w:rPrChange>
        </w:rPr>
        <w:fldChar w:fldCharType="end"/>
      </w:r>
      <w:r w:rsidRPr="00410A0D">
        <w:fldChar w:fldCharType="end"/>
      </w:r>
    </w:p>
    <w:p w14:paraId="10F0265D" w14:textId="77777777" w:rsidR="00EA00BA" w:rsidRPr="00410A0D" w:rsidRDefault="00066281">
      <w:pPr>
        <w:pStyle w:val="30"/>
        <w:tabs>
          <w:tab w:val="right" w:leader="dot" w:pos="9061"/>
        </w:tabs>
        <w:rPr>
          <w:rFonts w:ascii="SimSun" w:hAnsi="SimSun" w:cstheme="minorBidi"/>
          <w:noProof/>
          <w:snapToGrid/>
          <w:sz w:val="24"/>
          <w:szCs w:val="24"/>
          <w:rPrChange w:id="836" w:author="alling" w:date="2017-03-26T20:34: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837" w:author="alling" w:date="2017-03-26T20:34:00Z">
            <w:rPr>
              <w:noProof/>
              <w:color w:val="0000FF"/>
              <w:u w:val="single"/>
            </w:rPr>
          </w:rPrChange>
        </w:rPr>
        <w:fldChar w:fldCharType="begin"/>
      </w:r>
      <w:r w:rsidRPr="00066281">
        <w:rPr>
          <w:rFonts w:ascii="SimSun" w:hAnsi="SimSun"/>
          <w:noProof/>
          <w:sz w:val="24"/>
          <w:szCs w:val="24"/>
          <w:rPrChange w:id="838" w:author="alling" w:date="2017-03-26T20:34:00Z">
            <w:rPr>
              <w:noProof/>
              <w:color w:val="0000FF"/>
              <w:u w:val="single"/>
            </w:rPr>
          </w:rPrChange>
        </w:rPr>
        <w:instrText>HYPERLINK \l "_Toc471381702"</w:instrText>
      </w:r>
      <w:r w:rsidRPr="00066281">
        <w:rPr>
          <w:rFonts w:ascii="SimSun" w:hAnsi="SimSun"/>
          <w:noProof/>
          <w:sz w:val="24"/>
          <w:szCs w:val="24"/>
          <w:rPrChange w:id="839" w:author="alling" w:date="2017-03-26T20:34:00Z">
            <w:rPr>
              <w:noProof/>
              <w:color w:val="0000FF"/>
              <w:u w:val="single"/>
            </w:rPr>
          </w:rPrChange>
        </w:rPr>
        <w:fldChar w:fldCharType="separate"/>
      </w:r>
      <w:r w:rsidRPr="00066281">
        <w:rPr>
          <w:rStyle w:val="aa"/>
          <w:rFonts w:ascii="SimSun" w:hAnsi="SimSun"/>
          <w:b/>
          <w:noProof/>
          <w:sz w:val="24"/>
          <w:szCs w:val="24"/>
          <w:u w:val="none"/>
          <w:rPrChange w:id="840" w:author="alling" w:date="2017-03-26T20:34:00Z">
            <w:rPr>
              <w:rStyle w:val="aa"/>
              <w:rFonts w:ascii="SimHei" w:eastAsia="SimHei" w:hAnsi="SimSun"/>
              <w:b/>
              <w:noProof/>
            </w:rPr>
          </w:rPrChange>
        </w:rPr>
        <w:t>6.1</w:t>
      </w:r>
      <w:r w:rsidRPr="00066281">
        <w:rPr>
          <w:rStyle w:val="aa"/>
          <w:rFonts w:ascii="SimSun" w:hAnsi="SimSun"/>
          <w:noProof/>
          <w:sz w:val="24"/>
          <w:szCs w:val="24"/>
          <w:u w:val="none"/>
          <w:rPrChange w:id="841" w:author="alling" w:date="2017-03-26T20:34:00Z">
            <w:rPr>
              <w:rStyle w:val="aa"/>
              <w:rFonts w:ascii="SimHei" w:eastAsia="SimHei" w:hAnsi="SimSun"/>
              <w:noProof/>
            </w:rPr>
          </w:rPrChange>
        </w:rPr>
        <w:t xml:space="preserve"> </w:t>
      </w:r>
      <w:r w:rsidRPr="00066281">
        <w:rPr>
          <w:rStyle w:val="aa"/>
          <w:rFonts w:ascii="SimSun" w:hAnsi="SimSun" w:hint="eastAsia"/>
          <w:noProof/>
          <w:sz w:val="24"/>
          <w:szCs w:val="24"/>
          <w:u w:val="none"/>
          <w:rPrChange w:id="842" w:author="alling" w:date="2017-03-26T20:34:00Z">
            <w:rPr>
              <w:rStyle w:val="aa"/>
              <w:rFonts w:ascii="SimHei" w:eastAsia="SimHei" w:hAnsi="SimSun" w:hint="eastAsia"/>
              <w:noProof/>
            </w:rPr>
          </w:rPrChange>
        </w:rPr>
        <w:t>本文总结</w:t>
      </w:r>
      <w:r w:rsidRPr="00066281">
        <w:rPr>
          <w:rFonts w:ascii="SimSun" w:hAnsi="SimSun"/>
          <w:noProof/>
          <w:webHidden/>
          <w:sz w:val="24"/>
          <w:szCs w:val="24"/>
          <w:rPrChange w:id="843" w:author="alling" w:date="2017-03-26T20:34:00Z">
            <w:rPr>
              <w:noProof/>
              <w:webHidden/>
              <w:color w:val="0000FF"/>
              <w:u w:val="single"/>
            </w:rPr>
          </w:rPrChange>
        </w:rPr>
        <w:tab/>
      </w:r>
      <w:r w:rsidRPr="00066281">
        <w:rPr>
          <w:rFonts w:ascii="SimSun" w:hAnsi="SimSun"/>
          <w:noProof/>
          <w:webHidden/>
          <w:sz w:val="24"/>
          <w:szCs w:val="24"/>
          <w:rPrChange w:id="844" w:author="alling" w:date="2017-03-26T20:34:00Z">
            <w:rPr>
              <w:noProof/>
              <w:webHidden/>
              <w:color w:val="0000FF"/>
              <w:u w:val="single"/>
            </w:rPr>
          </w:rPrChange>
        </w:rPr>
        <w:fldChar w:fldCharType="begin"/>
      </w:r>
      <w:r w:rsidRPr="00066281">
        <w:rPr>
          <w:rFonts w:ascii="SimSun" w:hAnsi="SimSun"/>
          <w:noProof/>
          <w:webHidden/>
          <w:sz w:val="24"/>
          <w:szCs w:val="24"/>
          <w:rPrChange w:id="845" w:author="alling" w:date="2017-03-26T20:34:00Z">
            <w:rPr>
              <w:noProof/>
              <w:webHidden/>
              <w:color w:val="0000FF"/>
              <w:u w:val="single"/>
            </w:rPr>
          </w:rPrChange>
        </w:rPr>
        <w:instrText xml:space="preserve"> PAGEREF _Toc471381702 \h </w:instrText>
      </w:r>
      <w:r w:rsidRPr="00066281">
        <w:rPr>
          <w:rFonts w:ascii="SimSun" w:hAnsi="SimSun"/>
          <w:noProof/>
          <w:webHidden/>
          <w:sz w:val="24"/>
          <w:szCs w:val="24"/>
          <w:rPrChange w:id="846" w:author="alling" w:date="2017-03-26T20:34:00Z">
            <w:rPr>
              <w:rFonts w:ascii="SimSun" w:hAnsi="SimSun"/>
              <w:noProof/>
              <w:webHidden/>
              <w:sz w:val="24"/>
              <w:szCs w:val="24"/>
            </w:rPr>
          </w:rPrChange>
        </w:rPr>
      </w:r>
      <w:r w:rsidRPr="00066281">
        <w:rPr>
          <w:rFonts w:ascii="SimSun" w:hAnsi="SimSun"/>
          <w:noProof/>
          <w:webHidden/>
          <w:sz w:val="24"/>
          <w:szCs w:val="24"/>
          <w:rPrChange w:id="847" w:author="alling" w:date="2017-03-26T20:34:00Z">
            <w:rPr>
              <w:noProof/>
              <w:webHidden/>
              <w:color w:val="0000FF"/>
              <w:u w:val="single"/>
            </w:rPr>
          </w:rPrChange>
        </w:rPr>
        <w:fldChar w:fldCharType="separate"/>
      </w:r>
      <w:r w:rsidRPr="00066281">
        <w:rPr>
          <w:rFonts w:ascii="SimSun" w:hAnsi="SimSun"/>
          <w:noProof/>
          <w:webHidden/>
          <w:sz w:val="24"/>
          <w:szCs w:val="24"/>
          <w:rPrChange w:id="848" w:author="alling" w:date="2017-03-26T20:34:00Z">
            <w:rPr>
              <w:noProof/>
              <w:webHidden/>
              <w:color w:val="0000FF"/>
              <w:u w:val="single"/>
            </w:rPr>
          </w:rPrChange>
        </w:rPr>
        <w:t>57</w:t>
      </w:r>
      <w:r w:rsidRPr="00066281">
        <w:rPr>
          <w:rFonts w:ascii="SimSun" w:hAnsi="SimSun"/>
          <w:noProof/>
          <w:webHidden/>
          <w:sz w:val="24"/>
          <w:szCs w:val="24"/>
          <w:rPrChange w:id="849" w:author="alling" w:date="2017-03-26T20:34:00Z">
            <w:rPr>
              <w:noProof/>
              <w:webHidden/>
              <w:color w:val="0000FF"/>
              <w:u w:val="single"/>
            </w:rPr>
          </w:rPrChange>
        </w:rPr>
        <w:fldChar w:fldCharType="end"/>
      </w:r>
      <w:r w:rsidRPr="00066281">
        <w:rPr>
          <w:rFonts w:ascii="SimSun" w:hAnsi="SimSun"/>
          <w:noProof/>
          <w:sz w:val="24"/>
          <w:szCs w:val="24"/>
          <w:rPrChange w:id="850" w:author="alling" w:date="2017-03-26T20:34:00Z">
            <w:rPr>
              <w:noProof/>
              <w:color w:val="0000FF"/>
              <w:u w:val="single"/>
            </w:rPr>
          </w:rPrChange>
        </w:rPr>
        <w:fldChar w:fldCharType="end"/>
      </w:r>
    </w:p>
    <w:p w14:paraId="67FC651F" w14:textId="77777777" w:rsidR="00EA00BA" w:rsidRPr="00410A0D" w:rsidRDefault="00066281">
      <w:pPr>
        <w:pStyle w:val="30"/>
        <w:tabs>
          <w:tab w:val="right" w:leader="dot" w:pos="9061"/>
        </w:tabs>
        <w:rPr>
          <w:rFonts w:ascii="SimSun" w:hAnsi="SimSun" w:cstheme="minorBidi"/>
          <w:noProof/>
          <w:snapToGrid/>
          <w:sz w:val="24"/>
          <w:szCs w:val="24"/>
          <w:rPrChange w:id="851" w:author="alling" w:date="2017-03-26T20:34: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852" w:author="alling" w:date="2017-03-26T20:34:00Z">
            <w:rPr>
              <w:noProof/>
              <w:color w:val="0000FF"/>
              <w:u w:val="single"/>
            </w:rPr>
          </w:rPrChange>
        </w:rPr>
        <w:fldChar w:fldCharType="begin"/>
      </w:r>
      <w:r w:rsidRPr="00066281">
        <w:rPr>
          <w:rFonts w:ascii="SimSun" w:hAnsi="SimSun"/>
          <w:noProof/>
          <w:sz w:val="24"/>
          <w:szCs w:val="24"/>
          <w:rPrChange w:id="853" w:author="alling" w:date="2017-03-26T20:34:00Z">
            <w:rPr>
              <w:noProof/>
              <w:color w:val="0000FF"/>
              <w:u w:val="single"/>
            </w:rPr>
          </w:rPrChange>
        </w:rPr>
        <w:instrText>HYPERLINK \l "_Toc471381703"</w:instrText>
      </w:r>
      <w:r w:rsidRPr="00066281">
        <w:rPr>
          <w:rFonts w:ascii="SimSun" w:hAnsi="SimSun"/>
          <w:noProof/>
          <w:sz w:val="24"/>
          <w:szCs w:val="24"/>
          <w:rPrChange w:id="854" w:author="alling" w:date="2017-03-26T20:34:00Z">
            <w:rPr>
              <w:noProof/>
              <w:color w:val="0000FF"/>
              <w:u w:val="single"/>
            </w:rPr>
          </w:rPrChange>
        </w:rPr>
        <w:fldChar w:fldCharType="separate"/>
      </w:r>
      <w:r w:rsidRPr="00066281">
        <w:rPr>
          <w:rStyle w:val="aa"/>
          <w:rFonts w:ascii="SimSun" w:hAnsi="SimSun"/>
          <w:b/>
          <w:noProof/>
          <w:sz w:val="24"/>
          <w:szCs w:val="24"/>
          <w:u w:val="none"/>
          <w:rPrChange w:id="855" w:author="alling" w:date="2017-03-26T20:34:00Z">
            <w:rPr>
              <w:rStyle w:val="aa"/>
              <w:rFonts w:ascii="SimHei" w:eastAsia="SimHei" w:hAnsi="SimSun"/>
              <w:b/>
              <w:noProof/>
            </w:rPr>
          </w:rPrChange>
        </w:rPr>
        <w:t>6.2</w:t>
      </w:r>
      <w:r w:rsidRPr="00066281">
        <w:rPr>
          <w:rStyle w:val="aa"/>
          <w:rFonts w:ascii="SimSun" w:hAnsi="SimSun"/>
          <w:noProof/>
          <w:sz w:val="24"/>
          <w:szCs w:val="24"/>
          <w:u w:val="none"/>
          <w:rPrChange w:id="856" w:author="alling" w:date="2017-03-26T20:34:00Z">
            <w:rPr>
              <w:rStyle w:val="aa"/>
              <w:rFonts w:ascii="SimHei" w:eastAsia="SimHei" w:hAnsi="SimSun"/>
              <w:noProof/>
            </w:rPr>
          </w:rPrChange>
        </w:rPr>
        <w:t xml:space="preserve"> </w:t>
      </w:r>
      <w:r w:rsidRPr="00066281">
        <w:rPr>
          <w:rStyle w:val="aa"/>
          <w:rFonts w:ascii="SimSun" w:hAnsi="SimSun" w:hint="eastAsia"/>
          <w:noProof/>
          <w:sz w:val="24"/>
          <w:szCs w:val="24"/>
          <w:u w:val="none"/>
          <w:rPrChange w:id="857" w:author="alling" w:date="2017-03-26T20:34:00Z">
            <w:rPr>
              <w:rStyle w:val="aa"/>
              <w:rFonts w:ascii="SimHei" w:eastAsia="SimHei" w:hAnsi="SimSun" w:hint="eastAsia"/>
              <w:noProof/>
            </w:rPr>
          </w:rPrChange>
        </w:rPr>
        <w:t>未来工作展望</w:t>
      </w:r>
      <w:r w:rsidRPr="00066281">
        <w:rPr>
          <w:rFonts w:ascii="SimSun" w:hAnsi="SimSun"/>
          <w:noProof/>
          <w:webHidden/>
          <w:sz w:val="24"/>
          <w:szCs w:val="24"/>
          <w:rPrChange w:id="858" w:author="alling" w:date="2017-03-26T20:34:00Z">
            <w:rPr>
              <w:noProof/>
              <w:webHidden/>
              <w:color w:val="0000FF"/>
              <w:u w:val="single"/>
            </w:rPr>
          </w:rPrChange>
        </w:rPr>
        <w:tab/>
      </w:r>
      <w:r w:rsidRPr="00066281">
        <w:rPr>
          <w:rFonts w:ascii="SimSun" w:hAnsi="SimSun"/>
          <w:noProof/>
          <w:webHidden/>
          <w:sz w:val="24"/>
          <w:szCs w:val="24"/>
          <w:rPrChange w:id="859" w:author="alling" w:date="2017-03-26T20:34:00Z">
            <w:rPr>
              <w:noProof/>
              <w:webHidden/>
              <w:color w:val="0000FF"/>
              <w:u w:val="single"/>
            </w:rPr>
          </w:rPrChange>
        </w:rPr>
        <w:fldChar w:fldCharType="begin"/>
      </w:r>
      <w:r w:rsidRPr="00066281">
        <w:rPr>
          <w:rFonts w:ascii="SimSun" w:hAnsi="SimSun"/>
          <w:noProof/>
          <w:webHidden/>
          <w:sz w:val="24"/>
          <w:szCs w:val="24"/>
          <w:rPrChange w:id="860" w:author="alling" w:date="2017-03-26T20:34:00Z">
            <w:rPr>
              <w:noProof/>
              <w:webHidden/>
              <w:color w:val="0000FF"/>
              <w:u w:val="single"/>
            </w:rPr>
          </w:rPrChange>
        </w:rPr>
        <w:instrText xml:space="preserve"> PAGEREF _Toc471381703 \h </w:instrText>
      </w:r>
      <w:r w:rsidRPr="00066281">
        <w:rPr>
          <w:rFonts w:ascii="SimSun" w:hAnsi="SimSun"/>
          <w:noProof/>
          <w:webHidden/>
          <w:sz w:val="24"/>
          <w:szCs w:val="24"/>
          <w:rPrChange w:id="861" w:author="alling" w:date="2017-03-26T20:34:00Z">
            <w:rPr>
              <w:rFonts w:ascii="SimSun" w:hAnsi="SimSun"/>
              <w:noProof/>
              <w:webHidden/>
              <w:sz w:val="24"/>
              <w:szCs w:val="24"/>
            </w:rPr>
          </w:rPrChange>
        </w:rPr>
      </w:r>
      <w:r w:rsidRPr="00066281">
        <w:rPr>
          <w:rFonts w:ascii="SimSun" w:hAnsi="SimSun"/>
          <w:noProof/>
          <w:webHidden/>
          <w:sz w:val="24"/>
          <w:szCs w:val="24"/>
          <w:rPrChange w:id="862" w:author="alling" w:date="2017-03-26T20:34:00Z">
            <w:rPr>
              <w:noProof/>
              <w:webHidden/>
              <w:color w:val="0000FF"/>
              <w:u w:val="single"/>
            </w:rPr>
          </w:rPrChange>
        </w:rPr>
        <w:fldChar w:fldCharType="separate"/>
      </w:r>
      <w:r w:rsidRPr="00066281">
        <w:rPr>
          <w:rFonts w:ascii="SimSun" w:hAnsi="SimSun"/>
          <w:noProof/>
          <w:webHidden/>
          <w:sz w:val="24"/>
          <w:szCs w:val="24"/>
          <w:rPrChange w:id="863" w:author="alling" w:date="2017-03-26T20:34:00Z">
            <w:rPr>
              <w:noProof/>
              <w:webHidden/>
              <w:color w:val="0000FF"/>
              <w:u w:val="single"/>
            </w:rPr>
          </w:rPrChange>
        </w:rPr>
        <w:t>57</w:t>
      </w:r>
      <w:r w:rsidRPr="00066281">
        <w:rPr>
          <w:rFonts w:ascii="SimSun" w:hAnsi="SimSun"/>
          <w:noProof/>
          <w:webHidden/>
          <w:sz w:val="24"/>
          <w:szCs w:val="24"/>
          <w:rPrChange w:id="864" w:author="alling" w:date="2017-03-26T20:34:00Z">
            <w:rPr>
              <w:noProof/>
              <w:webHidden/>
              <w:color w:val="0000FF"/>
              <w:u w:val="single"/>
            </w:rPr>
          </w:rPrChange>
        </w:rPr>
        <w:fldChar w:fldCharType="end"/>
      </w:r>
      <w:r w:rsidRPr="00066281">
        <w:rPr>
          <w:rFonts w:ascii="SimSun" w:hAnsi="SimSun"/>
          <w:noProof/>
          <w:sz w:val="24"/>
          <w:szCs w:val="24"/>
          <w:rPrChange w:id="865" w:author="alling" w:date="2017-03-26T20:34:00Z">
            <w:rPr>
              <w:noProof/>
              <w:color w:val="0000FF"/>
              <w:u w:val="single"/>
            </w:rPr>
          </w:rPrChange>
        </w:rPr>
        <w:fldChar w:fldCharType="end"/>
      </w:r>
    </w:p>
    <w:p w14:paraId="58C03DF6" w14:textId="77777777" w:rsidR="00EA00BA" w:rsidRPr="00410A0D" w:rsidRDefault="00066281" w:rsidP="00410A0D">
      <w:pPr>
        <w:pStyle w:val="12"/>
        <w:rPr>
          <w:rFonts w:asciiTheme="minorHAnsi" w:eastAsiaTheme="minorEastAsia" w:hAnsiTheme="minorHAnsi" w:cstheme="minorBidi"/>
          <w:snapToGrid/>
          <w:sz w:val="22"/>
          <w:szCs w:val="22"/>
        </w:rPr>
      </w:pPr>
      <w:r w:rsidRPr="00410A0D">
        <w:fldChar w:fldCharType="begin"/>
      </w:r>
      <w:r w:rsidRPr="00066281">
        <w:rPr>
          <w:rPrChange w:id="866" w:author="alling" w:date="2017-03-26T20:35:00Z">
            <w:rPr>
              <w:color w:val="0000FF"/>
              <w:u w:val="single"/>
            </w:rPr>
          </w:rPrChange>
        </w:rPr>
        <w:instrText>HYPERLINK \l "_Toc471381704"</w:instrText>
      </w:r>
      <w:r w:rsidRPr="00410A0D">
        <w:fldChar w:fldCharType="separate"/>
      </w:r>
      <w:r w:rsidRPr="00066281">
        <w:rPr>
          <w:rStyle w:val="aa"/>
          <w:rFonts w:hint="eastAsia"/>
          <w:b w:val="0"/>
          <w:u w:val="none"/>
          <w:rPrChange w:id="867" w:author="alling" w:date="2017-03-26T20:35:00Z">
            <w:rPr>
              <w:rStyle w:val="aa"/>
              <w:rFonts w:hint="eastAsia"/>
            </w:rPr>
          </w:rPrChange>
        </w:rPr>
        <w:t>附</w:t>
      </w:r>
      <w:r w:rsidRPr="00066281">
        <w:rPr>
          <w:rStyle w:val="aa"/>
          <w:b w:val="0"/>
          <w:u w:val="none"/>
          <w:rPrChange w:id="868" w:author="alling" w:date="2017-03-26T20:35:00Z">
            <w:rPr>
              <w:rStyle w:val="aa"/>
            </w:rPr>
          </w:rPrChange>
        </w:rPr>
        <w:t xml:space="preserve"> </w:t>
      </w:r>
      <w:r w:rsidRPr="00066281">
        <w:rPr>
          <w:rStyle w:val="aa"/>
          <w:rFonts w:hint="eastAsia"/>
          <w:b w:val="0"/>
          <w:u w:val="none"/>
          <w:rPrChange w:id="869" w:author="alling" w:date="2017-03-26T20:35:00Z">
            <w:rPr>
              <w:rStyle w:val="aa"/>
              <w:rFonts w:hint="eastAsia"/>
            </w:rPr>
          </w:rPrChange>
        </w:rPr>
        <w:t>录</w:t>
      </w:r>
      <w:r w:rsidR="00EA00BA" w:rsidRPr="00410A0D">
        <w:rPr>
          <w:webHidden/>
        </w:rPr>
        <w:tab/>
      </w:r>
      <w:r w:rsidRPr="00066281">
        <w:rPr>
          <w:b w:val="0"/>
          <w:webHidden/>
          <w:rPrChange w:id="870" w:author="alling" w:date="2017-03-26T20:36:00Z">
            <w:rPr>
              <w:webHidden/>
              <w:color w:val="0000FF"/>
              <w:u w:val="single"/>
            </w:rPr>
          </w:rPrChange>
        </w:rPr>
        <w:fldChar w:fldCharType="begin"/>
      </w:r>
      <w:r w:rsidRPr="00066281">
        <w:rPr>
          <w:b w:val="0"/>
          <w:webHidden/>
          <w:rPrChange w:id="871" w:author="alling" w:date="2017-03-26T20:36:00Z">
            <w:rPr>
              <w:webHidden/>
              <w:color w:val="0000FF"/>
              <w:u w:val="single"/>
            </w:rPr>
          </w:rPrChange>
        </w:rPr>
        <w:instrText xml:space="preserve"> PAGEREF _Toc471381704 \h </w:instrText>
      </w:r>
      <w:r w:rsidRPr="00066281">
        <w:rPr>
          <w:b w:val="0"/>
          <w:webHidden/>
          <w:rPrChange w:id="872" w:author="alling" w:date="2017-03-26T20:36:00Z">
            <w:rPr>
              <w:b w:val="0"/>
              <w:webHidden/>
            </w:rPr>
          </w:rPrChange>
        </w:rPr>
      </w:r>
      <w:r w:rsidRPr="00066281">
        <w:rPr>
          <w:b w:val="0"/>
          <w:webHidden/>
          <w:rPrChange w:id="873" w:author="alling" w:date="2017-03-26T20:36:00Z">
            <w:rPr>
              <w:webHidden/>
              <w:color w:val="0000FF"/>
              <w:u w:val="single"/>
            </w:rPr>
          </w:rPrChange>
        </w:rPr>
        <w:fldChar w:fldCharType="separate"/>
      </w:r>
      <w:r w:rsidRPr="00066281">
        <w:rPr>
          <w:b w:val="0"/>
          <w:webHidden/>
          <w:rPrChange w:id="874" w:author="alling" w:date="2017-03-26T20:36:00Z">
            <w:rPr>
              <w:webHidden/>
              <w:color w:val="0000FF"/>
              <w:u w:val="single"/>
            </w:rPr>
          </w:rPrChange>
        </w:rPr>
        <w:t>61</w:t>
      </w:r>
      <w:r w:rsidRPr="00066281">
        <w:rPr>
          <w:b w:val="0"/>
          <w:webHidden/>
          <w:rPrChange w:id="875" w:author="alling" w:date="2017-03-26T20:36:00Z">
            <w:rPr>
              <w:webHidden/>
              <w:color w:val="0000FF"/>
              <w:u w:val="single"/>
            </w:rPr>
          </w:rPrChange>
        </w:rPr>
        <w:fldChar w:fldCharType="end"/>
      </w:r>
      <w:r w:rsidRPr="00410A0D">
        <w:fldChar w:fldCharType="end"/>
      </w:r>
    </w:p>
    <w:p w14:paraId="6215EF31" w14:textId="77777777" w:rsidR="00EA00BA" w:rsidRPr="00410A0D" w:rsidRDefault="00066281">
      <w:pPr>
        <w:pStyle w:val="30"/>
        <w:tabs>
          <w:tab w:val="right" w:leader="dot" w:pos="9061"/>
        </w:tabs>
        <w:rPr>
          <w:rFonts w:ascii="SimSun" w:hAnsi="SimSun" w:cstheme="minorBidi"/>
          <w:noProof/>
          <w:snapToGrid/>
          <w:sz w:val="24"/>
          <w:szCs w:val="24"/>
          <w:rPrChange w:id="876" w:author="alling" w:date="2017-03-26T20:35: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877" w:author="alling" w:date="2017-03-26T20:35:00Z">
            <w:rPr>
              <w:noProof/>
              <w:color w:val="0000FF"/>
              <w:u w:val="single"/>
            </w:rPr>
          </w:rPrChange>
        </w:rPr>
        <w:fldChar w:fldCharType="begin"/>
      </w:r>
      <w:r w:rsidRPr="00066281">
        <w:rPr>
          <w:rFonts w:ascii="SimSun" w:hAnsi="SimSun"/>
          <w:noProof/>
          <w:sz w:val="24"/>
          <w:szCs w:val="24"/>
          <w:rPrChange w:id="878" w:author="alling" w:date="2017-03-26T20:35:00Z">
            <w:rPr>
              <w:noProof/>
              <w:color w:val="0000FF"/>
              <w:u w:val="single"/>
            </w:rPr>
          </w:rPrChange>
        </w:rPr>
        <w:instrText>HYPERLINK \l "_Toc471381705"</w:instrText>
      </w:r>
      <w:r w:rsidRPr="00066281">
        <w:rPr>
          <w:rFonts w:ascii="SimSun" w:hAnsi="SimSun"/>
          <w:noProof/>
          <w:sz w:val="24"/>
          <w:szCs w:val="24"/>
          <w:rPrChange w:id="879" w:author="alling" w:date="2017-03-26T20:35:00Z">
            <w:rPr>
              <w:noProof/>
              <w:color w:val="0000FF"/>
              <w:u w:val="single"/>
            </w:rPr>
          </w:rPrChange>
        </w:rPr>
        <w:fldChar w:fldCharType="separate"/>
      </w:r>
      <w:r w:rsidRPr="00066281">
        <w:rPr>
          <w:rStyle w:val="aa"/>
          <w:rFonts w:ascii="SimSun" w:hAnsi="SimSun" w:hint="eastAsia"/>
          <w:noProof/>
          <w:sz w:val="24"/>
          <w:szCs w:val="24"/>
          <w:u w:val="none"/>
          <w:rPrChange w:id="880" w:author="alling" w:date="2017-03-26T20:35:00Z">
            <w:rPr>
              <w:rStyle w:val="aa"/>
              <w:rFonts w:ascii="SimHei" w:eastAsia="SimHei" w:hAnsi="SimHei" w:hint="eastAsia"/>
              <w:noProof/>
            </w:rPr>
          </w:rPrChange>
        </w:rPr>
        <w:t>附录</w:t>
      </w:r>
      <w:r w:rsidRPr="00066281">
        <w:rPr>
          <w:rStyle w:val="aa"/>
          <w:rFonts w:ascii="SimSun" w:hAnsi="SimSun"/>
          <w:noProof/>
          <w:sz w:val="24"/>
          <w:szCs w:val="24"/>
          <w:u w:val="none"/>
          <w:rPrChange w:id="881" w:author="alling" w:date="2017-03-26T20:35:00Z">
            <w:rPr>
              <w:rStyle w:val="aa"/>
              <w:rFonts w:ascii="SimHei" w:eastAsia="SimHei" w:hAnsi="SimHei"/>
              <w:noProof/>
            </w:rPr>
          </w:rPrChange>
        </w:rPr>
        <w:t>I. update_task_demand()</w:t>
      </w:r>
      <w:r w:rsidRPr="00066281">
        <w:rPr>
          <w:rStyle w:val="aa"/>
          <w:rFonts w:ascii="SimSun" w:hAnsi="SimSun" w:hint="eastAsia"/>
          <w:noProof/>
          <w:sz w:val="24"/>
          <w:szCs w:val="24"/>
          <w:u w:val="none"/>
          <w:rPrChange w:id="882" w:author="alling" w:date="2017-03-26T20:35:00Z">
            <w:rPr>
              <w:rStyle w:val="aa"/>
              <w:rFonts w:ascii="SimHei" w:eastAsia="SimHei" w:hAnsi="SimHei" w:hint="eastAsia"/>
              <w:noProof/>
            </w:rPr>
          </w:rPrChange>
        </w:rPr>
        <w:t>函数代码</w:t>
      </w:r>
      <w:r w:rsidRPr="00066281">
        <w:rPr>
          <w:rFonts w:ascii="SimSun" w:hAnsi="SimSun"/>
          <w:noProof/>
          <w:webHidden/>
          <w:sz w:val="24"/>
          <w:szCs w:val="24"/>
          <w:rPrChange w:id="883" w:author="alling" w:date="2017-03-26T20:35:00Z">
            <w:rPr>
              <w:noProof/>
              <w:webHidden/>
              <w:color w:val="0000FF"/>
              <w:u w:val="single"/>
            </w:rPr>
          </w:rPrChange>
        </w:rPr>
        <w:tab/>
      </w:r>
      <w:r w:rsidRPr="00066281">
        <w:rPr>
          <w:rFonts w:ascii="SimSun" w:hAnsi="SimSun"/>
          <w:noProof/>
          <w:webHidden/>
          <w:sz w:val="24"/>
          <w:szCs w:val="24"/>
          <w:rPrChange w:id="884" w:author="alling" w:date="2017-03-26T20:35:00Z">
            <w:rPr>
              <w:noProof/>
              <w:webHidden/>
              <w:color w:val="0000FF"/>
              <w:u w:val="single"/>
            </w:rPr>
          </w:rPrChange>
        </w:rPr>
        <w:fldChar w:fldCharType="begin"/>
      </w:r>
      <w:r w:rsidRPr="00066281">
        <w:rPr>
          <w:rFonts w:ascii="SimSun" w:hAnsi="SimSun"/>
          <w:noProof/>
          <w:webHidden/>
          <w:sz w:val="24"/>
          <w:szCs w:val="24"/>
          <w:rPrChange w:id="885" w:author="alling" w:date="2017-03-26T20:35:00Z">
            <w:rPr>
              <w:noProof/>
              <w:webHidden/>
              <w:color w:val="0000FF"/>
              <w:u w:val="single"/>
            </w:rPr>
          </w:rPrChange>
        </w:rPr>
        <w:instrText xml:space="preserve"> PAGEREF _Toc471381705 \h </w:instrText>
      </w:r>
      <w:r w:rsidRPr="00066281">
        <w:rPr>
          <w:rFonts w:ascii="SimSun" w:hAnsi="SimSun"/>
          <w:noProof/>
          <w:webHidden/>
          <w:sz w:val="24"/>
          <w:szCs w:val="24"/>
          <w:rPrChange w:id="886" w:author="alling" w:date="2017-03-26T20:35:00Z">
            <w:rPr>
              <w:rFonts w:ascii="SimSun" w:hAnsi="SimSun"/>
              <w:noProof/>
              <w:webHidden/>
              <w:sz w:val="24"/>
              <w:szCs w:val="24"/>
            </w:rPr>
          </w:rPrChange>
        </w:rPr>
      </w:r>
      <w:r w:rsidRPr="00066281">
        <w:rPr>
          <w:rFonts w:ascii="SimSun" w:hAnsi="SimSun"/>
          <w:noProof/>
          <w:webHidden/>
          <w:sz w:val="24"/>
          <w:szCs w:val="24"/>
          <w:rPrChange w:id="887" w:author="alling" w:date="2017-03-26T20:35:00Z">
            <w:rPr>
              <w:noProof/>
              <w:webHidden/>
              <w:color w:val="0000FF"/>
              <w:u w:val="single"/>
            </w:rPr>
          </w:rPrChange>
        </w:rPr>
        <w:fldChar w:fldCharType="separate"/>
      </w:r>
      <w:r w:rsidRPr="00066281">
        <w:rPr>
          <w:rFonts w:ascii="SimSun" w:hAnsi="SimSun"/>
          <w:noProof/>
          <w:webHidden/>
          <w:sz w:val="24"/>
          <w:szCs w:val="24"/>
          <w:rPrChange w:id="888" w:author="alling" w:date="2017-03-26T20:35:00Z">
            <w:rPr>
              <w:noProof/>
              <w:webHidden/>
              <w:color w:val="0000FF"/>
              <w:u w:val="single"/>
            </w:rPr>
          </w:rPrChange>
        </w:rPr>
        <w:t>61</w:t>
      </w:r>
      <w:r w:rsidRPr="00066281">
        <w:rPr>
          <w:rFonts w:ascii="SimSun" w:hAnsi="SimSun"/>
          <w:noProof/>
          <w:webHidden/>
          <w:sz w:val="24"/>
          <w:szCs w:val="24"/>
          <w:rPrChange w:id="889" w:author="alling" w:date="2017-03-26T20:35:00Z">
            <w:rPr>
              <w:noProof/>
              <w:webHidden/>
              <w:color w:val="0000FF"/>
              <w:u w:val="single"/>
            </w:rPr>
          </w:rPrChange>
        </w:rPr>
        <w:fldChar w:fldCharType="end"/>
      </w:r>
      <w:r w:rsidRPr="00066281">
        <w:rPr>
          <w:rFonts w:ascii="SimSun" w:hAnsi="SimSun"/>
          <w:noProof/>
          <w:sz w:val="24"/>
          <w:szCs w:val="24"/>
          <w:rPrChange w:id="890" w:author="alling" w:date="2017-03-26T20:35:00Z">
            <w:rPr>
              <w:noProof/>
              <w:color w:val="0000FF"/>
              <w:u w:val="single"/>
            </w:rPr>
          </w:rPrChange>
        </w:rPr>
        <w:fldChar w:fldCharType="end"/>
      </w:r>
    </w:p>
    <w:p w14:paraId="7E86090F" w14:textId="77777777" w:rsidR="00EA00BA" w:rsidRPr="00410A0D" w:rsidRDefault="00066281">
      <w:pPr>
        <w:pStyle w:val="30"/>
        <w:tabs>
          <w:tab w:val="right" w:leader="dot" w:pos="9061"/>
        </w:tabs>
        <w:rPr>
          <w:rFonts w:ascii="SimSun" w:hAnsi="SimSun" w:cstheme="minorBidi"/>
          <w:noProof/>
          <w:snapToGrid/>
          <w:sz w:val="24"/>
          <w:szCs w:val="24"/>
          <w:rPrChange w:id="891" w:author="alling" w:date="2017-03-26T20:35: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892" w:author="alling" w:date="2017-03-26T20:35:00Z">
            <w:rPr>
              <w:noProof/>
              <w:color w:val="0000FF"/>
              <w:u w:val="single"/>
            </w:rPr>
          </w:rPrChange>
        </w:rPr>
        <w:fldChar w:fldCharType="begin"/>
      </w:r>
      <w:r w:rsidRPr="00066281">
        <w:rPr>
          <w:rFonts w:ascii="SimSun" w:hAnsi="SimSun"/>
          <w:noProof/>
          <w:sz w:val="24"/>
          <w:szCs w:val="24"/>
          <w:rPrChange w:id="893" w:author="alling" w:date="2017-03-26T20:35:00Z">
            <w:rPr>
              <w:noProof/>
              <w:color w:val="0000FF"/>
              <w:u w:val="single"/>
            </w:rPr>
          </w:rPrChange>
        </w:rPr>
        <w:instrText>HYPERLINK \l "_Toc471381706"</w:instrText>
      </w:r>
      <w:r w:rsidRPr="00066281">
        <w:rPr>
          <w:rFonts w:ascii="SimSun" w:hAnsi="SimSun"/>
          <w:noProof/>
          <w:sz w:val="24"/>
          <w:szCs w:val="24"/>
          <w:rPrChange w:id="894" w:author="alling" w:date="2017-03-26T20:35:00Z">
            <w:rPr>
              <w:noProof/>
              <w:color w:val="0000FF"/>
              <w:u w:val="single"/>
            </w:rPr>
          </w:rPrChange>
        </w:rPr>
        <w:fldChar w:fldCharType="separate"/>
      </w:r>
      <w:r w:rsidRPr="00066281">
        <w:rPr>
          <w:rStyle w:val="aa"/>
          <w:rFonts w:ascii="SimSun" w:hAnsi="SimSun" w:hint="eastAsia"/>
          <w:noProof/>
          <w:sz w:val="24"/>
          <w:szCs w:val="24"/>
          <w:u w:val="none"/>
          <w:rPrChange w:id="895" w:author="alling" w:date="2017-03-26T20:35:00Z">
            <w:rPr>
              <w:rStyle w:val="aa"/>
              <w:rFonts w:ascii="SimHei" w:eastAsia="SimHei" w:hAnsi="SimHei" w:hint="eastAsia"/>
              <w:noProof/>
            </w:rPr>
          </w:rPrChange>
        </w:rPr>
        <w:t>附录</w:t>
      </w:r>
      <w:r w:rsidRPr="00066281">
        <w:rPr>
          <w:rStyle w:val="aa"/>
          <w:rFonts w:ascii="SimSun" w:hAnsi="SimSun"/>
          <w:noProof/>
          <w:sz w:val="24"/>
          <w:szCs w:val="24"/>
          <w:u w:val="none"/>
          <w:rPrChange w:id="896" w:author="alling" w:date="2017-03-26T20:35:00Z">
            <w:rPr>
              <w:rStyle w:val="aa"/>
              <w:rFonts w:ascii="SimHei" w:eastAsia="SimHei" w:hAnsi="SimHei"/>
              <w:noProof/>
            </w:rPr>
          </w:rPrChange>
        </w:rPr>
        <w:t>II. update_history()</w:t>
      </w:r>
      <w:r w:rsidRPr="00066281">
        <w:rPr>
          <w:rStyle w:val="aa"/>
          <w:rFonts w:ascii="SimSun" w:hAnsi="SimSun" w:hint="eastAsia"/>
          <w:noProof/>
          <w:sz w:val="24"/>
          <w:szCs w:val="24"/>
          <w:u w:val="none"/>
          <w:rPrChange w:id="897" w:author="alling" w:date="2017-03-26T20:35:00Z">
            <w:rPr>
              <w:rStyle w:val="aa"/>
              <w:rFonts w:ascii="SimHei" w:eastAsia="SimHei" w:hAnsi="SimHei" w:hint="eastAsia"/>
              <w:noProof/>
            </w:rPr>
          </w:rPrChange>
        </w:rPr>
        <w:t>函数代码</w:t>
      </w:r>
      <w:r w:rsidRPr="00066281">
        <w:rPr>
          <w:rFonts w:ascii="SimSun" w:hAnsi="SimSun"/>
          <w:noProof/>
          <w:webHidden/>
          <w:sz w:val="24"/>
          <w:szCs w:val="24"/>
          <w:rPrChange w:id="898" w:author="alling" w:date="2017-03-26T20:35:00Z">
            <w:rPr>
              <w:noProof/>
              <w:webHidden/>
              <w:color w:val="0000FF"/>
              <w:u w:val="single"/>
            </w:rPr>
          </w:rPrChange>
        </w:rPr>
        <w:tab/>
      </w:r>
      <w:r w:rsidRPr="00066281">
        <w:rPr>
          <w:rFonts w:ascii="SimSun" w:hAnsi="SimSun"/>
          <w:noProof/>
          <w:webHidden/>
          <w:sz w:val="24"/>
          <w:szCs w:val="24"/>
          <w:rPrChange w:id="899" w:author="alling" w:date="2017-03-26T20:35:00Z">
            <w:rPr>
              <w:noProof/>
              <w:webHidden/>
              <w:color w:val="0000FF"/>
              <w:u w:val="single"/>
            </w:rPr>
          </w:rPrChange>
        </w:rPr>
        <w:fldChar w:fldCharType="begin"/>
      </w:r>
      <w:r w:rsidRPr="00066281">
        <w:rPr>
          <w:rFonts w:ascii="SimSun" w:hAnsi="SimSun"/>
          <w:noProof/>
          <w:webHidden/>
          <w:sz w:val="24"/>
          <w:szCs w:val="24"/>
          <w:rPrChange w:id="900" w:author="alling" w:date="2017-03-26T20:35:00Z">
            <w:rPr>
              <w:noProof/>
              <w:webHidden/>
              <w:color w:val="0000FF"/>
              <w:u w:val="single"/>
            </w:rPr>
          </w:rPrChange>
        </w:rPr>
        <w:instrText xml:space="preserve"> PAGEREF _Toc471381706 \h </w:instrText>
      </w:r>
      <w:r w:rsidRPr="00066281">
        <w:rPr>
          <w:rFonts w:ascii="SimSun" w:hAnsi="SimSun"/>
          <w:noProof/>
          <w:webHidden/>
          <w:sz w:val="24"/>
          <w:szCs w:val="24"/>
          <w:rPrChange w:id="901" w:author="alling" w:date="2017-03-26T20:35:00Z">
            <w:rPr>
              <w:rFonts w:ascii="SimSun" w:hAnsi="SimSun"/>
              <w:noProof/>
              <w:webHidden/>
              <w:sz w:val="24"/>
              <w:szCs w:val="24"/>
            </w:rPr>
          </w:rPrChange>
        </w:rPr>
      </w:r>
      <w:r w:rsidRPr="00066281">
        <w:rPr>
          <w:rFonts w:ascii="SimSun" w:hAnsi="SimSun"/>
          <w:noProof/>
          <w:webHidden/>
          <w:sz w:val="24"/>
          <w:szCs w:val="24"/>
          <w:rPrChange w:id="902" w:author="alling" w:date="2017-03-26T20:35:00Z">
            <w:rPr>
              <w:noProof/>
              <w:webHidden/>
              <w:color w:val="0000FF"/>
              <w:u w:val="single"/>
            </w:rPr>
          </w:rPrChange>
        </w:rPr>
        <w:fldChar w:fldCharType="separate"/>
      </w:r>
      <w:r w:rsidRPr="00066281">
        <w:rPr>
          <w:rFonts w:ascii="SimSun" w:hAnsi="SimSun"/>
          <w:noProof/>
          <w:webHidden/>
          <w:sz w:val="24"/>
          <w:szCs w:val="24"/>
          <w:rPrChange w:id="903" w:author="alling" w:date="2017-03-26T20:35:00Z">
            <w:rPr>
              <w:noProof/>
              <w:webHidden/>
              <w:color w:val="0000FF"/>
              <w:u w:val="single"/>
            </w:rPr>
          </w:rPrChange>
        </w:rPr>
        <w:t>62</w:t>
      </w:r>
      <w:r w:rsidRPr="00066281">
        <w:rPr>
          <w:rFonts w:ascii="SimSun" w:hAnsi="SimSun"/>
          <w:noProof/>
          <w:webHidden/>
          <w:sz w:val="24"/>
          <w:szCs w:val="24"/>
          <w:rPrChange w:id="904" w:author="alling" w:date="2017-03-26T20:35:00Z">
            <w:rPr>
              <w:noProof/>
              <w:webHidden/>
              <w:color w:val="0000FF"/>
              <w:u w:val="single"/>
            </w:rPr>
          </w:rPrChange>
        </w:rPr>
        <w:fldChar w:fldCharType="end"/>
      </w:r>
      <w:r w:rsidRPr="00066281">
        <w:rPr>
          <w:rFonts w:ascii="SimSun" w:hAnsi="SimSun"/>
          <w:noProof/>
          <w:sz w:val="24"/>
          <w:szCs w:val="24"/>
          <w:rPrChange w:id="905" w:author="alling" w:date="2017-03-26T20:35:00Z">
            <w:rPr>
              <w:noProof/>
              <w:color w:val="0000FF"/>
              <w:u w:val="single"/>
            </w:rPr>
          </w:rPrChange>
        </w:rPr>
        <w:fldChar w:fldCharType="end"/>
      </w:r>
    </w:p>
    <w:p w14:paraId="7716719E" w14:textId="77777777" w:rsidR="00EA00BA" w:rsidRPr="00410A0D" w:rsidRDefault="00066281">
      <w:pPr>
        <w:pStyle w:val="30"/>
        <w:tabs>
          <w:tab w:val="right" w:leader="dot" w:pos="9061"/>
        </w:tabs>
        <w:rPr>
          <w:rFonts w:ascii="SimSun" w:hAnsi="SimSun" w:cstheme="minorBidi"/>
          <w:noProof/>
          <w:snapToGrid/>
          <w:sz w:val="24"/>
          <w:szCs w:val="24"/>
          <w:rPrChange w:id="906" w:author="alling" w:date="2017-03-26T20:35: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907" w:author="alling" w:date="2017-03-26T20:35:00Z">
            <w:rPr>
              <w:noProof/>
              <w:color w:val="0000FF"/>
              <w:u w:val="single"/>
            </w:rPr>
          </w:rPrChange>
        </w:rPr>
        <w:fldChar w:fldCharType="begin"/>
      </w:r>
      <w:r w:rsidRPr="00066281">
        <w:rPr>
          <w:rFonts w:ascii="SimSun" w:hAnsi="SimSun"/>
          <w:noProof/>
          <w:sz w:val="24"/>
          <w:szCs w:val="24"/>
          <w:rPrChange w:id="908" w:author="alling" w:date="2017-03-26T20:35:00Z">
            <w:rPr>
              <w:noProof/>
              <w:color w:val="0000FF"/>
              <w:u w:val="single"/>
            </w:rPr>
          </w:rPrChange>
        </w:rPr>
        <w:instrText>HYPERLINK \l "_Toc471381707"</w:instrText>
      </w:r>
      <w:r w:rsidRPr="00066281">
        <w:rPr>
          <w:rFonts w:ascii="SimSun" w:hAnsi="SimSun"/>
          <w:noProof/>
          <w:sz w:val="24"/>
          <w:szCs w:val="24"/>
          <w:rPrChange w:id="909" w:author="alling" w:date="2017-03-26T20:35:00Z">
            <w:rPr>
              <w:noProof/>
              <w:color w:val="0000FF"/>
              <w:u w:val="single"/>
            </w:rPr>
          </w:rPrChange>
        </w:rPr>
        <w:fldChar w:fldCharType="separate"/>
      </w:r>
      <w:r w:rsidRPr="00066281">
        <w:rPr>
          <w:rStyle w:val="aa"/>
          <w:rFonts w:ascii="SimSun" w:hAnsi="SimSun" w:hint="eastAsia"/>
          <w:noProof/>
          <w:sz w:val="24"/>
          <w:szCs w:val="24"/>
          <w:u w:val="none"/>
          <w:rPrChange w:id="910" w:author="alling" w:date="2017-03-26T20:35:00Z">
            <w:rPr>
              <w:rStyle w:val="aa"/>
              <w:rFonts w:ascii="SimHei" w:eastAsia="SimHei" w:hAnsi="SimHei" w:hint="eastAsia"/>
              <w:noProof/>
            </w:rPr>
          </w:rPrChange>
        </w:rPr>
        <w:t>附录</w:t>
      </w:r>
      <w:r w:rsidRPr="00066281">
        <w:rPr>
          <w:rStyle w:val="aa"/>
          <w:rFonts w:ascii="SimSun" w:hAnsi="SimSun"/>
          <w:noProof/>
          <w:sz w:val="24"/>
          <w:szCs w:val="24"/>
          <w:u w:val="none"/>
          <w:rPrChange w:id="911" w:author="alling" w:date="2017-03-26T20:35:00Z">
            <w:rPr>
              <w:rStyle w:val="aa"/>
              <w:rFonts w:ascii="SimHei" w:eastAsia="SimHei" w:hAnsi="SimHei"/>
              <w:noProof/>
            </w:rPr>
          </w:rPrChange>
        </w:rPr>
        <w:t>III. update_cpu_busy_time()</w:t>
      </w:r>
      <w:r w:rsidRPr="00066281">
        <w:rPr>
          <w:rStyle w:val="aa"/>
          <w:rFonts w:ascii="SimSun" w:hAnsi="SimSun" w:hint="eastAsia"/>
          <w:noProof/>
          <w:sz w:val="24"/>
          <w:szCs w:val="24"/>
          <w:u w:val="none"/>
          <w:rPrChange w:id="912" w:author="alling" w:date="2017-03-26T20:35:00Z">
            <w:rPr>
              <w:rStyle w:val="aa"/>
              <w:rFonts w:ascii="SimHei" w:eastAsia="SimHei" w:hAnsi="SimHei" w:hint="eastAsia"/>
              <w:noProof/>
            </w:rPr>
          </w:rPrChange>
        </w:rPr>
        <w:t>函数代码</w:t>
      </w:r>
      <w:r w:rsidRPr="00066281">
        <w:rPr>
          <w:rFonts w:ascii="SimSun" w:hAnsi="SimSun"/>
          <w:noProof/>
          <w:webHidden/>
          <w:sz w:val="24"/>
          <w:szCs w:val="24"/>
          <w:rPrChange w:id="913" w:author="alling" w:date="2017-03-26T20:35:00Z">
            <w:rPr>
              <w:noProof/>
              <w:webHidden/>
              <w:color w:val="0000FF"/>
              <w:u w:val="single"/>
            </w:rPr>
          </w:rPrChange>
        </w:rPr>
        <w:tab/>
      </w:r>
      <w:r w:rsidRPr="00066281">
        <w:rPr>
          <w:rFonts w:ascii="SimSun" w:hAnsi="SimSun"/>
          <w:noProof/>
          <w:webHidden/>
          <w:sz w:val="24"/>
          <w:szCs w:val="24"/>
          <w:rPrChange w:id="914" w:author="alling" w:date="2017-03-26T20:35:00Z">
            <w:rPr>
              <w:noProof/>
              <w:webHidden/>
              <w:color w:val="0000FF"/>
              <w:u w:val="single"/>
            </w:rPr>
          </w:rPrChange>
        </w:rPr>
        <w:fldChar w:fldCharType="begin"/>
      </w:r>
      <w:r w:rsidRPr="00066281">
        <w:rPr>
          <w:rFonts w:ascii="SimSun" w:hAnsi="SimSun"/>
          <w:noProof/>
          <w:webHidden/>
          <w:sz w:val="24"/>
          <w:szCs w:val="24"/>
          <w:rPrChange w:id="915" w:author="alling" w:date="2017-03-26T20:35:00Z">
            <w:rPr>
              <w:noProof/>
              <w:webHidden/>
              <w:color w:val="0000FF"/>
              <w:u w:val="single"/>
            </w:rPr>
          </w:rPrChange>
        </w:rPr>
        <w:instrText xml:space="preserve"> PAGEREF _Toc471381707 \h </w:instrText>
      </w:r>
      <w:r w:rsidRPr="00066281">
        <w:rPr>
          <w:rFonts w:ascii="SimSun" w:hAnsi="SimSun"/>
          <w:noProof/>
          <w:webHidden/>
          <w:sz w:val="24"/>
          <w:szCs w:val="24"/>
          <w:rPrChange w:id="916" w:author="alling" w:date="2017-03-26T20:35:00Z">
            <w:rPr>
              <w:rFonts w:ascii="SimSun" w:hAnsi="SimSun"/>
              <w:noProof/>
              <w:webHidden/>
              <w:sz w:val="24"/>
              <w:szCs w:val="24"/>
            </w:rPr>
          </w:rPrChange>
        </w:rPr>
      </w:r>
      <w:r w:rsidRPr="00066281">
        <w:rPr>
          <w:rFonts w:ascii="SimSun" w:hAnsi="SimSun"/>
          <w:noProof/>
          <w:webHidden/>
          <w:sz w:val="24"/>
          <w:szCs w:val="24"/>
          <w:rPrChange w:id="917" w:author="alling" w:date="2017-03-26T20:35:00Z">
            <w:rPr>
              <w:noProof/>
              <w:webHidden/>
              <w:color w:val="0000FF"/>
              <w:u w:val="single"/>
            </w:rPr>
          </w:rPrChange>
        </w:rPr>
        <w:fldChar w:fldCharType="separate"/>
      </w:r>
      <w:r w:rsidRPr="00066281">
        <w:rPr>
          <w:rFonts w:ascii="SimSun" w:hAnsi="SimSun"/>
          <w:noProof/>
          <w:webHidden/>
          <w:sz w:val="24"/>
          <w:szCs w:val="24"/>
          <w:rPrChange w:id="918" w:author="alling" w:date="2017-03-26T20:35:00Z">
            <w:rPr>
              <w:noProof/>
              <w:webHidden/>
              <w:color w:val="0000FF"/>
              <w:u w:val="single"/>
            </w:rPr>
          </w:rPrChange>
        </w:rPr>
        <w:t>64</w:t>
      </w:r>
      <w:r w:rsidRPr="00066281">
        <w:rPr>
          <w:rFonts w:ascii="SimSun" w:hAnsi="SimSun"/>
          <w:noProof/>
          <w:webHidden/>
          <w:sz w:val="24"/>
          <w:szCs w:val="24"/>
          <w:rPrChange w:id="919" w:author="alling" w:date="2017-03-26T20:35:00Z">
            <w:rPr>
              <w:noProof/>
              <w:webHidden/>
              <w:color w:val="0000FF"/>
              <w:u w:val="single"/>
            </w:rPr>
          </w:rPrChange>
        </w:rPr>
        <w:fldChar w:fldCharType="end"/>
      </w:r>
      <w:r w:rsidRPr="00066281">
        <w:rPr>
          <w:rFonts w:ascii="SimSun" w:hAnsi="SimSun"/>
          <w:noProof/>
          <w:sz w:val="24"/>
          <w:szCs w:val="24"/>
          <w:rPrChange w:id="920" w:author="alling" w:date="2017-03-26T20:35:00Z">
            <w:rPr>
              <w:noProof/>
              <w:color w:val="0000FF"/>
              <w:u w:val="single"/>
            </w:rPr>
          </w:rPrChange>
        </w:rPr>
        <w:fldChar w:fldCharType="end"/>
      </w:r>
    </w:p>
    <w:p w14:paraId="3311AD44" w14:textId="77777777" w:rsidR="00EA00BA" w:rsidRPr="00410A0D" w:rsidRDefault="00066281">
      <w:pPr>
        <w:pStyle w:val="30"/>
        <w:tabs>
          <w:tab w:val="right" w:leader="dot" w:pos="9061"/>
        </w:tabs>
        <w:rPr>
          <w:rFonts w:ascii="SimSun" w:hAnsi="SimSun" w:cstheme="minorBidi"/>
          <w:noProof/>
          <w:snapToGrid/>
          <w:sz w:val="24"/>
          <w:szCs w:val="24"/>
          <w:rPrChange w:id="921" w:author="alling" w:date="2017-03-26T20:35: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922" w:author="alling" w:date="2017-03-26T20:35:00Z">
            <w:rPr>
              <w:noProof/>
              <w:color w:val="0000FF"/>
              <w:u w:val="single"/>
            </w:rPr>
          </w:rPrChange>
        </w:rPr>
        <w:fldChar w:fldCharType="begin"/>
      </w:r>
      <w:r w:rsidRPr="00066281">
        <w:rPr>
          <w:rFonts w:ascii="SimSun" w:hAnsi="SimSun"/>
          <w:noProof/>
          <w:sz w:val="24"/>
          <w:szCs w:val="24"/>
          <w:rPrChange w:id="923" w:author="alling" w:date="2017-03-26T20:35:00Z">
            <w:rPr>
              <w:noProof/>
              <w:color w:val="0000FF"/>
              <w:u w:val="single"/>
            </w:rPr>
          </w:rPrChange>
        </w:rPr>
        <w:instrText>HYPERLINK \l "_Toc471381708"</w:instrText>
      </w:r>
      <w:r w:rsidRPr="00066281">
        <w:rPr>
          <w:rFonts w:ascii="SimSun" w:hAnsi="SimSun"/>
          <w:noProof/>
          <w:sz w:val="24"/>
          <w:szCs w:val="24"/>
          <w:rPrChange w:id="924" w:author="alling" w:date="2017-03-26T20:35:00Z">
            <w:rPr>
              <w:noProof/>
              <w:color w:val="0000FF"/>
              <w:u w:val="single"/>
            </w:rPr>
          </w:rPrChange>
        </w:rPr>
        <w:fldChar w:fldCharType="separate"/>
      </w:r>
      <w:r w:rsidRPr="00066281">
        <w:rPr>
          <w:rStyle w:val="aa"/>
          <w:rFonts w:ascii="SimSun" w:hAnsi="SimSun" w:hint="eastAsia"/>
          <w:noProof/>
          <w:sz w:val="24"/>
          <w:szCs w:val="24"/>
          <w:u w:val="none"/>
          <w:rPrChange w:id="925" w:author="alling" w:date="2017-03-26T20:35:00Z">
            <w:rPr>
              <w:rStyle w:val="aa"/>
              <w:rFonts w:ascii="SimHei" w:eastAsia="SimHei" w:hAnsi="SimHei" w:hint="eastAsia"/>
              <w:noProof/>
            </w:rPr>
          </w:rPrChange>
        </w:rPr>
        <w:t>附录</w:t>
      </w:r>
      <w:r w:rsidRPr="00066281">
        <w:rPr>
          <w:rStyle w:val="aa"/>
          <w:rFonts w:ascii="SimSun" w:hAnsi="SimSun"/>
          <w:noProof/>
          <w:sz w:val="24"/>
          <w:szCs w:val="24"/>
          <w:u w:val="none"/>
          <w:rPrChange w:id="926" w:author="alling" w:date="2017-03-26T20:35:00Z">
            <w:rPr>
              <w:rStyle w:val="aa"/>
              <w:rFonts w:ascii="SimHei" w:eastAsia="SimHei" w:hAnsi="SimHei"/>
              <w:noProof/>
            </w:rPr>
          </w:rPrChange>
        </w:rPr>
        <w:t>IV. mxt_runtime_suspend()</w:t>
      </w:r>
      <w:r w:rsidRPr="00066281">
        <w:rPr>
          <w:rStyle w:val="aa"/>
          <w:rFonts w:ascii="SimSun" w:hAnsi="SimSun" w:hint="eastAsia"/>
          <w:noProof/>
          <w:sz w:val="24"/>
          <w:szCs w:val="24"/>
          <w:u w:val="none"/>
          <w:rPrChange w:id="927" w:author="alling" w:date="2017-03-26T20:35:00Z">
            <w:rPr>
              <w:rStyle w:val="aa"/>
              <w:rFonts w:ascii="SimHei" w:eastAsia="SimHei" w:hAnsi="SimHei" w:hint="eastAsia"/>
              <w:noProof/>
            </w:rPr>
          </w:rPrChange>
        </w:rPr>
        <w:t>函数代码</w:t>
      </w:r>
      <w:r w:rsidRPr="00066281">
        <w:rPr>
          <w:rFonts w:ascii="SimSun" w:hAnsi="SimSun"/>
          <w:noProof/>
          <w:webHidden/>
          <w:sz w:val="24"/>
          <w:szCs w:val="24"/>
          <w:rPrChange w:id="928" w:author="alling" w:date="2017-03-26T20:35:00Z">
            <w:rPr>
              <w:noProof/>
              <w:webHidden/>
              <w:color w:val="0000FF"/>
              <w:u w:val="single"/>
            </w:rPr>
          </w:rPrChange>
        </w:rPr>
        <w:tab/>
      </w:r>
      <w:r w:rsidRPr="00066281">
        <w:rPr>
          <w:rFonts w:ascii="SimSun" w:hAnsi="SimSun"/>
          <w:noProof/>
          <w:webHidden/>
          <w:sz w:val="24"/>
          <w:szCs w:val="24"/>
          <w:rPrChange w:id="929" w:author="alling" w:date="2017-03-26T20:35:00Z">
            <w:rPr>
              <w:noProof/>
              <w:webHidden/>
              <w:color w:val="0000FF"/>
              <w:u w:val="single"/>
            </w:rPr>
          </w:rPrChange>
        </w:rPr>
        <w:fldChar w:fldCharType="begin"/>
      </w:r>
      <w:r w:rsidRPr="00066281">
        <w:rPr>
          <w:rFonts w:ascii="SimSun" w:hAnsi="SimSun"/>
          <w:noProof/>
          <w:webHidden/>
          <w:sz w:val="24"/>
          <w:szCs w:val="24"/>
          <w:rPrChange w:id="930" w:author="alling" w:date="2017-03-26T20:35:00Z">
            <w:rPr>
              <w:noProof/>
              <w:webHidden/>
              <w:color w:val="0000FF"/>
              <w:u w:val="single"/>
            </w:rPr>
          </w:rPrChange>
        </w:rPr>
        <w:instrText xml:space="preserve"> PAGEREF _Toc471381708 \h </w:instrText>
      </w:r>
      <w:r w:rsidRPr="00066281">
        <w:rPr>
          <w:rFonts w:ascii="SimSun" w:hAnsi="SimSun"/>
          <w:noProof/>
          <w:webHidden/>
          <w:sz w:val="24"/>
          <w:szCs w:val="24"/>
          <w:rPrChange w:id="931" w:author="alling" w:date="2017-03-26T20:35:00Z">
            <w:rPr>
              <w:rFonts w:ascii="SimSun" w:hAnsi="SimSun"/>
              <w:noProof/>
              <w:webHidden/>
              <w:sz w:val="24"/>
              <w:szCs w:val="24"/>
            </w:rPr>
          </w:rPrChange>
        </w:rPr>
      </w:r>
      <w:r w:rsidRPr="00066281">
        <w:rPr>
          <w:rFonts w:ascii="SimSun" w:hAnsi="SimSun"/>
          <w:noProof/>
          <w:webHidden/>
          <w:sz w:val="24"/>
          <w:szCs w:val="24"/>
          <w:rPrChange w:id="932" w:author="alling" w:date="2017-03-26T20:35:00Z">
            <w:rPr>
              <w:noProof/>
              <w:webHidden/>
              <w:color w:val="0000FF"/>
              <w:u w:val="single"/>
            </w:rPr>
          </w:rPrChange>
        </w:rPr>
        <w:fldChar w:fldCharType="separate"/>
      </w:r>
      <w:r w:rsidRPr="00066281">
        <w:rPr>
          <w:rFonts w:ascii="SimSun" w:hAnsi="SimSun"/>
          <w:noProof/>
          <w:webHidden/>
          <w:sz w:val="24"/>
          <w:szCs w:val="24"/>
          <w:rPrChange w:id="933" w:author="alling" w:date="2017-03-26T20:35:00Z">
            <w:rPr>
              <w:noProof/>
              <w:webHidden/>
              <w:color w:val="0000FF"/>
              <w:u w:val="single"/>
            </w:rPr>
          </w:rPrChange>
        </w:rPr>
        <w:t>70</w:t>
      </w:r>
      <w:r w:rsidRPr="00066281">
        <w:rPr>
          <w:rFonts w:ascii="SimSun" w:hAnsi="SimSun"/>
          <w:noProof/>
          <w:webHidden/>
          <w:sz w:val="24"/>
          <w:szCs w:val="24"/>
          <w:rPrChange w:id="934" w:author="alling" w:date="2017-03-26T20:35:00Z">
            <w:rPr>
              <w:noProof/>
              <w:webHidden/>
              <w:color w:val="0000FF"/>
              <w:u w:val="single"/>
            </w:rPr>
          </w:rPrChange>
        </w:rPr>
        <w:fldChar w:fldCharType="end"/>
      </w:r>
      <w:r w:rsidRPr="00066281">
        <w:rPr>
          <w:rFonts w:ascii="SimSun" w:hAnsi="SimSun"/>
          <w:noProof/>
          <w:sz w:val="24"/>
          <w:szCs w:val="24"/>
          <w:rPrChange w:id="935" w:author="alling" w:date="2017-03-26T20:35:00Z">
            <w:rPr>
              <w:noProof/>
              <w:color w:val="0000FF"/>
              <w:u w:val="single"/>
            </w:rPr>
          </w:rPrChange>
        </w:rPr>
        <w:fldChar w:fldCharType="end"/>
      </w:r>
    </w:p>
    <w:p w14:paraId="4830CEB6" w14:textId="77777777" w:rsidR="00EA00BA" w:rsidRPr="00410A0D" w:rsidRDefault="00066281">
      <w:pPr>
        <w:pStyle w:val="30"/>
        <w:tabs>
          <w:tab w:val="right" w:leader="dot" w:pos="9061"/>
        </w:tabs>
        <w:rPr>
          <w:rFonts w:ascii="SimSun" w:hAnsi="SimSun" w:cstheme="minorBidi"/>
          <w:noProof/>
          <w:snapToGrid/>
          <w:sz w:val="24"/>
          <w:szCs w:val="24"/>
          <w:rPrChange w:id="936" w:author="alling" w:date="2017-03-26T20:35: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937" w:author="alling" w:date="2017-03-26T20:35:00Z">
            <w:rPr>
              <w:noProof/>
              <w:color w:val="0000FF"/>
              <w:u w:val="single"/>
            </w:rPr>
          </w:rPrChange>
        </w:rPr>
        <w:fldChar w:fldCharType="begin"/>
      </w:r>
      <w:r w:rsidRPr="00066281">
        <w:rPr>
          <w:rFonts w:ascii="SimSun" w:hAnsi="SimSun"/>
          <w:noProof/>
          <w:sz w:val="24"/>
          <w:szCs w:val="24"/>
          <w:rPrChange w:id="938" w:author="alling" w:date="2017-03-26T20:35:00Z">
            <w:rPr>
              <w:noProof/>
              <w:color w:val="0000FF"/>
              <w:u w:val="single"/>
            </w:rPr>
          </w:rPrChange>
        </w:rPr>
        <w:instrText>HYPERLINK \l "_Toc471381709"</w:instrText>
      </w:r>
      <w:r w:rsidRPr="00066281">
        <w:rPr>
          <w:rFonts w:ascii="SimSun" w:hAnsi="SimSun"/>
          <w:noProof/>
          <w:sz w:val="24"/>
          <w:szCs w:val="24"/>
          <w:rPrChange w:id="939" w:author="alling" w:date="2017-03-26T20:35:00Z">
            <w:rPr>
              <w:noProof/>
              <w:color w:val="0000FF"/>
              <w:u w:val="single"/>
            </w:rPr>
          </w:rPrChange>
        </w:rPr>
        <w:fldChar w:fldCharType="separate"/>
      </w:r>
      <w:r w:rsidRPr="00066281">
        <w:rPr>
          <w:rStyle w:val="aa"/>
          <w:rFonts w:ascii="SimSun" w:hAnsi="SimSun" w:hint="eastAsia"/>
          <w:noProof/>
          <w:sz w:val="24"/>
          <w:szCs w:val="24"/>
          <w:u w:val="none"/>
          <w:rPrChange w:id="940" w:author="alling" w:date="2017-03-26T20:35:00Z">
            <w:rPr>
              <w:rStyle w:val="aa"/>
              <w:rFonts w:ascii="SimHei" w:eastAsia="SimHei" w:hAnsi="SimHei" w:hint="eastAsia"/>
              <w:noProof/>
            </w:rPr>
          </w:rPrChange>
        </w:rPr>
        <w:t>附录</w:t>
      </w:r>
      <w:r w:rsidRPr="00066281">
        <w:rPr>
          <w:rStyle w:val="aa"/>
          <w:rFonts w:ascii="SimSun" w:hAnsi="SimSun"/>
          <w:noProof/>
          <w:sz w:val="24"/>
          <w:szCs w:val="24"/>
          <w:u w:val="none"/>
          <w:rPrChange w:id="941" w:author="alling" w:date="2017-03-26T20:35:00Z">
            <w:rPr>
              <w:rStyle w:val="aa"/>
              <w:rFonts w:ascii="SimHei" w:eastAsia="SimHei" w:hAnsi="SimHei"/>
              <w:noProof/>
            </w:rPr>
          </w:rPrChange>
        </w:rPr>
        <w:t>V. mxt_runtime_resume()</w:t>
      </w:r>
      <w:r w:rsidRPr="00066281">
        <w:rPr>
          <w:rStyle w:val="aa"/>
          <w:rFonts w:ascii="SimSun" w:hAnsi="SimSun" w:hint="eastAsia"/>
          <w:noProof/>
          <w:sz w:val="24"/>
          <w:szCs w:val="24"/>
          <w:u w:val="none"/>
          <w:rPrChange w:id="942" w:author="alling" w:date="2017-03-26T20:35:00Z">
            <w:rPr>
              <w:rStyle w:val="aa"/>
              <w:rFonts w:ascii="SimHei" w:eastAsia="SimHei" w:hAnsi="SimHei" w:hint="eastAsia"/>
              <w:noProof/>
            </w:rPr>
          </w:rPrChange>
        </w:rPr>
        <w:t>函数代码</w:t>
      </w:r>
      <w:r w:rsidRPr="00066281">
        <w:rPr>
          <w:rFonts w:ascii="SimSun" w:hAnsi="SimSun"/>
          <w:noProof/>
          <w:webHidden/>
          <w:sz w:val="24"/>
          <w:szCs w:val="24"/>
          <w:rPrChange w:id="943" w:author="alling" w:date="2017-03-26T20:35:00Z">
            <w:rPr>
              <w:noProof/>
              <w:webHidden/>
              <w:color w:val="0000FF"/>
              <w:u w:val="single"/>
            </w:rPr>
          </w:rPrChange>
        </w:rPr>
        <w:tab/>
      </w:r>
      <w:r w:rsidRPr="00066281">
        <w:rPr>
          <w:rFonts w:ascii="SimSun" w:hAnsi="SimSun"/>
          <w:noProof/>
          <w:webHidden/>
          <w:sz w:val="24"/>
          <w:szCs w:val="24"/>
          <w:rPrChange w:id="944" w:author="alling" w:date="2017-03-26T20:35:00Z">
            <w:rPr>
              <w:noProof/>
              <w:webHidden/>
              <w:color w:val="0000FF"/>
              <w:u w:val="single"/>
            </w:rPr>
          </w:rPrChange>
        </w:rPr>
        <w:fldChar w:fldCharType="begin"/>
      </w:r>
      <w:r w:rsidRPr="00066281">
        <w:rPr>
          <w:rFonts w:ascii="SimSun" w:hAnsi="SimSun"/>
          <w:noProof/>
          <w:webHidden/>
          <w:sz w:val="24"/>
          <w:szCs w:val="24"/>
          <w:rPrChange w:id="945" w:author="alling" w:date="2017-03-26T20:35:00Z">
            <w:rPr>
              <w:noProof/>
              <w:webHidden/>
              <w:color w:val="0000FF"/>
              <w:u w:val="single"/>
            </w:rPr>
          </w:rPrChange>
        </w:rPr>
        <w:instrText xml:space="preserve"> PAGEREF _Toc471381709 \h </w:instrText>
      </w:r>
      <w:r w:rsidRPr="00066281">
        <w:rPr>
          <w:rFonts w:ascii="SimSun" w:hAnsi="SimSun"/>
          <w:noProof/>
          <w:webHidden/>
          <w:sz w:val="24"/>
          <w:szCs w:val="24"/>
          <w:rPrChange w:id="946" w:author="alling" w:date="2017-03-26T20:35:00Z">
            <w:rPr>
              <w:rFonts w:ascii="SimSun" w:hAnsi="SimSun"/>
              <w:noProof/>
              <w:webHidden/>
              <w:sz w:val="24"/>
              <w:szCs w:val="24"/>
            </w:rPr>
          </w:rPrChange>
        </w:rPr>
      </w:r>
      <w:r w:rsidRPr="00066281">
        <w:rPr>
          <w:rFonts w:ascii="SimSun" w:hAnsi="SimSun"/>
          <w:noProof/>
          <w:webHidden/>
          <w:sz w:val="24"/>
          <w:szCs w:val="24"/>
          <w:rPrChange w:id="947" w:author="alling" w:date="2017-03-26T20:35:00Z">
            <w:rPr>
              <w:noProof/>
              <w:webHidden/>
              <w:color w:val="0000FF"/>
              <w:u w:val="single"/>
            </w:rPr>
          </w:rPrChange>
        </w:rPr>
        <w:fldChar w:fldCharType="separate"/>
      </w:r>
      <w:r w:rsidRPr="00066281">
        <w:rPr>
          <w:rFonts w:ascii="SimSun" w:hAnsi="SimSun"/>
          <w:noProof/>
          <w:webHidden/>
          <w:sz w:val="24"/>
          <w:szCs w:val="24"/>
          <w:rPrChange w:id="948" w:author="alling" w:date="2017-03-26T20:35:00Z">
            <w:rPr>
              <w:noProof/>
              <w:webHidden/>
              <w:color w:val="0000FF"/>
              <w:u w:val="single"/>
            </w:rPr>
          </w:rPrChange>
        </w:rPr>
        <w:t>71</w:t>
      </w:r>
      <w:r w:rsidRPr="00066281">
        <w:rPr>
          <w:rFonts w:ascii="SimSun" w:hAnsi="SimSun"/>
          <w:noProof/>
          <w:webHidden/>
          <w:sz w:val="24"/>
          <w:szCs w:val="24"/>
          <w:rPrChange w:id="949" w:author="alling" w:date="2017-03-26T20:35:00Z">
            <w:rPr>
              <w:noProof/>
              <w:webHidden/>
              <w:color w:val="0000FF"/>
              <w:u w:val="single"/>
            </w:rPr>
          </w:rPrChange>
        </w:rPr>
        <w:fldChar w:fldCharType="end"/>
      </w:r>
      <w:r w:rsidRPr="00066281">
        <w:rPr>
          <w:rFonts w:ascii="SimSun" w:hAnsi="SimSun"/>
          <w:noProof/>
          <w:sz w:val="24"/>
          <w:szCs w:val="24"/>
          <w:rPrChange w:id="950" w:author="alling" w:date="2017-03-26T20:35:00Z">
            <w:rPr>
              <w:noProof/>
              <w:color w:val="0000FF"/>
              <w:u w:val="single"/>
            </w:rPr>
          </w:rPrChange>
        </w:rPr>
        <w:fldChar w:fldCharType="end"/>
      </w:r>
    </w:p>
    <w:p w14:paraId="13770120" w14:textId="77777777" w:rsidR="00EA00BA" w:rsidRPr="00410A0D" w:rsidRDefault="00066281">
      <w:pPr>
        <w:pStyle w:val="30"/>
        <w:tabs>
          <w:tab w:val="right" w:leader="dot" w:pos="9061"/>
        </w:tabs>
        <w:rPr>
          <w:rFonts w:ascii="SimSun" w:hAnsi="SimSun" w:cstheme="minorBidi"/>
          <w:noProof/>
          <w:snapToGrid/>
          <w:sz w:val="24"/>
          <w:szCs w:val="24"/>
          <w:rPrChange w:id="951" w:author="alling" w:date="2017-03-26T20:35: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952" w:author="alling" w:date="2017-03-26T20:35:00Z">
            <w:rPr>
              <w:noProof/>
              <w:color w:val="0000FF"/>
              <w:u w:val="single"/>
            </w:rPr>
          </w:rPrChange>
        </w:rPr>
        <w:fldChar w:fldCharType="begin"/>
      </w:r>
      <w:r w:rsidRPr="00066281">
        <w:rPr>
          <w:rFonts w:ascii="SimSun" w:hAnsi="SimSun"/>
          <w:noProof/>
          <w:sz w:val="24"/>
          <w:szCs w:val="24"/>
          <w:rPrChange w:id="953" w:author="alling" w:date="2017-03-26T20:35:00Z">
            <w:rPr>
              <w:noProof/>
              <w:color w:val="0000FF"/>
              <w:u w:val="single"/>
            </w:rPr>
          </w:rPrChange>
        </w:rPr>
        <w:instrText>HYPERLINK \l "_Toc471381710"</w:instrText>
      </w:r>
      <w:r w:rsidRPr="00066281">
        <w:rPr>
          <w:rFonts w:ascii="SimSun" w:hAnsi="SimSun"/>
          <w:noProof/>
          <w:sz w:val="24"/>
          <w:szCs w:val="24"/>
          <w:rPrChange w:id="954" w:author="alling" w:date="2017-03-26T20:35:00Z">
            <w:rPr>
              <w:noProof/>
              <w:color w:val="0000FF"/>
              <w:u w:val="single"/>
            </w:rPr>
          </w:rPrChange>
        </w:rPr>
        <w:fldChar w:fldCharType="separate"/>
      </w:r>
      <w:r w:rsidRPr="00066281">
        <w:rPr>
          <w:rStyle w:val="aa"/>
          <w:rFonts w:ascii="SimSun" w:hAnsi="SimSun" w:hint="eastAsia"/>
          <w:noProof/>
          <w:sz w:val="24"/>
          <w:szCs w:val="24"/>
          <w:u w:val="none"/>
          <w:rPrChange w:id="955" w:author="alling" w:date="2017-03-26T20:35:00Z">
            <w:rPr>
              <w:rStyle w:val="aa"/>
              <w:rFonts w:ascii="SimHei" w:eastAsia="SimHei" w:hAnsi="SimHei" w:hint="eastAsia"/>
              <w:noProof/>
            </w:rPr>
          </w:rPrChange>
        </w:rPr>
        <w:t>附录</w:t>
      </w:r>
      <w:r w:rsidRPr="00066281">
        <w:rPr>
          <w:rStyle w:val="aa"/>
          <w:rFonts w:ascii="SimSun" w:hAnsi="SimSun"/>
          <w:noProof/>
          <w:sz w:val="24"/>
          <w:szCs w:val="24"/>
          <w:u w:val="none"/>
          <w:rPrChange w:id="956" w:author="alling" w:date="2017-03-26T20:35:00Z">
            <w:rPr>
              <w:rStyle w:val="aa"/>
              <w:rFonts w:ascii="SimHei" w:eastAsia="SimHei" w:hAnsi="SimHei"/>
              <w:noProof/>
            </w:rPr>
          </w:rPrChange>
        </w:rPr>
        <w:t>VI. mxt_io_complete()</w:t>
      </w:r>
      <w:r w:rsidRPr="00066281">
        <w:rPr>
          <w:rStyle w:val="aa"/>
          <w:rFonts w:ascii="SimSun" w:hAnsi="SimSun" w:hint="eastAsia"/>
          <w:noProof/>
          <w:sz w:val="24"/>
          <w:szCs w:val="24"/>
          <w:u w:val="none"/>
          <w:rPrChange w:id="957" w:author="alling" w:date="2017-03-26T20:35:00Z">
            <w:rPr>
              <w:rStyle w:val="aa"/>
              <w:rFonts w:ascii="SimHei" w:eastAsia="SimHei" w:hAnsi="SimHei" w:hint="eastAsia"/>
              <w:noProof/>
            </w:rPr>
          </w:rPrChange>
        </w:rPr>
        <w:t>函数代码</w:t>
      </w:r>
      <w:r w:rsidRPr="00066281">
        <w:rPr>
          <w:rFonts w:ascii="SimSun" w:hAnsi="SimSun"/>
          <w:noProof/>
          <w:webHidden/>
          <w:sz w:val="24"/>
          <w:szCs w:val="24"/>
          <w:rPrChange w:id="958" w:author="alling" w:date="2017-03-26T20:35:00Z">
            <w:rPr>
              <w:noProof/>
              <w:webHidden/>
              <w:color w:val="0000FF"/>
              <w:u w:val="single"/>
            </w:rPr>
          </w:rPrChange>
        </w:rPr>
        <w:tab/>
      </w:r>
      <w:r w:rsidRPr="00066281">
        <w:rPr>
          <w:rFonts w:ascii="SimSun" w:hAnsi="SimSun"/>
          <w:noProof/>
          <w:webHidden/>
          <w:sz w:val="24"/>
          <w:szCs w:val="24"/>
          <w:rPrChange w:id="959" w:author="alling" w:date="2017-03-26T20:35:00Z">
            <w:rPr>
              <w:noProof/>
              <w:webHidden/>
              <w:color w:val="0000FF"/>
              <w:u w:val="single"/>
            </w:rPr>
          </w:rPrChange>
        </w:rPr>
        <w:fldChar w:fldCharType="begin"/>
      </w:r>
      <w:r w:rsidRPr="00066281">
        <w:rPr>
          <w:rFonts w:ascii="SimSun" w:hAnsi="SimSun"/>
          <w:noProof/>
          <w:webHidden/>
          <w:sz w:val="24"/>
          <w:szCs w:val="24"/>
          <w:rPrChange w:id="960" w:author="alling" w:date="2017-03-26T20:35:00Z">
            <w:rPr>
              <w:noProof/>
              <w:webHidden/>
              <w:color w:val="0000FF"/>
              <w:u w:val="single"/>
            </w:rPr>
          </w:rPrChange>
        </w:rPr>
        <w:instrText xml:space="preserve"> PAGEREF _Toc471381710 \h </w:instrText>
      </w:r>
      <w:r w:rsidRPr="00066281">
        <w:rPr>
          <w:rFonts w:ascii="SimSun" w:hAnsi="SimSun"/>
          <w:noProof/>
          <w:webHidden/>
          <w:sz w:val="24"/>
          <w:szCs w:val="24"/>
          <w:rPrChange w:id="961" w:author="alling" w:date="2017-03-26T20:35:00Z">
            <w:rPr>
              <w:rFonts w:ascii="SimSun" w:hAnsi="SimSun"/>
              <w:noProof/>
              <w:webHidden/>
              <w:sz w:val="24"/>
              <w:szCs w:val="24"/>
            </w:rPr>
          </w:rPrChange>
        </w:rPr>
      </w:r>
      <w:r w:rsidRPr="00066281">
        <w:rPr>
          <w:rFonts w:ascii="SimSun" w:hAnsi="SimSun"/>
          <w:noProof/>
          <w:webHidden/>
          <w:sz w:val="24"/>
          <w:szCs w:val="24"/>
          <w:rPrChange w:id="962" w:author="alling" w:date="2017-03-26T20:35:00Z">
            <w:rPr>
              <w:noProof/>
              <w:webHidden/>
              <w:color w:val="0000FF"/>
              <w:u w:val="single"/>
            </w:rPr>
          </w:rPrChange>
        </w:rPr>
        <w:fldChar w:fldCharType="separate"/>
      </w:r>
      <w:r w:rsidRPr="00066281">
        <w:rPr>
          <w:rFonts w:ascii="SimSun" w:hAnsi="SimSun"/>
          <w:noProof/>
          <w:webHidden/>
          <w:sz w:val="24"/>
          <w:szCs w:val="24"/>
          <w:rPrChange w:id="963" w:author="alling" w:date="2017-03-26T20:35:00Z">
            <w:rPr>
              <w:noProof/>
              <w:webHidden/>
              <w:color w:val="0000FF"/>
              <w:u w:val="single"/>
            </w:rPr>
          </w:rPrChange>
        </w:rPr>
        <w:t>72</w:t>
      </w:r>
      <w:r w:rsidRPr="00066281">
        <w:rPr>
          <w:rFonts w:ascii="SimSun" w:hAnsi="SimSun"/>
          <w:noProof/>
          <w:webHidden/>
          <w:sz w:val="24"/>
          <w:szCs w:val="24"/>
          <w:rPrChange w:id="964" w:author="alling" w:date="2017-03-26T20:35:00Z">
            <w:rPr>
              <w:noProof/>
              <w:webHidden/>
              <w:color w:val="0000FF"/>
              <w:u w:val="single"/>
            </w:rPr>
          </w:rPrChange>
        </w:rPr>
        <w:fldChar w:fldCharType="end"/>
      </w:r>
      <w:r w:rsidRPr="00066281">
        <w:rPr>
          <w:rFonts w:ascii="SimSun" w:hAnsi="SimSun"/>
          <w:noProof/>
          <w:sz w:val="24"/>
          <w:szCs w:val="24"/>
          <w:rPrChange w:id="965" w:author="alling" w:date="2017-03-26T20:35:00Z">
            <w:rPr>
              <w:noProof/>
              <w:color w:val="0000FF"/>
              <w:u w:val="single"/>
            </w:rPr>
          </w:rPrChange>
        </w:rPr>
        <w:fldChar w:fldCharType="end"/>
      </w:r>
    </w:p>
    <w:p w14:paraId="5772D668" w14:textId="77777777" w:rsidR="00EA00BA" w:rsidRPr="00410A0D" w:rsidRDefault="00066281">
      <w:pPr>
        <w:pStyle w:val="30"/>
        <w:tabs>
          <w:tab w:val="right" w:leader="dot" w:pos="9061"/>
        </w:tabs>
        <w:rPr>
          <w:rFonts w:ascii="SimSun" w:hAnsi="SimSun" w:cstheme="minorBidi"/>
          <w:noProof/>
          <w:snapToGrid/>
          <w:sz w:val="24"/>
          <w:szCs w:val="24"/>
          <w:rPrChange w:id="966" w:author="alling" w:date="2017-03-26T20:35:00Z">
            <w:rPr>
              <w:rFonts w:asciiTheme="minorHAnsi" w:eastAsiaTheme="minorEastAsia" w:hAnsiTheme="minorHAnsi" w:cstheme="minorBidi"/>
              <w:noProof/>
              <w:snapToGrid/>
              <w:sz w:val="22"/>
              <w:szCs w:val="22"/>
            </w:rPr>
          </w:rPrChange>
        </w:rPr>
      </w:pPr>
      <w:r w:rsidRPr="00066281">
        <w:rPr>
          <w:rFonts w:ascii="SimSun" w:hAnsi="SimSun"/>
          <w:noProof/>
          <w:sz w:val="24"/>
          <w:szCs w:val="24"/>
          <w:rPrChange w:id="967" w:author="alling" w:date="2017-03-26T20:35:00Z">
            <w:rPr>
              <w:noProof/>
              <w:color w:val="0000FF"/>
              <w:u w:val="single"/>
            </w:rPr>
          </w:rPrChange>
        </w:rPr>
        <w:fldChar w:fldCharType="begin"/>
      </w:r>
      <w:r w:rsidRPr="00066281">
        <w:rPr>
          <w:rFonts w:ascii="SimSun" w:hAnsi="SimSun"/>
          <w:noProof/>
          <w:sz w:val="24"/>
          <w:szCs w:val="24"/>
          <w:rPrChange w:id="968" w:author="alling" w:date="2017-03-26T20:35:00Z">
            <w:rPr>
              <w:noProof/>
              <w:color w:val="0000FF"/>
              <w:u w:val="single"/>
            </w:rPr>
          </w:rPrChange>
        </w:rPr>
        <w:instrText>HYPERLINK \l "_Toc471381711"</w:instrText>
      </w:r>
      <w:r w:rsidRPr="00066281">
        <w:rPr>
          <w:rFonts w:ascii="SimSun" w:hAnsi="SimSun"/>
          <w:noProof/>
          <w:sz w:val="24"/>
          <w:szCs w:val="24"/>
          <w:rPrChange w:id="969" w:author="alling" w:date="2017-03-26T20:35:00Z">
            <w:rPr>
              <w:noProof/>
              <w:color w:val="0000FF"/>
              <w:u w:val="single"/>
            </w:rPr>
          </w:rPrChange>
        </w:rPr>
        <w:fldChar w:fldCharType="separate"/>
      </w:r>
      <w:r w:rsidRPr="00066281">
        <w:rPr>
          <w:rStyle w:val="aa"/>
          <w:rFonts w:ascii="SimSun" w:hAnsi="SimSun" w:hint="eastAsia"/>
          <w:noProof/>
          <w:sz w:val="24"/>
          <w:szCs w:val="24"/>
          <w:u w:val="none"/>
          <w:rPrChange w:id="970" w:author="alling" w:date="2017-03-26T20:35:00Z">
            <w:rPr>
              <w:rStyle w:val="aa"/>
              <w:rFonts w:ascii="SimHei" w:eastAsia="SimHei" w:hAnsi="SimHei" w:hint="eastAsia"/>
              <w:noProof/>
            </w:rPr>
          </w:rPrChange>
        </w:rPr>
        <w:t>附录</w:t>
      </w:r>
      <w:r w:rsidRPr="00066281">
        <w:rPr>
          <w:rStyle w:val="aa"/>
          <w:rFonts w:ascii="SimSun" w:hAnsi="SimSun"/>
          <w:noProof/>
          <w:sz w:val="24"/>
          <w:szCs w:val="24"/>
          <w:u w:val="none"/>
          <w:rPrChange w:id="971" w:author="alling" w:date="2017-03-26T20:35:00Z">
            <w:rPr>
              <w:rStyle w:val="aa"/>
              <w:rFonts w:ascii="SimHei" w:eastAsia="SimHei" w:hAnsi="SimHei"/>
              <w:noProof/>
            </w:rPr>
          </w:rPrChange>
        </w:rPr>
        <w:t>VII. mxt_runtime_idle()</w:t>
      </w:r>
      <w:r w:rsidRPr="00066281">
        <w:rPr>
          <w:rStyle w:val="aa"/>
          <w:rFonts w:ascii="SimSun" w:hAnsi="SimSun" w:hint="eastAsia"/>
          <w:noProof/>
          <w:sz w:val="24"/>
          <w:szCs w:val="24"/>
          <w:u w:val="none"/>
          <w:rPrChange w:id="972" w:author="alling" w:date="2017-03-26T20:35:00Z">
            <w:rPr>
              <w:rStyle w:val="aa"/>
              <w:rFonts w:ascii="SimHei" w:eastAsia="SimHei" w:hAnsi="SimHei" w:hint="eastAsia"/>
              <w:noProof/>
            </w:rPr>
          </w:rPrChange>
        </w:rPr>
        <w:t>函数代码</w:t>
      </w:r>
      <w:r w:rsidRPr="00066281">
        <w:rPr>
          <w:rFonts w:ascii="SimSun" w:hAnsi="SimSun"/>
          <w:noProof/>
          <w:webHidden/>
          <w:sz w:val="24"/>
          <w:szCs w:val="24"/>
          <w:rPrChange w:id="973" w:author="alling" w:date="2017-03-26T20:35:00Z">
            <w:rPr>
              <w:noProof/>
              <w:webHidden/>
              <w:color w:val="0000FF"/>
              <w:u w:val="single"/>
            </w:rPr>
          </w:rPrChange>
        </w:rPr>
        <w:tab/>
      </w:r>
      <w:r w:rsidRPr="00066281">
        <w:rPr>
          <w:rFonts w:ascii="SimSun" w:hAnsi="SimSun"/>
          <w:noProof/>
          <w:webHidden/>
          <w:sz w:val="24"/>
          <w:szCs w:val="24"/>
          <w:rPrChange w:id="974" w:author="alling" w:date="2017-03-26T20:35:00Z">
            <w:rPr>
              <w:noProof/>
              <w:webHidden/>
              <w:color w:val="0000FF"/>
              <w:u w:val="single"/>
            </w:rPr>
          </w:rPrChange>
        </w:rPr>
        <w:fldChar w:fldCharType="begin"/>
      </w:r>
      <w:r w:rsidRPr="00066281">
        <w:rPr>
          <w:rFonts w:ascii="SimSun" w:hAnsi="SimSun"/>
          <w:noProof/>
          <w:webHidden/>
          <w:sz w:val="24"/>
          <w:szCs w:val="24"/>
          <w:rPrChange w:id="975" w:author="alling" w:date="2017-03-26T20:35:00Z">
            <w:rPr>
              <w:noProof/>
              <w:webHidden/>
              <w:color w:val="0000FF"/>
              <w:u w:val="single"/>
            </w:rPr>
          </w:rPrChange>
        </w:rPr>
        <w:instrText xml:space="preserve"> PAGEREF _Toc471381711 \h </w:instrText>
      </w:r>
      <w:r w:rsidRPr="00066281">
        <w:rPr>
          <w:rFonts w:ascii="SimSun" w:hAnsi="SimSun"/>
          <w:noProof/>
          <w:webHidden/>
          <w:sz w:val="24"/>
          <w:szCs w:val="24"/>
          <w:rPrChange w:id="976" w:author="alling" w:date="2017-03-26T20:35:00Z">
            <w:rPr>
              <w:rFonts w:ascii="SimSun" w:hAnsi="SimSun"/>
              <w:noProof/>
              <w:webHidden/>
              <w:sz w:val="24"/>
              <w:szCs w:val="24"/>
            </w:rPr>
          </w:rPrChange>
        </w:rPr>
      </w:r>
      <w:r w:rsidRPr="00066281">
        <w:rPr>
          <w:rFonts w:ascii="SimSun" w:hAnsi="SimSun"/>
          <w:noProof/>
          <w:webHidden/>
          <w:sz w:val="24"/>
          <w:szCs w:val="24"/>
          <w:rPrChange w:id="977" w:author="alling" w:date="2017-03-26T20:35:00Z">
            <w:rPr>
              <w:noProof/>
              <w:webHidden/>
              <w:color w:val="0000FF"/>
              <w:u w:val="single"/>
            </w:rPr>
          </w:rPrChange>
        </w:rPr>
        <w:fldChar w:fldCharType="separate"/>
      </w:r>
      <w:r w:rsidRPr="00066281">
        <w:rPr>
          <w:rFonts w:ascii="SimSun" w:hAnsi="SimSun"/>
          <w:noProof/>
          <w:webHidden/>
          <w:sz w:val="24"/>
          <w:szCs w:val="24"/>
          <w:rPrChange w:id="978" w:author="alling" w:date="2017-03-26T20:35:00Z">
            <w:rPr>
              <w:noProof/>
              <w:webHidden/>
              <w:color w:val="0000FF"/>
              <w:u w:val="single"/>
            </w:rPr>
          </w:rPrChange>
        </w:rPr>
        <w:t>72</w:t>
      </w:r>
      <w:r w:rsidRPr="00066281">
        <w:rPr>
          <w:rFonts w:ascii="SimSun" w:hAnsi="SimSun"/>
          <w:noProof/>
          <w:webHidden/>
          <w:sz w:val="24"/>
          <w:szCs w:val="24"/>
          <w:rPrChange w:id="979" w:author="alling" w:date="2017-03-26T20:35:00Z">
            <w:rPr>
              <w:noProof/>
              <w:webHidden/>
              <w:color w:val="0000FF"/>
              <w:u w:val="single"/>
            </w:rPr>
          </w:rPrChange>
        </w:rPr>
        <w:fldChar w:fldCharType="end"/>
      </w:r>
      <w:r w:rsidRPr="00066281">
        <w:rPr>
          <w:rFonts w:ascii="SimSun" w:hAnsi="SimSun"/>
          <w:noProof/>
          <w:sz w:val="24"/>
          <w:szCs w:val="24"/>
          <w:rPrChange w:id="980" w:author="alling" w:date="2017-03-26T20:35:00Z">
            <w:rPr>
              <w:noProof/>
              <w:color w:val="0000FF"/>
              <w:u w:val="single"/>
            </w:rPr>
          </w:rPrChange>
        </w:rPr>
        <w:fldChar w:fldCharType="end"/>
      </w:r>
    </w:p>
    <w:p w14:paraId="6B982CF2" w14:textId="77777777" w:rsidR="00EA00BA" w:rsidRPr="00B20276" w:rsidRDefault="00066281" w:rsidP="00410A0D">
      <w:pPr>
        <w:pStyle w:val="12"/>
        <w:rPr>
          <w:rFonts w:asciiTheme="minorHAnsi" w:eastAsiaTheme="minorEastAsia" w:hAnsiTheme="minorHAnsi" w:cstheme="minorBidi"/>
          <w:snapToGrid/>
          <w:sz w:val="22"/>
          <w:szCs w:val="22"/>
        </w:rPr>
      </w:pPr>
      <w:r w:rsidRPr="00B20276">
        <w:fldChar w:fldCharType="begin"/>
      </w:r>
      <w:r w:rsidRPr="00066281">
        <w:rPr>
          <w:rPrChange w:id="981" w:author="alling" w:date="2017-03-26T20:22:00Z">
            <w:rPr>
              <w:color w:val="0000FF"/>
              <w:u w:val="single"/>
            </w:rPr>
          </w:rPrChange>
        </w:rPr>
        <w:instrText>HYPERLINK \l "_Toc471381712"</w:instrText>
      </w:r>
      <w:r w:rsidRPr="00B20276">
        <w:fldChar w:fldCharType="separate"/>
      </w:r>
      <w:r w:rsidRPr="00066281">
        <w:rPr>
          <w:rStyle w:val="aa"/>
          <w:rFonts w:hint="eastAsia"/>
          <w:b w:val="0"/>
          <w:u w:val="none"/>
          <w:rPrChange w:id="982" w:author="alling" w:date="2017-03-26T20:35:00Z">
            <w:rPr>
              <w:rStyle w:val="aa"/>
              <w:rFonts w:hint="eastAsia"/>
            </w:rPr>
          </w:rPrChange>
        </w:rPr>
        <w:t>致</w:t>
      </w:r>
      <w:r w:rsidRPr="00066281">
        <w:rPr>
          <w:rStyle w:val="aa"/>
          <w:b w:val="0"/>
          <w:u w:val="none"/>
          <w:rPrChange w:id="983" w:author="alling" w:date="2017-03-26T20:35:00Z">
            <w:rPr>
              <w:rStyle w:val="aa"/>
            </w:rPr>
          </w:rPrChange>
        </w:rPr>
        <w:t xml:space="preserve"> </w:t>
      </w:r>
      <w:r w:rsidRPr="00066281">
        <w:rPr>
          <w:rStyle w:val="aa"/>
          <w:rFonts w:hint="eastAsia"/>
          <w:b w:val="0"/>
          <w:u w:val="none"/>
          <w:rPrChange w:id="984" w:author="alling" w:date="2017-03-26T20:35:00Z">
            <w:rPr>
              <w:rStyle w:val="aa"/>
              <w:rFonts w:hint="eastAsia"/>
            </w:rPr>
          </w:rPrChange>
        </w:rPr>
        <w:t>谢</w:t>
      </w:r>
      <w:r w:rsidR="00EA00BA" w:rsidRPr="00B20276">
        <w:rPr>
          <w:webHidden/>
        </w:rPr>
        <w:tab/>
      </w:r>
      <w:r w:rsidRPr="00066281">
        <w:rPr>
          <w:webHidden/>
        </w:rPr>
        <w:fldChar w:fldCharType="begin"/>
      </w:r>
      <w:r w:rsidRPr="00066281">
        <w:rPr>
          <w:webHidden/>
          <w:rPrChange w:id="985" w:author="alling" w:date="2017-03-26T20:35:00Z">
            <w:rPr>
              <w:webHidden/>
              <w:color w:val="0000FF"/>
              <w:u w:val="single"/>
            </w:rPr>
          </w:rPrChange>
        </w:rPr>
        <w:instrText xml:space="preserve"> PAGEREF _Toc471381712 \h </w:instrText>
      </w:r>
      <w:r w:rsidRPr="00066281">
        <w:rPr>
          <w:webHidden/>
        </w:rPr>
      </w:r>
      <w:r w:rsidRPr="00066281">
        <w:rPr>
          <w:webHidden/>
          <w:rPrChange w:id="986" w:author="alling" w:date="2017-03-26T20:35:00Z">
            <w:rPr>
              <w:webHidden/>
              <w:color w:val="0000FF"/>
              <w:u w:val="single"/>
            </w:rPr>
          </w:rPrChange>
        </w:rPr>
        <w:fldChar w:fldCharType="separate"/>
      </w:r>
      <w:r w:rsidRPr="00066281">
        <w:rPr>
          <w:webHidden/>
          <w:rPrChange w:id="987" w:author="alling" w:date="2017-03-26T20:35:00Z">
            <w:rPr>
              <w:webHidden/>
              <w:color w:val="0000FF"/>
              <w:u w:val="single"/>
            </w:rPr>
          </w:rPrChange>
        </w:rPr>
        <w:t>75</w:t>
      </w:r>
      <w:r w:rsidRPr="00066281">
        <w:rPr>
          <w:webHidden/>
          <w:rPrChange w:id="988" w:author="alling" w:date="2017-03-26T20:35:00Z">
            <w:rPr>
              <w:webHidden/>
              <w:color w:val="0000FF"/>
              <w:u w:val="single"/>
            </w:rPr>
          </w:rPrChange>
        </w:rPr>
        <w:fldChar w:fldCharType="end"/>
      </w:r>
      <w:r w:rsidRPr="00B20276">
        <w:fldChar w:fldCharType="end"/>
      </w:r>
    </w:p>
    <w:p w14:paraId="48011F99" w14:textId="77777777" w:rsidR="00EA00BA" w:rsidRPr="00410A0D" w:rsidRDefault="00066281" w:rsidP="00410A0D">
      <w:pPr>
        <w:pStyle w:val="12"/>
        <w:rPr>
          <w:rFonts w:asciiTheme="minorHAnsi" w:eastAsiaTheme="minorEastAsia" w:hAnsiTheme="minorHAnsi" w:cstheme="minorBidi"/>
          <w:snapToGrid/>
          <w:sz w:val="22"/>
          <w:szCs w:val="22"/>
        </w:rPr>
      </w:pPr>
      <w:r w:rsidRPr="00066281">
        <w:fldChar w:fldCharType="begin"/>
      </w:r>
      <w:r w:rsidRPr="00066281">
        <w:rPr>
          <w:rPrChange w:id="989" w:author="alling" w:date="2017-03-26T20:35:00Z">
            <w:rPr>
              <w:color w:val="0000FF"/>
              <w:u w:val="single"/>
            </w:rPr>
          </w:rPrChange>
        </w:rPr>
        <w:instrText>HYPERLINK \l "_Toc471381713"</w:instrText>
      </w:r>
      <w:r w:rsidRPr="00066281">
        <w:rPr>
          <w:rPrChange w:id="990" w:author="alling" w:date="2017-03-26T20:35:00Z">
            <w:rPr>
              <w:color w:val="0000FF"/>
              <w:u w:val="single"/>
            </w:rPr>
          </w:rPrChange>
        </w:rPr>
        <w:fldChar w:fldCharType="separate"/>
      </w:r>
      <w:r w:rsidRPr="00066281">
        <w:rPr>
          <w:rStyle w:val="aa"/>
          <w:rFonts w:hint="eastAsia"/>
          <w:b w:val="0"/>
          <w:u w:val="none"/>
          <w:rPrChange w:id="991" w:author="alling" w:date="2017-03-26T20:35:00Z">
            <w:rPr>
              <w:rStyle w:val="aa"/>
              <w:rFonts w:hint="eastAsia"/>
            </w:rPr>
          </w:rPrChange>
        </w:rPr>
        <w:t>攻读学位期间发表的学术论文目录</w:t>
      </w:r>
      <w:r w:rsidR="00EA00BA" w:rsidRPr="00410A0D">
        <w:rPr>
          <w:webHidden/>
        </w:rPr>
        <w:tab/>
      </w:r>
      <w:r w:rsidRPr="00066281">
        <w:rPr>
          <w:webHidden/>
        </w:rPr>
        <w:fldChar w:fldCharType="begin"/>
      </w:r>
      <w:r w:rsidRPr="00066281">
        <w:rPr>
          <w:webHidden/>
          <w:rPrChange w:id="992" w:author="alling" w:date="2017-03-26T20:35:00Z">
            <w:rPr>
              <w:webHidden/>
              <w:color w:val="0000FF"/>
              <w:u w:val="single"/>
            </w:rPr>
          </w:rPrChange>
        </w:rPr>
        <w:instrText xml:space="preserve"> PAGEREF _Toc471381713 \h </w:instrText>
      </w:r>
      <w:r w:rsidRPr="00066281">
        <w:rPr>
          <w:webHidden/>
        </w:rPr>
      </w:r>
      <w:r w:rsidRPr="00066281">
        <w:rPr>
          <w:webHidden/>
          <w:rPrChange w:id="993" w:author="alling" w:date="2017-03-26T20:35:00Z">
            <w:rPr>
              <w:webHidden/>
              <w:color w:val="0000FF"/>
              <w:u w:val="single"/>
            </w:rPr>
          </w:rPrChange>
        </w:rPr>
        <w:fldChar w:fldCharType="separate"/>
      </w:r>
      <w:r w:rsidRPr="00066281">
        <w:rPr>
          <w:webHidden/>
          <w:rPrChange w:id="994" w:author="alling" w:date="2017-03-26T20:35:00Z">
            <w:rPr>
              <w:webHidden/>
              <w:color w:val="0000FF"/>
              <w:u w:val="single"/>
            </w:rPr>
          </w:rPrChange>
        </w:rPr>
        <w:t>77</w:t>
      </w:r>
      <w:r w:rsidRPr="00066281">
        <w:rPr>
          <w:webHidden/>
          <w:rPrChange w:id="995" w:author="alling" w:date="2017-03-26T20:35:00Z">
            <w:rPr>
              <w:webHidden/>
              <w:color w:val="0000FF"/>
              <w:u w:val="single"/>
            </w:rPr>
          </w:rPrChange>
        </w:rPr>
        <w:fldChar w:fldCharType="end"/>
      </w:r>
      <w:r w:rsidRPr="00066281">
        <w:rPr>
          <w:rPrChange w:id="996" w:author="alling" w:date="2017-03-26T20:35:00Z">
            <w:rPr>
              <w:color w:val="0000FF"/>
              <w:u w:val="single"/>
            </w:rPr>
          </w:rPrChange>
        </w:rPr>
        <w:fldChar w:fldCharType="end"/>
      </w:r>
    </w:p>
    <w:p w14:paraId="6E2608C5" w14:textId="77777777" w:rsidR="00DF25AD" w:rsidRPr="00EA6752" w:rsidRDefault="00066281" w:rsidP="004B0CF2">
      <w:pPr>
        <w:spacing w:beforeLines="6" w:before="18"/>
        <w:ind w:right="25"/>
        <w:jc w:val="distribute"/>
        <w:rPr>
          <w:sz w:val="24"/>
          <w:szCs w:val="24"/>
        </w:rPr>
      </w:pPr>
      <w:r w:rsidRPr="00B20276">
        <w:rPr>
          <w:sz w:val="24"/>
          <w:szCs w:val="24"/>
        </w:rPr>
        <w:fldChar w:fldCharType="end"/>
      </w:r>
      <w:commentRangeEnd w:id="67"/>
      <w:r w:rsidR="00222E17">
        <w:rPr>
          <w:rStyle w:val="ab"/>
        </w:rPr>
        <w:commentReference w:id="67"/>
      </w:r>
    </w:p>
    <w:p w14:paraId="442B65C0" w14:textId="77777777" w:rsidR="00961C7B" w:rsidRDefault="00961C7B" w:rsidP="00677D7E">
      <w:pPr>
        <w:spacing w:beforeLines="6" w:before="18"/>
        <w:ind w:right="25" w:firstLine="410"/>
        <w:jc w:val="distribute"/>
      </w:pPr>
    </w:p>
    <w:p w14:paraId="4FEB5E13" w14:textId="77777777" w:rsidR="00961C7B" w:rsidRPr="00A46D0E" w:rsidRDefault="00961C7B" w:rsidP="00DB5106">
      <w:pPr>
        <w:spacing w:beforeLines="6" w:before="18"/>
        <w:ind w:right="25" w:firstLine="410"/>
        <w:jc w:val="distribute"/>
      </w:pPr>
    </w:p>
    <w:p w14:paraId="1384EB40" w14:textId="77777777" w:rsidR="00961C7B" w:rsidRPr="00EA6752" w:rsidRDefault="00961C7B" w:rsidP="00F77BAA">
      <w:pPr>
        <w:spacing w:beforeLines="6" w:before="18"/>
        <w:ind w:right="25" w:firstLine="410"/>
        <w:jc w:val="distribute"/>
      </w:pPr>
    </w:p>
    <w:p w14:paraId="6D41C2C0" w14:textId="77777777" w:rsidR="00961C7B" w:rsidRDefault="00961C7B">
      <w:pPr>
        <w:spacing w:beforeLines="6" w:before="18"/>
        <w:ind w:right="25" w:firstLine="410"/>
        <w:jc w:val="distribute"/>
      </w:pPr>
    </w:p>
    <w:p w14:paraId="0ED92B0D" w14:textId="77777777" w:rsidR="00961C7B" w:rsidRDefault="00961C7B">
      <w:pPr>
        <w:spacing w:beforeLines="6" w:before="18"/>
        <w:ind w:right="25" w:firstLine="410"/>
        <w:jc w:val="distribute"/>
      </w:pPr>
    </w:p>
    <w:p w14:paraId="3C554965" w14:textId="77777777" w:rsidR="00961C7B" w:rsidRDefault="00961C7B">
      <w:pPr>
        <w:spacing w:beforeLines="6" w:before="18"/>
        <w:ind w:right="25" w:firstLine="410"/>
        <w:jc w:val="distribute"/>
      </w:pPr>
    </w:p>
    <w:p w14:paraId="2EED7FF5" w14:textId="77777777" w:rsidR="00961C7B" w:rsidRDefault="00961C7B">
      <w:pPr>
        <w:spacing w:beforeLines="6" w:before="18"/>
        <w:ind w:right="25" w:firstLine="410"/>
        <w:jc w:val="distribute"/>
      </w:pPr>
    </w:p>
    <w:p w14:paraId="6852B2CB" w14:textId="77777777" w:rsidR="00961C7B" w:rsidRDefault="00961C7B">
      <w:pPr>
        <w:spacing w:beforeLines="6" w:before="18"/>
        <w:ind w:right="25" w:firstLine="410"/>
        <w:jc w:val="distribute"/>
      </w:pPr>
    </w:p>
    <w:p w14:paraId="47A1F8F3" w14:textId="77777777" w:rsidR="00961C7B" w:rsidRDefault="00961C7B">
      <w:pPr>
        <w:spacing w:beforeLines="6" w:before="18"/>
        <w:ind w:right="25" w:firstLine="410"/>
        <w:jc w:val="distribute"/>
      </w:pPr>
    </w:p>
    <w:p w14:paraId="2BD86F00" w14:textId="77777777" w:rsidR="00961C7B" w:rsidRDefault="00961C7B">
      <w:pPr>
        <w:spacing w:beforeLines="6" w:before="18"/>
        <w:ind w:right="25" w:firstLine="410"/>
        <w:jc w:val="distribute"/>
      </w:pPr>
    </w:p>
    <w:p w14:paraId="29271BFB" w14:textId="77777777" w:rsidR="00961C7B" w:rsidRDefault="00961C7B">
      <w:pPr>
        <w:spacing w:beforeLines="6" w:before="18"/>
        <w:ind w:right="25" w:firstLine="410"/>
        <w:jc w:val="distribute"/>
      </w:pPr>
    </w:p>
    <w:p w14:paraId="5C6942E0" w14:textId="77777777" w:rsidR="00961C7B" w:rsidRDefault="00961C7B" w:rsidP="00493A7C">
      <w:pPr>
        <w:ind w:rightChars="12" w:right="25" w:firstLine="0"/>
        <w:rPr>
          <w:rFonts w:ascii="SimSun" w:hAnsi="SimSun"/>
          <w:b/>
          <w:sz w:val="36"/>
          <w:szCs w:val="36"/>
        </w:rPr>
      </w:pPr>
    </w:p>
    <w:p w14:paraId="4D376B48" w14:textId="77777777" w:rsidR="00961C7B" w:rsidRDefault="00961C7B" w:rsidP="00B7450C">
      <w:pPr>
        <w:ind w:rightChars="12" w:right="25" w:firstLine="618"/>
        <w:rPr>
          <w:rFonts w:ascii="SimSun" w:hAnsi="SimSun"/>
          <w:b/>
          <w:sz w:val="36"/>
          <w:szCs w:val="36"/>
        </w:rPr>
      </w:pPr>
    </w:p>
    <w:p w14:paraId="621B962D" w14:textId="77777777" w:rsidR="00961C7B" w:rsidRDefault="00961C7B" w:rsidP="00493A7C">
      <w:pPr>
        <w:ind w:rightChars="12" w:right="25" w:firstLine="0"/>
        <w:rPr>
          <w:rFonts w:ascii="SimSun" w:hAnsi="SimSun"/>
          <w:b/>
          <w:sz w:val="36"/>
          <w:szCs w:val="36"/>
        </w:rPr>
        <w:sectPr w:rsidR="00961C7B" w:rsidSect="00800224">
          <w:footerReference w:type="default" r:id="rId14"/>
          <w:pgSz w:w="11906" w:h="16838" w:code="9"/>
          <w:pgMar w:top="1440" w:right="1134" w:bottom="1440" w:left="1701" w:header="680" w:footer="851" w:gutter="0"/>
          <w:pgNumType w:fmt="upperRoman" w:start="1"/>
          <w:cols w:space="425"/>
          <w:docGrid w:type="linesAndChars" w:linePitch="312"/>
          <w:sectPrChange w:id="997" w:author="Ling, Alex" w:date="2017-06-04T10:16:00Z">
            <w:sectPr w:rsidR="00961C7B" w:rsidSect="00800224">
              <w:pgSz w:code="0"/>
              <w:pgMar w:top="1440" w:right="1134" w:bottom="1440" w:left="1701" w:header="851" w:footer="992" w:gutter="0"/>
              <w:docGrid w:type="lines"/>
            </w:sectPr>
          </w:sectPrChange>
        </w:sectPr>
      </w:pPr>
    </w:p>
    <w:p w14:paraId="72DC7841" w14:textId="77777777" w:rsidR="00FE753E" w:rsidRDefault="00FE753E" w:rsidP="00FE753E">
      <w:pPr>
        <w:ind w:rightChars="12" w:right="25" w:firstLine="0"/>
        <w:jc w:val="center"/>
        <w:outlineLvl w:val="0"/>
        <w:rPr>
          <w:ins w:id="998" w:author="Ling, Alex" w:date="2017-06-04T10:19:00Z"/>
          <w:rFonts w:ascii="SimHei" w:eastAsia="SimHei" w:hAnsi="SimSun"/>
          <w:b/>
          <w:sz w:val="32"/>
          <w:szCs w:val="32"/>
        </w:rPr>
      </w:pPr>
      <w:bookmarkStart w:id="999" w:name="_Toc105491690"/>
      <w:bookmarkStart w:id="1000" w:name="_Toc471381652"/>
    </w:p>
    <w:p w14:paraId="575D2133" w14:textId="74AB8364" w:rsidR="00961C7B" w:rsidRPr="003D1096" w:rsidRDefault="00961C7B" w:rsidP="00FE753E">
      <w:pPr>
        <w:ind w:rightChars="12" w:right="25" w:firstLine="0"/>
        <w:jc w:val="center"/>
        <w:outlineLvl w:val="0"/>
        <w:rPr>
          <w:rFonts w:ascii="SimHei" w:eastAsia="SimHei" w:hAnsi="SimSun"/>
          <w:b/>
          <w:sz w:val="32"/>
          <w:szCs w:val="32"/>
        </w:rPr>
      </w:pPr>
      <w:commentRangeStart w:id="1001"/>
      <w:r w:rsidRPr="003D1096">
        <w:rPr>
          <w:rFonts w:ascii="SimHei" w:eastAsia="SimHei" w:hAnsi="SimSun" w:hint="eastAsia"/>
          <w:b/>
          <w:sz w:val="32"/>
          <w:szCs w:val="32"/>
        </w:rPr>
        <w:t>1 绪</w:t>
      </w:r>
      <w:r w:rsidR="009E75DE">
        <w:rPr>
          <w:rFonts w:ascii="SimHei" w:eastAsia="SimHei" w:hAnsi="SimSun" w:hint="eastAsia"/>
          <w:b/>
          <w:sz w:val="32"/>
          <w:szCs w:val="32"/>
        </w:rPr>
        <w:t xml:space="preserve"> </w:t>
      </w:r>
      <w:r w:rsidRPr="003D1096">
        <w:rPr>
          <w:rFonts w:ascii="SimHei" w:eastAsia="SimHei" w:hAnsi="SimSun" w:hint="eastAsia"/>
          <w:b/>
          <w:sz w:val="32"/>
          <w:szCs w:val="32"/>
        </w:rPr>
        <w:t>论</w:t>
      </w:r>
      <w:bookmarkEnd w:id="999"/>
      <w:bookmarkEnd w:id="1000"/>
      <w:commentRangeEnd w:id="1001"/>
      <w:r w:rsidR="00222E17">
        <w:rPr>
          <w:rStyle w:val="ab"/>
        </w:rPr>
        <w:commentReference w:id="1001"/>
      </w:r>
    </w:p>
    <w:p w14:paraId="2ACF8E1A" w14:textId="77777777" w:rsidR="00F509BF" w:rsidRDefault="00F509BF" w:rsidP="00F509BF">
      <w:pPr>
        <w:ind w:rightChars="12" w:right="25" w:firstLine="547"/>
        <w:jc w:val="center"/>
        <w:rPr>
          <w:rFonts w:ascii="SimHei" w:eastAsia="SimHei" w:hAnsi="SimSun"/>
          <w:sz w:val="32"/>
          <w:szCs w:val="32"/>
        </w:rPr>
      </w:pPr>
    </w:p>
    <w:p w14:paraId="778B367C" w14:textId="77777777" w:rsidR="00F509BF" w:rsidRPr="003469EB" w:rsidRDefault="00F509BF" w:rsidP="00E076F1">
      <w:pPr>
        <w:ind w:rightChars="12" w:right="25" w:firstLine="0"/>
        <w:outlineLvl w:val="2"/>
        <w:rPr>
          <w:rFonts w:ascii="SimHei" w:eastAsia="SimHei" w:hAnsi="SimSun"/>
          <w:sz w:val="24"/>
        </w:rPr>
      </w:pPr>
      <w:bookmarkStart w:id="1002" w:name="_Toc471381653"/>
      <w:r>
        <w:rPr>
          <w:rFonts w:ascii="SimHei" w:eastAsia="SimHei" w:hAnsi="SimSun"/>
          <w:b/>
          <w:color w:val="339966"/>
          <w:sz w:val="24"/>
        </w:rPr>
        <w:t>1</w:t>
      </w:r>
      <w:r w:rsidRPr="002A055A">
        <w:rPr>
          <w:rFonts w:ascii="SimHei" w:eastAsia="SimHei" w:hAnsi="SimSun" w:hint="eastAsia"/>
          <w:b/>
          <w:color w:val="339966"/>
          <w:sz w:val="24"/>
        </w:rPr>
        <w:t>.1</w:t>
      </w:r>
      <w:r w:rsidRPr="003469EB">
        <w:rPr>
          <w:rFonts w:ascii="SimHei" w:eastAsia="SimHei" w:hAnsi="SimSun" w:hint="eastAsia"/>
          <w:sz w:val="24"/>
        </w:rPr>
        <w:t xml:space="preserve"> </w:t>
      </w:r>
      <w:r>
        <w:rPr>
          <w:rFonts w:ascii="SimHei" w:eastAsia="SimHei" w:hAnsi="SimSun" w:hint="eastAsia"/>
          <w:sz w:val="24"/>
        </w:rPr>
        <w:t>研究背景</w:t>
      </w:r>
      <w:bookmarkEnd w:id="1002"/>
    </w:p>
    <w:p w14:paraId="32B63858" w14:textId="77777777" w:rsidR="00E076F1" w:rsidRPr="00B13CD3" w:rsidRDefault="00CB524A" w:rsidP="00FE753E">
      <w:pPr>
        <w:ind w:rightChars="12" w:right="25" w:firstLineChars="200" w:firstLine="480"/>
        <w:rPr>
          <w:sz w:val="24"/>
          <w:szCs w:val="24"/>
        </w:rPr>
      </w:pPr>
      <w:r w:rsidRPr="00B13CD3">
        <w:rPr>
          <w:rFonts w:hAnsi="SimSun"/>
          <w:sz w:val="24"/>
          <w:szCs w:val="24"/>
        </w:rPr>
        <w:t>嵌入式</w:t>
      </w:r>
      <w:r w:rsidRPr="00B13CD3">
        <w:rPr>
          <w:sz w:val="24"/>
          <w:szCs w:val="24"/>
        </w:rPr>
        <w:t>Linux(Embedded Linux)</w:t>
      </w:r>
      <w:r w:rsidRPr="00B13CD3">
        <w:rPr>
          <w:rFonts w:hAnsi="SimSun"/>
          <w:sz w:val="24"/>
          <w:szCs w:val="24"/>
        </w:rPr>
        <w:t>是一类嵌入式操作系统的概称，这类操作系统都是以</w:t>
      </w:r>
      <w:r w:rsidRPr="00B13CD3">
        <w:rPr>
          <w:sz w:val="24"/>
          <w:szCs w:val="24"/>
        </w:rPr>
        <w:t>Linux</w:t>
      </w:r>
      <w:r w:rsidRPr="00B13CD3">
        <w:rPr>
          <w:rFonts w:hAnsi="SimSun"/>
          <w:sz w:val="24"/>
          <w:szCs w:val="24"/>
        </w:rPr>
        <w:t>内核为基础的，被设计用来使用于嵌入式设备，诸如移动电话、个人数字助理</w:t>
      </w:r>
      <w:ins w:id="1003" w:author="alling" w:date="2017-04-04T15:24:00Z">
        <w:r w:rsidR="004B0CF2">
          <w:rPr>
            <w:rFonts w:hAnsi="SimSun"/>
            <w:sz w:val="24"/>
            <w:szCs w:val="24"/>
          </w:rPr>
          <w:t>(</w:t>
        </w:r>
      </w:ins>
      <w:del w:id="1004" w:author="alling" w:date="2017-04-04T15:24:00Z">
        <w:r w:rsidRPr="00B13CD3" w:rsidDel="004B0CF2">
          <w:rPr>
            <w:rFonts w:hAnsi="SimSun"/>
            <w:sz w:val="24"/>
            <w:szCs w:val="24"/>
          </w:rPr>
          <w:delText>（</w:delText>
        </w:r>
      </w:del>
      <w:r w:rsidRPr="00B13CD3">
        <w:rPr>
          <w:sz w:val="24"/>
          <w:szCs w:val="24"/>
        </w:rPr>
        <w:t>Personal Digital Assistant, PDA</w:t>
      </w:r>
      <w:del w:id="1005" w:author="alling" w:date="2017-04-04T15:25:00Z">
        <w:r w:rsidRPr="00B13CD3" w:rsidDel="004B0CF2">
          <w:rPr>
            <w:rFonts w:hAnsi="SimSun"/>
            <w:sz w:val="24"/>
            <w:szCs w:val="24"/>
          </w:rPr>
          <w:delText>）、</w:delText>
        </w:r>
      </w:del>
      <w:ins w:id="1006" w:author="alling" w:date="2017-04-04T15:25:00Z">
        <w:r w:rsidR="004B0CF2">
          <w:rPr>
            <w:rFonts w:hAnsi="SimSun"/>
            <w:sz w:val="24"/>
            <w:szCs w:val="24"/>
          </w:rPr>
          <w:t>)</w:t>
        </w:r>
        <w:r w:rsidR="004B0CF2" w:rsidRPr="00B13CD3">
          <w:rPr>
            <w:rFonts w:hAnsi="SimSun"/>
            <w:sz w:val="24"/>
            <w:szCs w:val="24"/>
          </w:rPr>
          <w:t>、</w:t>
        </w:r>
      </w:ins>
      <w:r w:rsidRPr="00B13CD3">
        <w:rPr>
          <w:rFonts w:hAnsi="SimSun"/>
          <w:sz w:val="24"/>
          <w:szCs w:val="24"/>
        </w:rPr>
        <w:t>媒体播放器以及众多的消费类电子装置中。到</w:t>
      </w:r>
      <w:r w:rsidRPr="00B13CD3">
        <w:rPr>
          <w:sz w:val="24"/>
          <w:szCs w:val="24"/>
        </w:rPr>
        <w:t>2015</w:t>
      </w:r>
      <w:r w:rsidRPr="00B13CD3">
        <w:rPr>
          <w:rFonts w:hAnsi="SimSun"/>
          <w:sz w:val="24"/>
          <w:szCs w:val="24"/>
        </w:rPr>
        <w:t>年第三季度为止，根据研究机构</w:t>
      </w:r>
      <w:r w:rsidRPr="00B13CD3">
        <w:rPr>
          <w:sz w:val="24"/>
          <w:szCs w:val="24"/>
        </w:rPr>
        <w:t>Gartner</w:t>
      </w:r>
      <w:r w:rsidRPr="00B13CD3">
        <w:rPr>
          <w:rFonts w:hAnsi="SimSun"/>
          <w:sz w:val="24"/>
          <w:szCs w:val="24"/>
        </w:rPr>
        <w:t>的数据，以安卓</w:t>
      </w:r>
      <w:r w:rsidRPr="00B13CD3">
        <w:rPr>
          <w:sz w:val="24"/>
          <w:szCs w:val="24"/>
        </w:rPr>
        <w:t>(Android)</w:t>
      </w:r>
      <w:r w:rsidRPr="00B13CD3">
        <w:rPr>
          <w:rFonts w:hAnsi="SimSun"/>
          <w:sz w:val="24"/>
          <w:szCs w:val="24"/>
        </w:rPr>
        <w:t>系统为代表的嵌入式</w:t>
      </w:r>
      <w:r w:rsidRPr="00B13CD3">
        <w:rPr>
          <w:sz w:val="24"/>
          <w:szCs w:val="24"/>
        </w:rPr>
        <w:t>Linux</w:t>
      </w:r>
      <w:r w:rsidRPr="00B13CD3">
        <w:rPr>
          <w:rFonts w:hAnsi="SimSun"/>
          <w:sz w:val="24"/>
          <w:szCs w:val="24"/>
        </w:rPr>
        <w:t>设备在全球智能手机市场的份额达到了</w:t>
      </w:r>
      <w:r w:rsidRPr="00B13CD3">
        <w:rPr>
          <w:sz w:val="24"/>
          <w:szCs w:val="24"/>
        </w:rPr>
        <w:t>84.7%</w:t>
      </w:r>
      <w:r w:rsidRPr="00B13CD3">
        <w:rPr>
          <w:rFonts w:hAnsi="SimSun"/>
          <w:sz w:val="24"/>
          <w:szCs w:val="24"/>
        </w:rPr>
        <w:t>。</w:t>
      </w:r>
      <w:r w:rsidR="00A349D2" w:rsidRPr="00B13CD3">
        <w:rPr>
          <w:rFonts w:hAnsi="SimSun"/>
          <w:sz w:val="24"/>
          <w:szCs w:val="24"/>
        </w:rPr>
        <w:t>在智联汽车</w:t>
      </w:r>
      <w:r w:rsidR="00A349D2" w:rsidRPr="00B13CD3">
        <w:rPr>
          <w:sz w:val="24"/>
          <w:szCs w:val="24"/>
        </w:rPr>
        <w:t>(Connected Car)</w:t>
      </w:r>
      <w:r w:rsidR="00A349D2" w:rsidRPr="00B13CD3">
        <w:rPr>
          <w:rFonts w:hAnsi="SimSun"/>
          <w:sz w:val="24"/>
          <w:szCs w:val="24"/>
        </w:rPr>
        <w:t>领域，</w:t>
      </w:r>
      <w:r w:rsidRPr="00B13CD3">
        <w:rPr>
          <w:sz w:val="24"/>
          <w:szCs w:val="24"/>
        </w:rPr>
        <w:t>Tizen</w:t>
      </w:r>
      <w:r w:rsidR="00D67A83" w:rsidRPr="00B13CD3">
        <w:rPr>
          <w:rFonts w:hAnsi="SimSun"/>
          <w:sz w:val="24"/>
          <w:szCs w:val="24"/>
        </w:rPr>
        <w:t>嵌入式</w:t>
      </w:r>
      <w:r w:rsidR="00D67A83" w:rsidRPr="00B13CD3">
        <w:rPr>
          <w:sz w:val="24"/>
          <w:szCs w:val="24"/>
        </w:rPr>
        <w:t>Linux</w:t>
      </w:r>
      <w:r w:rsidR="00D67A83" w:rsidRPr="00B13CD3">
        <w:rPr>
          <w:rFonts w:hAnsi="SimSun"/>
          <w:sz w:val="24"/>
          <w:szCs w:val="24"/>
        </w:rPr>
        <w:t>系统</w:t>
      </w:r>
      <w:r w:rsidR="00A349D2" w:rsidRPr="00B13CD3">
        <w:rPr>
          <w:rFonts w:hAnsi="SimSun"/>
          <w:sz w:val="24"/>
          <w:szCs w:val="24"/>
        </w:rPr>
        <w:t>成为了主要的实现平台。在物联网和家庭自动化领域，家庭自动化中心和工业物联网网</w:t>
      </w:r>
      <w:r w:rsidR="0052562D">
        <w:rPr>
          <w:rFonts w:hAnsi="SimSun" w:hint="eastAsia"/>
          <w:sz w:val="24"/>
          <w:szCs w:val="24"/>
        </w:rPr>
        <w:t>关</w:t>
      </w:r>
      <w:r w:rsidR="00A349D2" w:rsidRPr="00B13CD3">
        <w:rPr>
          <w:rFonts w:hAnsi="SimSun"/>
          <w:sz w:val="24"/>
          <w:szCs w:val="24"/>
        </w:rPr>
        <w:t>均以嵌入式</w:t>
      </w:r>
      <w:r w:rsidR="00A349D2" w:rsidRPr="00B13CD3">
        <w:rPr>
          <w:sz w:val="24"/>
          <w:szCs w:val="24"/>
        </w:rPr>
        <w:t>Linux</w:t>
      </w:r>
      <w:r w:rsidR="00A349D2" w:rsidRPr="00B13CD3">
        <w:rPr>
          <w:rFonts w:hAnsi="SimSun"/>
          <w:sz w:val="24"/>
          <w:szCs w:val="24"/>
        </w:rPr>
        <w:t>为主。此外，在新兴的可穿戴设备、无人机和机器人领域，嵌入式</w:t>
      </w:r>
      <w:r w:rsidR="00A349D2" w:rsidRPr="00B13CD3">
        <w:rPr>
          <w:sz w:val="24"/>
          <w:szCs w:val="24"/>
        </w:rPr>
        <w:t>Linux</w:t>
      </w:r>
      <w:r w:rsidR="00A349D2" w:rsidRPr="00B13CD3">
        <w:rPr>
          <w:rFonts w:hAnsi="SimSun"/>
          <w:sz w:val="24"/>
          <w:szCs w:val="24"/>
        </w:rPr>
        <w:t>也日趋成为主流的产品基础。</w:t>
      </w:r>
    </w:p>
    <w:p w14:paraId="139C6735" w14:textId="77777777" w:rsidR="00E076F1" w:rsidRDefault="00A349D2" w:rsidP="004C14E7">
      <w:pPr>
        <w:ind w:rightChars="12" w:right="25" w:firstLineChars="200" w:firstLine="480"/>
        <w:rPr>
          <w:rFonts w:hAnsi="SimSun"/>
          <w:sz w:val="24"/>
          <w:szCs w:val="24"/>
        </w:rPr>
      </w:pPr>
      <w:r w:rsidRPr="00B13CD3">
        <w:rPr>
          <w:rFonts w:hAnsi="SimSun"/>
          <w:sz w:val="24"/>
          <w:szCs w:val="24"/>
        </w:rPr>
        <w:t>然而，</w:t>
      </w:r>
      <w:r w:rsidR="0052562D">
        <w:rPr>
          <w:rFonts w:hAnsi="SimSun" w:hint="eastAsia"/>
          <w:sz w:val="24"/>
          <w:szCs w:val="24"/>
        </w:rPr>
        <w:t>智能</w:t>
      </w:r>
      <w:r w:rsidR="0052562D">
        <w:rPr>
          <w:rFonts w:hAnsi="SimSun"/>
          <w:sz w:val="24"/>
          <w:szCs w:val="24"/>
        </w:rPr>
        <w:t>手机等</w:t>
      </w:r>
      <w:r w:rsidRPr="00B13CD3">
        <w:rPr>
          <w:rFonts w:hAnsi="SimSun"/>
          <w:sz w:val="24"/>
          <w:szCs w:val="24"/>
        </w:rPr>
        <w:t>嵌入式</w:t>
      </w:r>
      <w:r w:rsidR="0052562D">
        <w:rPr>
          <w:rFonts w:hAnsi="SimSun" w:hint="eastAsia"/>
          <w:sz w:val="24"/>
          <w:szCs w:val="24"/>
        </w:rPr>
        <w:t>设备</w:t>
      </w:r>
      <w:r w:rsidR="0052562D" w:rsidRPr="00B13CD3">
        <w:rPr>
          <w:rFonts w:hAnsi="SimSun"/>
          <w:sz w:val="24"/>
          <w:szCs w:val="24"/>
        </w:rPr>
        <w:t>的电池续航时间已经远远落后于用户需求</w:t>
      </w:r>
      <w:r w:rsidR="00530AD0" w:rsidRPr="00B13CD3">
        <w:rPr>
          <w:rFonts w:hAnsi="SimSun"/>
          <w:sz w:val="24"/>
          <w:szCs w:val="24"/>
        </w:rPr>
        <w:t>。根据全球领先的锂电池制造公司之一松下公司估计，相同体积条件下锂电池容量每年的提升仅为</w:t>
      </w:r>
      <w:r w:rsidR="00530AD0" w:rsidRPr="00B13CD3">
        <w:rPr>
          <w:sz w:val="24"/>
          <w:szCs w:val="24"/>
        </w:rPr>
        <w:t>11%</w:t>
      </w:r>
      <w:r w:rsidR="0052562D">
        <w:rPr>
          <w:rFonts w:hAnsi="SimSun" w:hint="eastAsia"/>
          <w:sz w:val="24"/>
          <w:szCs w:val="24"/>
        </w:rPr>
        <w:t>，</w:t>
      </w:r>
      <w:r w:rsidR="00530AD0" w:rsidRPr="00B13CD3">
        <w:rPr>
          <w:rFonts w:hAnsi="SimSun"/>
          <w:sz w:val="24"/>
          <w:szCs w:val="24"/>
        </w:rPr>
        <w:t>在新的电池技术出现之前，现有电池技术的发展已经成为制约嵌入式</w:t>
      </w:r>
      <w:r w:rsidR="00530AD0" w:rsidRPr="00B13CD3">
        <w:rPr>
          <w:sz w:val="24"/>
          <w:szCs w:val="24"/>
        </w:rPr>
        <w:t>Linux</w:t>
      </w:r>
      <w:r w:rsidR="00530AD0" w:rsidRPr="00B13CD3">
        <w:rPr>
          <w:rFonts w:hAnsi="SimSun"/>
          <w:sz w:val="24"/>
          <w:szCs w:val="24"/>
        </w:rPr>
        <w:t>设备</w:t>
      </w:r>
      <w:r w:rsidR="0052562D">
        <w:rPr>
          <w:rFonts w:hAnsi="SimSun" w:hint="eastAsia"/>
          <w:sz w:val="24"/>
          <w:szCs w:val="24"/>
        </w:rPr>
        <w:t>应用</w:t>
      </w:r>
      <w:r w:rsidR="0052562D">
        <w:rPr>
          <w:rFonts w:hAnsi="SimSun"/>
          <w:sz w:val="24"/>
          <w:szCs w:val="24"/>
        </w:rPr>
        <w:t>推广</w:t>
      </w:r>
      <w:r w:rsidR="00530AD0" w:rsidRPr="00B13CD3">
        <w:rPr>
          <w:rFonts w:hAnsi="SimSun"/>
          <w:sz w:val="24"/>
          <w:szCs w:val="24"/>
        </w:rPr>
        <w:t>的一个</w:t>
      </w:r>
      <w:r w:rsidR="0052562D">
        <w:rPr>
          <w:rFonts w:hAnsi="SimSun" w:hint="eastAsia"/>
          <w:sz w:val="24"/>
          <w:szCs w:val="24"/>
        </w:rPr>
        <w:t>关键</w:t>
      </w:r>
      <w:r w:rsidR="00530AD0" w:rsidRPr="00B13CD3">
        <w:rPr>
          <w:rFonts w:hAnsi="SimSun"/>
          <w:sz w:val="24"/>
          <w:szCs w:val="24"/>
        </w:rPr>
        <w:t>因素。</w:t>
      </w:r>
      <w:r w:rsidR="004C14E7" w:rsidRPr="00B13CD3">
        <w:rPr>
          <w:rFonts w:hAnsi="SimSun"/>
          <w:sz w:val="24"/>
          <w:szCs w:val="24"/>
        </w:rPr>
        <w:t>一个突出的例子就表现在目前基于嵌入式</w:t>
      </w:r>
      <w:r w:rsidR="004C14E7" w:rsidRPr="00B13CD3">
        <w:rPr>
          <w:sz w:val="24"/>
          <w:szCs w:val="24"/>
        </w:rPr>
        <w:t>Linux</w:t>
      </w:r>
      <w:r w:rsidR="004C14E7" w:rsidRPr="00B13CD3">
        <w:rPr>
          <w:rFonts w:hAnsi="SimSun"/>
          <w:sz w:val="24"/>
          <w:szCs w:val="24"/>
        </w:rPr>
        <w:t>的智能手机在功能和电池续航时间</w:t>
      </w:r>
      <w:r w:rsidR="00742D1F">
        <w:rPr>
          <w:rFonts w:hAnsi="SimSun" w:hint="eastAsia"/>
          <w:sz w:val="24"/>
          <w:szCs w:val="24"/>
        </w:rPr>
        <w:t>上</w:t>
      </w:r>
      <w:r w:rsidR="004C14E7" w:rsidRPr="00B13CD3">
        <w:rPr>
          <w:rFonts w:hAnsi="SimSun"/>
          <w:sz w:val="24"/>
          <w:szCs w:val="24"/>
        </w:rPr>
        <w:t>的突出矛盾。因此</w:t>
      </w:r>
      <w:r w:rsidR="00742D1F">
        <w:rPr>
          <w:rFonts w:hAnsi="SimSun" w:hint="eastAsia"/>
          <w:sz w:val="24"/>
          <w:szCs w:val="24"/>
        </w:rPr>
        <w:t>，如何</w:t>
      </w:r>
      <w:r w:rsidR="00530AD0" w:rsidRPr="00B13CD3">
        <w:rPr>
          <w:rFonts w:hAnsi="SimSun"/>
          <w:sz w:val="24"/>
          <w:szCs w:val="24"/>
        </w:rPr>
        <w:t>提高嵌入式</w:t>
      </w:r>
      <w:r w:rsidR="00530AD0" w:rsidRPr="00B13CD3">
        <w:rPr>
          <w:sz w:val="24"/>
          <w:szCs w:val="24"/>
        </w:rPr>
        <w:t>Linux</w:t>
      </w:r>
      <w:r w:rsidR="00530AD0" w:rsidRPr="00B13CD3">
        <w:rPr>
          <w:rFonts w:hAnsi="SimSun"/>
          <w:sz w:val="24"/>
          <w:szCs w:val="24"/>
        </w:rPr>
        <w:t>系统的电源管理技术</w:t>
      </w:r>
      <w:r w:rsidR="004C14E7" w:rsidRPr="00B13CD3">
        <w:rPr>
          <w:rFonts w:hAnsi="SimSun"/>
          <w:sz w:val="24"/>
          <w:szCs w:val="24"/>
        </w:rPr>
        <w:t>、降低设备的功耗、延长设备的电池续航时间</w:t>
      </w:r>
      <w:r w:rsidR="00742D1F">
        <w:rPr>
          <w:rFonts w:hAnsi="SimSun" w:hint="eastAsia"/>
          <w:sz w:val="24"/>
          <w:szCs w:val="24"/>
        </w:rPr>
        <w:t>等研究</w:t>
      </w:r>
      <w:r w:rsidR="00530AD0" w:rsidRPr="00B13CD3">
        <w:rPr>
          <w:rFonts w:hAnsi="SimSun"/>
          <w:sz w:val="24"/>
          <w:szCs w:val="24"/>
        </w:rPr>
        <w:t>就显</w:t>
      </w:r>
      <w:r w:rsidR="00742D1F">
        <w:rPr>
          <w:rFonts w:hAnsi="SimSun" w:hint="eastAsia"/>
          <w:sz w:val="24"/>
          <w:szCs w:val="24"/>
        </w:rPr>
        <w:t>得极为</w:t>
      </w:r>
      <w:r w:rsidR="00742D1F" w:rsidRPr="00B13CD3">
        <w:rPr>
          <w:rFonts w:hAnsi="SimSun"/>
          <w:sz w:val="24"/>
          <w:szCs w:val="24"/>
        </w:rPr>
        <w:t>重要</w:t>
      </w:r>
      <w:r w:rsidR="00742D1F">
        <w:rPr>
          <w:rFonts w:hAnsi="SimSun" w:hint="eastAsia"/>
          <w:sz w:val="24"/>
          <w:szCs w:val="24"/>
        </w:rPr>
        <w:t>和迫切</w:t>
      </w:r>
      <w:r w:rsidR="00530AD0" w:rsidRPr="00B13CD3">
        <w:rPr>
          <w:rFonts w:hAnsi="SimSun"/>
          <w:sz w:val="24"/>
          <w:szCs w:val="24"/>
        </w:rPr>
        <w:t>了。</w:t>
      </w:r>
    </w:p>
    <w:p w14:paraId="72300A8F" w14:textId="77777777" w:rsidR="00B13CD3" w:rsidRPr="00B13CD3" w:rsidRDefault="00B13CD3" w:rsidP="004C14E7">
      <w:pPr>
        <w:ind w:rightChars="12" w:right="25" w:firstLineChars="200" w:firstLine="480"/>
        <w:rPr>
          <w:sz w:val="24"/>
          <w:szCs w:val="24"/>
        </w:rPr>
      </w:pPr>
    </w:p>
    <w:p w14:paraId="3811F388" w14:textId="77777777" w:rsidR="00573F15" w:rsidRPr="003469EB" w:rsidRDefault="00573F15" w:rsidP="00E076F1">
      <w:pPr>
        <w:ind w:rightChars="12" w:right="25" w:firstLine="0"/>
        <w:outlineLvl w:val="2"/>
        <w:rPr>
          <w:rFonts w:ascii="SimHei" w:eastAsia="SimHei" w:hAnsi="SimSun"/>
          <w:sz w:val="24"/>
        </w:rPr>
      </w:pPr>
      <w:bookmarkStart w:id="1007" w:name="_Toc471381654"/>
      <w:r>
        <w:rPr>
          <w:rFonts w:ascii="SimHei" w:eastAsia="SimHei" w:hAnsi="SimSun"/>
          <w:b/>
          <w:color w:val="339966"/>
          <w:sz w:val="24"/>
        </w:rPr>
        <w:t>1</w:t>
      </w:r>
      <w:r w:rsidRPr="002A055A">
        <w:rPr>
          <w:rFonts w:ascii="SimHei" w:eastAsia="SimHei" w:hAnsi="SimSun" w:hint="eastAsia"/>
          <w:b/>
          <w:color w:val="339966"/>
          <w:sz w:val="24"/>
        </w:rPr>
        <w:t>.</w:t>
      </w:r>
      <w:r>
        <w:rPr>
          <w:rFonts w:ascii="SimHei" w:eastAsia="SimHei" w:hAnsi="SimSun" w:hint="eastAsia"/>
          <w:b/>
          <w:color w:val="339966"/>
          <w:sz w:val="24"/>
        </w:rPr>
        <w:t>2</w:t>
      </w:r>
      <w:r w:rsidRPr="003469EB">
        <w:rPr>
          <w:rFonts w:ascii="SimHei" w:eastAsia="SimHei" w:hAnsi="SimSun" w:hint="eastAsia"/>
          <w:sz w:val="24"/>
        </w:rPr>
        <w:t xml:space="preserve"> </w:t>
      </w:r>
      <w:r>
        <w:rPr>
          <w:rFonts w:ascii="SimHei" w:eastAsia="SimHei" w:hAnsi="SimSun" w:hint="eastAsia"/>
          <w:sz w:val="24"/>
        </w:rPr>
        <w:t>研究现状</w:t>
      </w:r>
      <w:bookmarkEnd w:id="1007"/>
    </w:p>
    <w:p w14:paraId="23B86B52" w14:textId="77777777" w:rsidR="00021DD7" w:rsidRDefault="001A4D93" w:rsidP="00E076F1">
      <w:pPr>
        <w:ind w:rightChars="12" w:right="25" w:firstLineChars="200" w:firstLine="480"/>
        <w:rPr>
          <w:rFonts w:hAnsi="SimSun"/>
          <w:sz w:val="24"/>
          <w:szCs w:val="24"/>
        </w:rPr>
      </w:pPr>
      <w:r w:rsidRPr="00B13CD3">
        <w:rPr>
          <w:rFonts w:hAnsi="SimSun"/>
          <w:sz w:val="24"/>
          <w:szCs w:val="24"/>
        </w:rPr>
        <w:t>嵌入式</w:t>
      </w:r>
      <w:r w:rsidRPr="00B13CD3">
        <w:rPr>
          <w:sz w:val="24"/>
          <w:szCs w:val="24"/>
        </w:rPr>
        <w:t>Linux</w:t>
      </w:r>
      <w:r w:rsidRPr="00B13CD3">
        <w:rPr>
          <w:rFonts w:hAnsi="SimSun"/>
          <w:sz w:val="24"/>
          <w:szCs w:val="24"/>
        </w:rPr>
        <w:t>系统的电源管理技术并不是单一的技术，而是一个嵌入式系统在各个层面</w:t>
      </w:r>
      <w:r w:rsidR="00742D1F">
        <w:rPr>
          <w:rFonts w:hAnsi="SimSun" w:hint="eastAsia"/>
          <w:sz w:val="24"/>
          <w:szCs w:val="24"/>
        </w:rPr>
        <w:t>上</w:t>
      </w:r>
      <w:r w:rsidRPr="00B13CD3">
        <w:rPr>
          <w:rFonts w:hAnsi="SimSun"/>
          <w:sz w:val="24"/>
          <w:szCs w:val="24"/>
        </w:rPr>
        <w:t>多种技术的组合</w:t>
      </w:r>
      <w:r w:rsidR="00742D1F">
        <w:rPr>
          <w:rFonts w:hAnsi="SimSun" w:hint="eastAsia"/>
          <w:sz w:val="24"/>
          <w:szCs w:val="24"/>
        </w:rPr>
        <w:t>，</w:t>
      </w:r>
      <w:r w:rsidRPr="00B13CD3">
        <w:rPr>
          <w:rFonts w:hAnsi="SimSun"/>
          <w:sz w:val="24"/>
          <w:szCs w:val="24"/>
        </w:rPr>
        <w:t>总体上可以分为静态电源管理技术和动态电源管理技术两</w:t>
      </w:r>
      <w:r w:rsidR="00742D1F">
        <w:rPr>
          <w:rFonts w:hAnsi="SimSun" w:hint="eastAsia"/>
          <w:sz w:val="24"/>
          <w:szCs w:val="24"/>
        </w:rPr>
        <w:t>大</w:t>
      </w:r>
      <w:r w:rsidRPr="00B13CD3">
        <w:rPr>
          <w:rFonts w:hAnsi="SimSun"/>
          <w:sz w:val="24"/>
          <w:szCs w:val="24"/>
        </w:rPr>
        <w:t>类。</w:t>
      </w:r>
    </w:p>
    <w:p w14:paraId="74F9E421" w14:textId="77777777" w:rsidR="00021DD7" w:rsidRDefault="001A4D93" w:rsidP="00E076F1">
      <w:pPr>
        <w:ind w:rightChars="12" w:right="25" w:firstLineChars="200" w:firstLine="480"/>
        <w:rPr>
          <w:rFonts w:hAnsi="SimSun"/>
          <w:sz w:val="24"/>
          <w:szCs w:val="24"/>
        </w:rPr>
      </w:pPr>
      <w:r w:rsidRPr="00B13CD3">
        <w:rPr>
          <w:rFonts w:hAnsi="SimSun"/>
          <w:sz w:val="24"/>
          <w:szCs w:val="24"/>
        </w:rPr>
        <w:t>静态电源管理技术主要是指在整个嵌入式系统进入空闲状态后，切换到一个更低功耗模式并在需要时唤醒的技术，主要包括基于</w:t>
      </w:r>
      <w:r w:rsidRPr="00B13CD3">
        <w:rPr>
          <w:sz w:val="24"/>
          <w:szCs w:val="24"/>
        </w:rPr>
        <w:t>Linux</w:t>
      </w:r>
      <w:r w:rsidRPr="00B13CD3">
        <w:rPr>
          <w:rFonts w:hAnsi="SimSun"/>
          <w:sz w:val="24"/>
          <w:szCs w:val="24"/>
        </w:rPr>
        <w:t>核心电源管理的系统睡眠与唤醒。在这种情况下，嵌入式系统通常需要将上下文保存到</w:t>
      </w:r>
      <w:r w:rsidRPr="00B13CD3">
        <w:rPr>
          <w:sz w:val="24"/>
          <w:szCs w:val="24"/>
        </w:rPr>
        <w:t>RAM</w:t>
      </w:r>
      <w:r w:rsidRPr="00B13CD3">
        <w:rPr>
          <w:rFonts w:hAnsi="SimSun"/>
          <w:sz w:val="24"/>
          <w:szCs w:val="24"/>
        </w:rPr>
        <w:t>中</w:t>
      </w:r>
      <w:r w:rsidR="00742D1F">
        <w:rPr>
          <w:rFonts w:hAnsi="SimSun" w:hint="eastAsia"/>
          <w:sz w:val="24"/>
          <w:szCs w:val="24"/>
        </w:rPr>
        <w:t>，</w:t>
      </w:r>
      <w:r w:rsidRPr="00B13CD3">
        <w:rPr>
          <w:rFonts w:hAnsi="SimSun"/>
          <w:sz w:val="24"/>
          <w:szCs w:val="24"/>
        </w:rPr>
        <w:t>然后将</w:t>
      </w:r>
      <w:r w:rsidRPr="00B13CD3">
        <w:rPr>
          <w:sz w:val="24"/>
          <w:szCs w:val="24"/>
        </w:rPr>
        <w:t>CPU</w:t>
      </w:r>
      <w:r w:rsidRPr="00B13CD3">
        <w:rPr>
          <w:rFonts w:hAnsi="SimSun"/>
          <w:sz w:val="24"/>
          <w:szCs w:val="24"/>
        </w:rPr>
        <w:t>切换到睡眠模式。从睡眠状态下唤醒系统通常是通过外部硬件中断，比如电源按键。</w:t>
      </w:r>
    </w:p>
    <w:p w14:paraId="31B1C0CC" w14:textId="77777777" w:rsidR="00021DD7" w:rsidRDefault="003A3023" w:rsidP="00E076F1">
      <w:pPr>
        <w:ind w:rightChars="12" w:right="25" w:firstLineChars="200" w:firstLine="480"/>
        <w:rPr>
          <w:rFonts w:hAnsi="SimSun"/>
          <w:sz w:val="24"/>
          <w:szCs w:val="24"/>
        </w:rPr>
      </w:pPr>
      <w:r w:rsidRPr="00B13CD3">
        <w:rPr>
          <w:rFonts w:hAnsi="SimSun"/>
          <w:sz w:val="24"/>
          <w:szCs w:val="24"/>
        </w:rPr>
        <w:t>动态电源管理技术主要指在系统运行时，通过对系统组件包括</w:t>
      </w:r>
      <w:r w:rsidRPr="00B13CD3">
        <w:rPr>
          <w:sz w:val="24"/>
          <w:szCs w:val="24"/>
        </w:rPr>
        <w:t>CPU</w:t>
      </w:r>
      <w:r w:rsidRPr="00B13CD3">
        <w:rPr>
          <w:rFonts w:hAnsi="SimSun"/>
          <w:sz w:val="24"/>
          <w:szCs w:val="24"/>
        </w:rPr>
        <w:t>和外设</w:t>
      </w:r>
      <w:r w:rsidR="00742D1F">
        <w:rPr>
          <w:rFonts w:hAnsi="SimSun" w:hint="eastAsia"/>
          <w:sz w:val="24"/>
          <w:szCs w:val="24"/>
        </w:rPr>
        <w:t>等</w:t>
      </w:r>
      <w:r w:rsidRPr="00B13CD3">
        <w:rPr>
          <w:rFonts w:hAnsi="SimSun"/>
          <w:sz w:val="24"/>
          <w:szCs w:val="24"/>
        </w:rPr>
        <w:t>的重新配置，达到以最小的功耗成本满足系统需求的技术。这里的重新配置包括对组件的时钟、电源电压和工作频率的调整。按照设备运行状态的不同，动态电源管理技术又可以分为设备运行时的电源管理技术和设备空闲时的电源管理技术。</w:t>
      </w:r>
    </w:p>
    <w:p w14:paraId="0B3E20DD" w14:textId="77777777" w:rsidR="00021DD7" w:rsidRDefault="00021DD7" w:rsidP="00E076F1">
      <w:pPr>
        <w:ind w:rightChars="12" w:right="25" w:firstLineChars="200" w:firstLine="480"/>
        <w:rPr>
          <w:rFonts w:hAnsi="SimSun"/>
          <w:sz w:val="24"/>
          <w:szCs w:val="24"/>
        </w:rPr>
      </w:pPr>
      <w:r>
        <w:rPr>
          <w:rFonts w:hAnsi="SimSun" w:hint="eastAsia"/>
          <w:sz w:val="24"/>
          <w:szCs w:val="24"/>
        </w:rPr>
        <w:t>设备运行时的电源管理技术</w:t>
      </w:r>
      <w:r w:rsidR="003A3023" w:rsidRPr="00B13CD3">
        <w:rPr>
          <w:rFonts w:hAnsi="SimSun"/>
          <w:sz w:val="24"/>
          <w:szCs w:val="24"/>
        </w:rPr>
        <w:t>主要包括</w:t>
      </w:r>
      <w:r w:rsidR="0079165E" w:rsidRPr="00B13CD3">
        <w:rPr>
          <w:sz w:val="24"/>
          <w:szCs w:val="24"/>
        </w:rPr>
        <w:t>Linux</w:t>
      </w:r>
      <w:r w:rsidR="0079165E" w:rsidRPr="00B13CD3">
        <w:rPr>
          <w:rFonts w:hAnsi="SimSun"/>
          <w:sz w:val="24"/>
          <w:szCs w:val="24"/>
        </w:rPr>
        <w:t>上对动态电压频率调整</w:t>
      </w:r>
      <w:r w:rsidR="0079165E" w:rsidRPr="00B13CD3">
        <w:rPr>
          <w:sz w:val="24"/>
          <w:szCs w:val="24"/>
        </w:rPr>
        <w:t xml:space="preserve"> (Dynamic </w:t>
      </w:r>
      <w:r w:rsidR="0079165E" w:rsidRPr="00B13CD3">
        <w:rPr>
          <w:sz w:val="24"/>
          <w:szCs w:val="24"/>
        </w:rPr>
        <w:lastRenderedPageBreak/>
        <w:t xml:space="preserve">Voltage Frequency Scaling, </w:t>
      </w:r>
      <w:r w:rsidR="0079165E" w:rsidRPr="00B13CD3">
        <w:rPr>
          <w:rFonts w:hAnsi="SimSun"/>
          <w:sz w:val="24"/>
          <w:szCs w:val="24"/>
        </w:rPr>
        <w:t>简称</w:t>
      </w:r>
      <w:r w:rsidR="0079165E" w:rsidRPr="00B13CD3">
        <w:rPr>
          <w:sz w:val="24"/>
          <w:szCs w:val="24"/>
        </w:rPr>
        <w:t xml:space="preserve">DVFS) </w:t>
      </w:r>
      <w:r w:rsidR="0079165E" w:rsidRPr="00B13CD3">
        <w:rPr>
          <w:rFonts w:hAnsi="SimSun"/>
          <w:sz w:val="24"/>
          <w:szCs w:val="24"/>
        </w:rPr>
        <w:t>技术</w:t>
      </w:r>
      <w:r w:rsidR="00AB7880" w:rsidRPr="00B13CD3">
        <w:rPr>
          <w:sz w:val="24"/>
          <w:szCs w:val="24"/>
          <w:vertAlign w:val="superscript"/>
        </w:rPr>
        <w:t>[1]</w:t>
      </w:r>
      <w:r w:rsidR="0079165E" w:rsidRPr="00B13CD3">
        <w:rPr>
          <w:rFonts w:hAnsi="SimSun"/>
          <w:sz w:val="24"/>
          <w:szCs w:val="24"/>
        </w:rPr>
        <w:t>的实现，</w:t>
      </w:r>
      <w:r w:rsidR="003C0609" w:rsidRPr="00B13CD3">
        <w:rPr>
          <w:rFonts w:hAnsi="SimSun"/>
          <w:sz w:val="24"/>
          <w:szCs w:val="24"/>
        </w:rPr>
        <w:t>如针对</w:t>
      </w:r>
      <w:r w:rsidR="003C0609" w:rsidRPr="00B13CD3">
        <w:rPr>
          <w:sz w:val="24"/>
          <w:szCs w:val="24"/>
        </w:rPr>
        <w:t>CPU</w:t>
      </w:r>
      <w:r w:rsidR="003C0609" w:rsidRPr="00B13CD3">
        <w:rPr>
          <w:rFonts w:hAnsi="SimSun"/>
          <w:sz w:val="24"/>
          <w:szCs w:val="24"/>
        </w:rPr>
        <w:t>电压和工作频率的</w:t>
      </w:r>
      <w:r w:rsidR="003C0609" w:rsidRPr="00B13CD3">
        <w:rPr>
          <w:sz w:val="24"/>
          <w:szCs w:val="24"/>
        </w:rPr>
        <w:t>CPUFreq</w:t>
      </w:r>
      <w:r w:rsidR="003C0609" w:rsidRPr="00B13CD3">
        <w:rPr>
          <w:rFonts w:hAnsi="SimSun"/>
          <w:sz w:val="24"/>
          <w:szCs w:val="24"/>
        </w:rPr>
        <w:t>框架</w:t>
      </w:r>
      <w:r w:rsidR="009332AD" w:rsidRPr="00B13CD3">
        <w:rPr>
          <w:sz w:val="24"/>
          <w:szCs w:val="24"/>
          <w:vertAlign w:val="superscript"/>
        </w:rPr>
        <w:t>[</w:t>
      </w:r>
      <w:r w:rsidR="00AB7880" w:rsidRPr="00B13CD3">
        <w:rPr>
          <w:sz w:val="24"/>
          <w:szCs w:val="24"/>
          <w:vertAlign w:val="superscript"/>
        </w:rPr>
        <w:t>2</w:t>
      </w:r>
      <w:r w:rsidR="009332AD" w:rsidRPr="00B13CD3">
        <w:rPr>
          <w:sz w:val="24"/>
          <w:szCs w:val="24"/>
          <w:vertAlign w:val="superscript"/>
        </w:rPr>
        <w:t>]</w:t>
      </w:r>
      <w:r w:rsidR="003C0609" w:rsidRPr="00B13CD3">
        <w:rPr>
          <w:rFonts w:hAnsi="SimSun"/>
          <w:sz w:val="24"/>
          <w:szCs w:val="24"/>
        </w:rPr>
        <w:t>和操作性能点</w:t>
      </w:r>
      <w:r w:rsidR="003C0609" w:rsidRPr="00B13CD3">
        <w:rPr>
          <w:sz w:val="24"/>
          <w:szCs w:val="24"/>
        </w:rPr>
        <w:t xml:space="preserve"> (</w:t>
      </w:r>
      <w:r w:rsidR="0079165E" w:rsidRPr="00B13CD3">
        <w:rPr>
          <w:sz w:val="24"/>
          <w:szCs w:val="24"/>
        </w:rPr>
        <w:t>Operating Performance Points</w:t>
      </w:r>
      <w:r w:rsidR="0079165E" w:rsidRPr="00B13CD3">
        <w:rPr>
          <w:rFonts w:hAnsi="SimSun"/>
          <w:sz w:val="24"/>
          <w:szCs w:val="24"/>
        </w:rPr>
        <w:t>，简称</w:t>
      </w:r>
      <w:r w:rsidR="0079165E" w:rsidRPr="00B13CD3">
        <w:rPr>
          <w:sz w:val="24"/>
          <w:szCs w:val="24"/>
        </w:rPr>
        <w:t>OPPs</w:t>
      </w:r>
      <w:r w:rsidR="003C0609" w:rsidRPr="00B13CD3">
        <w:rPr>
          <w:sz w:val="24"/>
          <w:szCs w:val="24"/>
        </w:rPr>
        <w:t xml:space="preserve">) </w:t>
      </w:r>
      <w:r w:rsidR="003C0609" w:rsidRPr="00B13CD3">
        <w:rPr>
          <w:rFonts w:hAnsi="SimSun"/>
          <w:sz w:val="24"/>
          <w:szCs w:val="24"/>
        </w:rPr>
        <w:t>机制</w:t>
      </w:r>
      <w:r w:rsidR="0079165E" w:rsidRPr="00B13CD3">
        <w:rPr>
          <w:rFonts w:hAnsi="SimSun"/>
          <w:sz w:val="24"/>
          <w:szCs w:val="24"/>
        </w:rPr>
        <w:t>。</w:t>
      </w:r>
    </w:p>
    <w:p w14:paraId="697F6E16" w14:textId="77777777" w:rsidR="00C70F7D" w:rsidRPr="00B13CD3" w:rsidRDefault="00021DD7" w:rsidP="00E076F1">
      <w:pPr>
        <w:ind w:rightChars="12" w:right="25" w:firstLineChars="200" w:firstLine="480"/>
        <w:rPr>
          <w:sz w:val="24"/>
          <w:szCs w:val="24"/>
        </w:rPr>
      </w:pPr>
      <w:r>
        <w:rPr>
          <w:rFonts w:hAnsi="SimSun" w:hint="eastAsia"/>
          <w:sz w:val="24"/>
          <w:szCs w:val="24"/>
        </w:rPr>
        <w:t>设备空闲时的电源管理技术</w:t>
      </w:r>
      <w:r w:rsidR="0079165E" w:rsidRPr="00B13CD3">
        <w:rPr>
          <w:rFonts w:hAnsi="SimSun"/>
          <w:sz w:val="24"/>
          <w:szCs w:val="24"/>
        </w:rPr>
        <w:t>可分为针对</w:t>
      </w:r>
      <w:r w:rsidR="0079165E" w:rsidRPr="00B13CD3">
        <w:rPr>
          <w:sz w:val="24"/>
          <w:szCs w:val="24"/>
        </w:rPr>
        <w:t>CPU</w:t>
      </w:r>
      <w:r w:rsidR="0079165E" w:rsidRPr="00B13CD3">
        <w:rPr>
          <w:rFonts w:hAnsi="SimSun"/>
          <w:sz w:val="24"/>
          <w:szCs w:val="24"/>
        </w:rPr>
        <w:t>空闲状态的</w:t>
      </w:r>
      <w:r w:rsidR="0079165E" w:rsidRPr="00B13CD3">
        <w:rPr>
          <w:sz w:val="24"/>
          <w:szCs w:val="24"/>
        </w:rPr>
        <w:t>CPUidle</w:t>
      </w:r>
      <w:r w:rsidR="0079165E" w:rsidRPr="00B13CD3">
        <w:rPr>
          <w:rFonts w:hAnsi="SimSun"/>
          <w:sz w:val="24"/>
          <w:szCs w:val="24"/>
        </w:rPr>
        <w:t>框架</w:t>
      </w:r>
      <w:r w:rsidR="00AB7880" w:rsidRPr="00B13CD3">
        <w:rPr>
          <w:sz w:val="24"/>
          <w:szCs w:val="24"/>
          <w:vertAlign w:val="superscript"/>
        </w:rPr>
        <w:t>[3]</w:t>
      </w:r>
      <w:r w:rsidR="0079165E" w:rsidRPr="00B13CD3">
        <w:rPr>
          <w:rFonts w:hAnsi="SimSun"/>
          <w:sz w:val="24"/>
          <w:szCs w:val="24"/>
        </w:rPr>
        <w:t>实现以及在此基础上为减少</w:t>
      </w:r>
      <w:r w:rsidR="0079165E" w:rsidRPr="00B13CD3">
        <w:rPr>
          <w:sz w:val="24"/>
          <w:szCs w:val="24"/>
        </w:rPr>
        <w:t>CPU</w:t>
      </w:r>
      <w:r w:rsidR="0079165E" w:rsidRPr="00B13CD3">
        <w:rPr>
          <w:rFonts w:hAnsi="SimSun"/>
          <w:sz w:val="24"/>
          <w:szCs w:val="24"/>
        </w:rPr>
        <w:t>空闲状态下唤醒源的一系列技术，如无时钟中断空闲</w:t>
      </w:r>
      <w:r w:rsidR="0079165E" w:rsidRPr="00B13CD3">
        <w:rPr>
          <w:sz w:val="24"/>
          <w:szCs w:val="24"/>
        </w:rPr>
        <w:t>(Tickless Idle)</w:t>
      </w:r>
      <w:r w:rsidR="00863B74" w:rsidRPr="00B13CD3">
        <w:rPr>
          <w:sz w:val="24"/>
          <w:szCs w:val="24"/>
          <w:vertAlign w:val="superscript"/>
        </w:rPr>
        <w:t>[4]</w:t>
      </w:r>
      <w:r w:rsidR="0079165E" w:rsidRPr="00B13CD3">
        <w:rPr>
          <w:rFonts w:hAnsi="SimSun"/>
          <w:sz w:val="24"/>
          <w:szCs w:val="24"/>
        </w:rPr>
        <w:t>和针对外设空闲状态管理的</w:t>
      </w:r>
      <w:r w:rsidR="0079165E" w:rsidRPr="00B13CD3">
        <w:rPr>
          <w:sz w:val="24"/>
          <w:szCs w:val="24"/>
        </w:rPr>
        <w:t>Runtime PM</w:t>
      </w:r>
      <w:r w:rsidR="0079165E" w:rsidRPr="00B13CD3">
        <w:rPr>
          <w:rFonts w:hAnsi="SimSun"/>
          <w:sz w:val="24"/>
          <w:szCs w:val="24"/>
        </w:rPr>
        <w:t>框架</w:t>
      </w:r>
      <w:r w:rsidR="00863B74" w:rsidRPr="00B13CD3">
        <w:rPr>
          <w:sz w:val="24"/>
          <w:szCs w:val="24"/>
          <w:vertAlign w:val="superscript"/>
        </w:rPr>
        <w:t>[5]</w:t>
      </w:r>
      <w:r w:rsidR="000819A2" w:rsidRPr="00B13CD3">
        <w:rPr>
          <w:rFonts w:hAnsi="SimSun"/>
          <w:sz w:val="24"/>
          <w:szCs w:val="24"/>
        </w:rPr>
        <w:t>，用以将处于空闲状态的外设及时切换到低功耗模式。为更好地实现</w:t>
      </w:r>
      <w:r w:rsidR="000819A2" w:rsidRPr="00B13CD3">
        <w:rPr>
          <w:sz w:val="24"/>
          <w:szCs w:val="24"/>
        </w:rPr>
        <w:t>Runtime PM</w:t>
      </w:r>
      <w:r w:rsidR="000819A2" w:rsidRPr="00B13CD3">
        <w:rPr>
          <w:rFonts w:hAnsi="SimSun"/>
          <w:sz w:val="24"/>
          <w:szCs w:val="24"/>
        </w:rPr>
        <w:t>机制，</w:t>
      </w:r>
      <w:r w:rsidR="003C0609" w:rsidRPr="00B13CD3">
        <w:rPr>
          <w:sz w:val="24"/>
          <w:szCs w:val="24"/>
        </w:rPr>
        <w:t>Linux</w:t>
      </w:r>
      <w:r w:rsidR="003C0609" w:rsidRPr="00B13CD3">
        <w:rPr>
          <w:rFonts w:hAnsi="SimSun"/>
          <w:sz w:val="24"/>
          <w:szCs w:val="24"/>
        </w:rPr>
        <w:t>还引入了电源管理域</w:t>
      </w:r>
      <w:r w:rsidR="003C0609" w:rsidRPr="00B13CD3">
        <w:rPr>
          <w:sz w:val="24"/>
          <w:szCs w:val="24"/>
        </w:rPr>
        <w:t xml:space="preserve"> (</w:t>
      </w:r>
      <w:r w:rsidR="000819A2" w:rsidRPr="00B13CD3">
        <w:rPr>
          <w:sz w:val="24"/>
          <w:szCs w:val="24"/>
        </w:rPr>
        <w:t>PM domains</w:t>
      </w:r>
      <w:r w:rsidR="003C0609" w:rsidRPr="00B13CD3">
        <w:rPr>
          <w:sz w:val="24"/>
          <w:szCs w:val="24"/>
        </w:rPr>
        <w:t xml:space="preserve">) </w:t>
      </w:r>
      <w:r w:rsidR="003C0609" w:rsidRPr="00B13CD3">
        <w:rPr>
          <w:rFonts w:hAnsi="SimSun"/>
          <w:sz w:val="24"/>
          <w:szCs w:val="24"/>
        </w:rPr>
        <w:t>概念</w:t>
      </w:r>
      <w:r w:rsidR="00C70F7D" w:rsidRPr="00B13CD3">
        <w:rPr>
          <w:rFonts w:hAnsi="SimSun"/>
          <w:sz w:val="24"/>
          <w:szCs w:val="24"/>
        </w:rPr>
        <w:t>，将需要同时进行电源管理的设备分组进行管理。</w:t>
      </w:r>
    </w:p>
    <w:p w14:paraId="58AF3DD9" w14:textId="77777777" w:rsidR="00E076F1" w:rsidRDefault="00C70F7D" w:rsidP="00E076F1">
      <w:pPr>
        <w:ind w:rightChars="12" w:right="25" w:firstLineChars="200" w:firstLine="480"/>
        <w:rPr>
          <w:rFonts w:hAnsi="SimSun"/>
          <w:sz w:val="24"/>
          <w:szCs w:val="24"/>
        </w:rPr>
      </w:pPr>
      <w:r w:rsidRPr="00B13CD3">
        <w:rPr>
          <w:rFonts w:hAnsi="SimSun"/>
          <w:sz w:val="24"/>
          <w:szCs w:val="24"/>
        </w:rPr>
        <w:t>除了上面</w:t>
      </w:r>
      <w:r w:rsidR="00742D1F">
        <w:rPr>
          <w:rFonts w:hAnsi="SimSun" w:hint="eastAsia"/>
          <w:sz w:val="24"/>
          <w:szCs w:val="24"/>
        </w:rPr>
        <w:t>介绍</w:t>
      </w:r>
      <w:r w:rsidRPr="00B13CD3">
        <w:rPr>
          <w:rFonts w:hAnsi="SimSun"/>
          <w:sz w:val="24"/>
          <w:szCs w:val="24"/>
        </w:rPr>
        <w:t>的在</w:t>
      </w:r>
      <w:r w:rsidRPr="00B13CD3">
        <w:rPr>
          <w:sz w:val="24"/>
          <w:szCs w:val="24"/>
        </w:rPr>
        <w:t>Linux</w:t>
      </w:r>
      <w:r w:rsidRPr="00B13CD3">
        <w:rPr>
          <w:rFonts w:hAnsi="SimSun"/>
          <w:sz w:val="24"/>
          <w:szCs w:val="24"/>
        </w:rPr>
        <w:t>内核中实现的电源管理技术之外，嵌入式</w:t>
      </w:r>
      <w:r w:rsidRPr="00B13CD3">
        <w:rPr>
          <w:sz w:val="24"/>
          <w:szCs w:val="24"/>
        </w:rPr>
        <w:t>Linux</w:t>
      </w:r>
      <w:r w:rsidRPr="00B13CD3">
        <w:rPr>
          <w:rFonts w:hAnsi="SimSun"/>
          <w:sz w:val="24"/>
          <w:szCs w:val="24"/>
        </w:rPr>
        <w:t>电源管理技术还包括用户空间的应用层面上针对功耗的优化。比如安卓系统中对运动传感器数据读取的批处理技术</w:t>
      </w:r>
      <w:r w:rsidRPr="00B13CD3">
        <w:rPr>
          <w:sz w:val="24"/>
          <w:szCs w:val="24"/>
        </w:rPr>
        <w:t>(Sensor Batching)</w:t>
      </w:r>
      <w:r w:rsidR="0079165E" w:rsidRPr="00B13CD3">
        <w:rPr>
          <w:sz w:val="24"/>
          <w:szCs w:val="24"/>
        </w:rPr>
        <w:t xml:space="preserve"> </w:t>
      </w:r>
      <w:r w:rsidR="003C0609" w:rsidRPr="00B13CD3">
        <w:rPr>
          <w:sz w:val="24"/>
          <w:szCs w:val="24"/>
          <w:vertAlign w:val="superscript"/>
        </w:rPr>
        <w:t>[</w:t>
      </w:r>
      <w:r w:rsidR="000138D8" w:rsidRPr="00B13CD3">
        <w:rPr>
          <w:sz w:val="24"/>
          <w:szCs w:val="24"/>
          <w:vertAlign w:val="superscript"/>
        </w:rPr>
        <w:t>6</w:t>
      </w:r>
      <w:r w:rsidR="003C0609" w:rsidRPr="00B13CD3">
        <w:rPr>
          <w:sz w:val="24"/>
          <w:szCs w:val="24"/>
          <w:vertAlign w:val="superscript"/>
        </w:rPr>
        <w:t>]</w:t>
      </w:r>
      <w:r w:rsidR="003C0609" w:rsidRPr="00B13CD3">
        <w:rPr>
          <w:sz w:val="24"/>
          <w:szCs w:val="24"/>
        </w:rPr>
        <w:t xml:space="preserve"> </w:t>
      </w:r>
      <w:r w:rsidR="003C0609" w:rsidRPr="00B13CD3">
        <w:rPr>
          <w:rFonts w:hAnsi="SimSun"/>
          <w:sz w:val="24"/>
          <w:szCs w:val="24"/>
        </w:rPr>
        <w:t>和在设备处于静止状态下控制后台服务进程的</w:t>
      </w:r>
      <w:r w:rsidR="003C0609" w:rsidRPr="00B13CD3">
        <w:rPr>
          <w:sz w:val="24"/>
          <w:szCs w:val="24"/>
        </w:rPr>
        <w:t>Doze</w:t>
      </w:r>
      <w:r w:rsidR="003C0609" w:rsidRPr="00B13CD3">
        <w:rPr>
          <w:rFonts w:hAnsi="SimSun"/>
          <w:sz w:val="24"/>
          <w:szCs w:val="24"/>
        </w:rPr>
        <w:t>机制</w:t>
      </w:r>
      <w:r w:rsidR="003C0609" w:rsidRPr="00B13CD3">
        <w:rPr>
          <w:sz w:val="24"/>
          <w:szCs w:val="24"/>
          <w:vertAlign w:val="superscript"/>
        </w:rPr>
        <w:t xml:space="preserve"> [</w:t>
      </w:r>
      <w:r w:rsidR="000138D8" w:rsidRPr="00B13CD3">
        <w:rPr>
          <w:sz w:val="24"/>
          <w:szCs w:val="24"/>
          <w:vertAlign w:val="superscript"/>
        </w:rPr>
        <w:t>7</w:t>
      </w:r>
      <w:r w:rsidR="003C0609" w:rsidRPr="00B13CD3">
        <w:rPr>
          <w:sz w:val="24"/>
          <w:szCs w:val="24"/>
          <w:vertAlign w:val="superscript"/>
        </w:rPr>
        <w:t>]</w:t>
      </w:r>
      <w:r w:rsidR="003C0609" w:rsidRPr="00B13CD3">
        <w:rPr>
          <w:sz w:val="24"/>
          <w:szCs w:val="24"/>
        </w:rPr>
        <w:t xml:space="preserve"> </w:t>
      </w:r>
      <w:r w:rsidR="00742D1F">
        <w:rPr>
          <w:rFonts w:hint="eastAsia"/>
          <w:sz w:val="24"/>
          <w:szCs w:val="24"/>
        </w:rPr>
        <w:t>，</w:t>
      </w:r>
      <w:r w:rsidR="003C0609" w:rsidRPr="00B13CD3">
        <w:rPr>
          <w:rFonts w:hAnsi="SimSun"/>
          <w:sz w:val="24"/>
          <w:szCs w:val="24"/>
        </w:rPr>
        <w:t>根据液晶显示屏显示</w:t>
      </w:r>
      <w:r w:rsidR="00F913AE">
        <w:rPr>
          <w:rFonts w:hAnsi="SimSun" w:hint="eastAsia"/>
          <w:sz w:val="24"/>
          <w:szCs w:val="24"/>
        </w:rPr>
        <w:t>的图像</w:t>
      </w:r>
      <w:r w:rsidR="003C0609" w:rsidRPr="00B13CD3">
        <w:rPr>
          <w:rFonts w:hAnsi="SimSun"/>
          <w:sz w:val="24"/>
          <w:szCs w:val="24"/>
        </w:rPr>
        <w:t>内</w:t>
      </w:r>
      <w:r w:rsidR="00742D1F">
        <w:rPr>
          <w:rFonts w:hAnsi="SimSun" w:hint="eastAsia"/>
          <w:sz w:val="24"/>
          <w:szCs w:val="24"/>
        </w:rPr>
        <w:t>容</w:t>
      </w:r>
      <w:r w:rsidR="003C0609" w:rsidRPr="00B13CD3">
        <w:rPr>
          <w:rFonts w:hAnsi="SimSun"/>
          <w:sz w:val="24"/>
          <w:szCs w:val="24"/>
        </w:rPr>
        <w:t>和环境光强度适配背光亮度和色彩的</w:t>
      </w:r>
      <w:r w:rsidR="003C0609" w:rsidRPr="00B13CD3">
        <w:rPr>
          <w:sz w:val="24"/>
          <w:szCs w:val="24"/>
        </w:rPr>
        <w:t>CABC</w:t>
      </w:r>
      <w:r w:rsidR="003C0609" w:rsidRPr="00B13CD3">
        <w:rPr>
          <w:rFonts w:hAnsi="SimSun"/>
          <w:sz w:val="24"/>
          <w:szCs w:val="24"/>
        </w:rPr>
        <w:t>和</w:t>
      </w:r>
      <w:r w:rsidR="003C0609" w:rsidRPr="00B13CD3">
        <w:rPr>
          <w:sz w:val="24"/>
          <w:szCs w:val="24"/>
        </w:rPr>
        <w:t>LABC</w:t>
      </w:r>
      <w:r w:rsidR="003C0609" w:rsidRPr="00B13CD3">
        <w:rPr>
          <w:rFonts w:hAnsi="SimSun"/>
          <w:sz w:val="24"/>
          <w:szCs w:val="24"/>
        </w:rPr>
        <w:t>技术</w:t>
      </w:r>
      <w:r w:rsidR="003C0609" w:rsidRPr="00B13CD3">
        <w:rPr>
          <w:sz w:val="24"/>
          <w:szCs w:val="24"/>
          <w:vertAlign w:val="superscript"/>
        </w:rPr>
        <w:t xml:space="preserve"> [</w:t>
      </w:r>
      <w:r w:rsidR="000138D8" w:rsidRPr="00B13CD3">
        <w:rPr>
          <w:sz w:val="24"/>
          <w:szCs w:val="24"/>
          <w:vertAlign w:val="superscript"/>
        </w:rPr>
        <w:t>8</w:t>
      </w:r>
      <w:r w:rsidR="003C0609" w:rsidRPr="00B13CD3">
        <w:rPr>
          <w:sz w:val="24"/>
          <w:szCs w:val="24"/>
          <w:vertAlign w:val="superscript"/>
        </w:rPr>
        <w:t>]</w:t>
      </w:r>
      <w:r w:rsidR="003C0609" w:rsidRPr="00B13CD3">
        <w:rPr>
          <w:sz w:val="24"/>
          <w:szCs w:val="24"/>
        </w:rPr>
        <w:t xml:space="preserve"> </w:t>
      </w:r>
      <w:r w:rsidR="003C0609" w:rsidRPr="00B13CD3">
        <w:rPr>
          <w:rFonts w:hAnsi="SimSun"/>
          <w:sz w:val="24"/>
          <w:szCs w:val="24"/>
        </w:rPr>
        <w:t>。</w:t>
      </w:r>
    </w:p>
    <w:p w14:paraId="55E49156" w14:textId="01DDC895" w:rsidR="00E076F1" w:rsidDel="00DD21AE" w:rsidRDefault="003C0609">
      <w:pPr>
        <w:ind w:rightChars="12" w:right="25" w:firstLineChars="200" w:firstLine="480"/>
        <w:rPr>
          <w:del w:id="1008" w:author="Ling, Alex" w:date="2017-06-04T11:38:00Z"/>
          <w:sz w:val="24"/>
          <w:szCs w:val="24"/>
        </w:rPr>
        <w:pPrChange w:id="1009" w:author="Ling, Alex" w:date="2017-06-04T11:38:00Z">
          <w:pPr>
            <w:ind w:rightChars="12" w:right="25" w:firstLine="0"/>
          </w:pPr>
        </w:pPrChange>
      </w:pPr>
      <w:r w:rsidRPr="00B13CD3">
        <w:rPr>
          <w:rFonts w:hAnsi="SimSun"/>
          <w:sz w:val="24"/>
          <w:szCs w:val="24"/>
        </w:rPr>
        <w:t>实践证明，这些技术对嵌入式</w:t>
      </w:r>
      <w:r w:rsidRPr="00B13CD3">
        <w:rPr>
          <w:sz w:val="24"/>
          <w:szCs w:val="24"/>
        </w:rPr>
        <w:t>Linux</w:t>
      </w:r>
      <w:r w:rsidRPr="00B13CD3">
        <w:rPr>
          <w:rFonts w:hAnsi="SimSun"/>
          <w:sz w:val="24"/>
          <w:szCs w:val="24"/>
        </w:rPr>
        <w:t>系统设备的电池续航和功耗方面的提高</w:t>
      </w:r>
      <w:r w:rsidR="00742D1F">
        <w:rPr>
          <w:rFonts w:hAnsi="SimSun" w:hint="eastAsia"/>
          <w:sz w:val="24"/>
          <w:szCs w:val="24"/>
        </w:rPr>
        <w:t>有</w:t>
      </w:r>
      <w:r w:rsidRPr="00B13CD3">
        <w:rPr>
          <w:rFonts w:hAnsi="SimSun"/>
          <w:sz w:val="24"/>
          <w:szCs w:val="24"/>
        </w:rPr>
        <w:t>显著作用。然而，随着这个领域硬件的不断发展，电源管理对软件技术也提出了新的要求。当高性能嵌入式系统的</w:t>
      </w:r>
      <w:r w:rsidRPr="00B13CD3">
        <w:rPr>
          <w:sz w:val="24"/>
          <w:szCs w:val="24"/>
        </w:rPr>
        <w:t>CPU</w:t>
      </w:r>
      <w:r w:rsidRPr="00B13CD3">
        <w:rPr>
          <w:rFonts w:hAnsi="SimSun"/>
          <w:sz w:val="24"/>
          <w:szCs w:val="24"/>
        </w:rPr>
        <w:t>从对称多处理</w:t>
      </w:r>
      <w:del w:id="1010" w:author="alling" w:date="2017-04-04T15:28:00Z">
        <w:r w:rsidRPr="00B13CD3" w:rsidDel="004B0CF2">
          <w:rPr>
            <w:sz w:val="24"/>
            <w:szCs w:val="24"/>
          </w:rPr>
          <w:delText xml:space="preserve"> </w:delText>
        </w:r>
      </w:del>
      <w:r w:rsidRPr="00B13CD3">
        <w:rPr>
          <w:sz w:val="24"/>
          <w:szCs w:val="24"/>
        </w:rPr>
        <w:t xml:space="preserve">(Symmetrical Multi-Processing, </w:t>
      </w:r>
      <w:r w:rsidRPr="00B13CD3">
        <w:rPr>
          <w:rFonts w:hAnsi="SimSun"/>
          <w:sz w:val="24"/>
          <w:szCs w:val="24"/>
        </w:rPr>
        <w:t>简称</w:t>
      </w:r>
      <w:r w:rsidRPr="00B13CD3">
        <w:rPr>
          <w:sz w:val="24"/>
          <w:szCs w:val="24"/>
        </w:rPr>
        <w:t>SMP)</w:t>
      </w:r>
      <w:del w:id="1011" w:author="alling" w:date="2017-04-04T15:28:00Z">
        <w:r w:rsidRPr="00B13CD3" w:rsidDel="004B0CF2">
          <w:rPr>
            <w:sz w:val="24"/>
            <w:szCs w:val="24"/>
          </w:rPr>
          <w:delText xml:space="preserve"> </w:delText>
        </w:r>
      </w:del>
      <w:r w:rsidRPr="00B13CD3">
        <w:rPr>
          <w:rFonts w:hAnsi="SimSun"/>
          <w:sz w:val="24"/>
          <w:szCs w:val="24"/>
        </w:rPr>
        <w:t>发展到异构多处理</w:t>
      </w:r>
      <w:del w:id="1012" w:author="alling" w:date="2017-04-04T15:28:00Z">
        <w:r w:rsidRPr="00B13CD3" w:rsidDel="004B0CF2">
          <w:rPr>
            <w:sz w:val="24"/>
            <w:szCs w:val="24"/>
          </w:rPr>
          <w:delText xml:space="preserve"> </w:delText>
        </w:r>
      </w:del>
      <w:r w:rsidRPr="00B13CD3">
        <w:rPr>
          <w:sz w:val="24"/>
          <w:szCs w:val="24"/>
        </w:rPr>
        <w:t xml:space="preserve">(Heterogeneous Multi-Processing, </w:t>
      </w:r>
      <w:r w:rsidRPr="00B13CD3">
        <w:rPr>
          <w:rFonts w:hAnsi="SimSun"/>
          <w:sz w:val="24"/>
          <w:szCs w:val="24"/>
        </w:rPr>
        <w:t>简称</w:t>
      </w:r>
      <w:r w:rsidRPr="00B13CD3">
        <w:rPr>
          <w:sz w:val="24"/>
          <w:szCs w:val="24"/>
        </w:rPr>
        <w:t>HMP</w:t>
      </w:r>
      <w:r w:rsidR="007046C4">
        <w:rPr>
          <w:sz w:val="24"/>
          <w:szCs w:val="24"/>
        </w:rPr>
        <w:t>)</w:t>
      </w:r>
      <w:del w:id="1013" w:author="alling" w:date="2017-04-04T15:28:00Z">
        <w:r w:rsidR="007046C4" w:rsidRPr="00B13CD3" w:rsidDel="004B0CF2">
          <w:rPr>
            <w:rFonts w:hAnsi="SimSun" w:hint="eastAsia"/>
            <w:sz w:val="24"/>
            <w:szCs w:val="24"/>
          </w:rPr>
          <w:delText xml:space="preserve"> </w:delText>
        </w:r>
      </w:del>
      <w:r w:rsidR="007046C4" w:rsidRPr="00B13CD3">
        <w:rPr>
          <w:rFonts w:hAnsi="SimSun" w:hint="eastAsia"/>
          <w:sz w:val="24"/>
          <w:szCs w:val="24"/>
        </w:rPr>
        <w:t>，</w:t>
      </w:r>
      <w:r w:rsidRPr="00B13CD3">
        <w:rPr>
          <w:rFonts w:hAnsi="SimSun"/>
          <w:sz w:val="24"/>
          <w:szCs w:val="24"/>
        </w:rPr>
        <w:t>如</w:t>
      </w:r>
      <w:r w:rsidRPr="00B13CD3">
        <w:rPr>
          <w:sz w:val="24"/>
          <w:szCs w:val="24"/>
        </w:rPr>
        <w:t>ARM</w:t>
      </w:r>
      <w:r w:rsidRPr="00B13CD3">
        <w:rPr>
          <w:rFonts w:hAnsi="SimSun"/>
          <w:sz w:val="24"/>
          <w:szCs w:val="24"/>
        </w:rPr>
        <w:t>的</w:t>
      </w:r>
      <w:r w:rsidR="00700127" w:rsidRPr="00B13CD3">
        <w:rPr>
          <w:sz w:val="24"/>
          <w:szCs w:val="24"/>
        </w:rPr>
        <w:t>Big. Little</w:t>
      </w:r>
      <w:r w:rsidRPr="00B13CD3">
        <w:rPr>
          <w:sz w:val="24"/>
          <w:szCs w:val="24"/>
          <w:vertAlign w:val="superscript"/>
        </w:rPr>
        <w:t xml:space="preserve"> [</w:t>
      </w:r>
      <w:r w:rsidR="000138D8" w:rsidRPr="00B13CD3">
        <w:rPr>
          <w:sz w:val="24"/>
          <w:szCs w:val="24"/>
          <w:vertAlign w:val="superscript"/>
        </w:rPr>
        <w:t>9</w:t>
      </w:r>
      <w:r w:rsidRPr="00B13CD3">
        <w:rPr>
          <w:sz w:val="24"/>
          <w:szCs w:val="24"/>
          <w:vertAlign w:val="superscript"/>
        </w:rPr>
        <w:t>]</w:t>
      </w:r>
      <w:r w:rsidRPr="00B13CD3">
        <w:rPr>
          <w:sz w:val="24"/>
          <w:szCs w:val="24"/>
        </w:rPr>
        <w:t xml:space="preserve"> </w:t>
      </w:r>
      <w:r w:rsidRPr="00B13CD3">
        <w:rPr>
          <w:rFonts w:hAnsi="SimSun"/>
          <w:sz w:val="24"/>
          <w:szCs w:val="24"/>
        </w:rPr>
        <w:t>架构</w:t>
      </w:r>
      <w:del w:id="1014" w:author="alling" w:date="2017-04-04T15:28:00Z">
        <w:r w:rsidRPr="00B13CD3" w:rsidDel="004B0CF2">
          <w:rPr>
            <w:sz w:val="24"/>
            <w:szCs w:val="24"/>
          </w:rPr>
          <w:delText xml:space="preserve"> </w:delText>
        </w:r>
      </w:del>
      <w:r w:rsidR="00F13BA6" w:rsidRPr="00B13CD3">
        <w:rPr>
          <w:rFonts w:hAnsi="SimSun"/>
          <w:sz w:val="24"/>
          <w:szCs w:val="24"/>
        </w:rPr>
        <w:t>，现有的针对</w:t>
      </w:r>
      <w:r w:rsidR="00F13BA6" w:rsidRPr="00B13CD3">
        <w:rPr>
          <w:sz w:val="24"/>
          <w:szCs w:val="24"/>
        </w:rPr>
        <w:t>SMP</w:t>
      </w:r>
      <w:r w:rsidR="00F13BA6" w:rsidRPr="00B13CD3">
        <w:rPr>
          <w:rFonts w:hAnsi="SimSun"/>
          <w:sz w:val="24"/>
          <w:szCs w:val="24"/>
        </w:rPr>
        <w:t>设计的</w:t>
      </w:r>
      <w:r w:rsidR="00F13BA6" w:rsidRPr="00B13CD3">
        <w:rPr>
          <w:sz w:val="24"/>
          <w:szCs w:val="24"/>
        </w:rPr>
        <w:t>Linux</w:t>
      </w:r>
      <w:r w:rsidR="00F13BA6" w:rsidRPr="00B13CD3">
        <w:rPr>
          <w:rFonts w:hAnsi="SimSun"/>
          <w:sz w:val="24"/>
          <w:szCs w:val="24"/>
        </w:rPr>
        <w:t>内核调度器已经不能满足需要。此外，目前大多数</w:t>
      </w:r>
      <w:r w:rsidR="00C668E2">
        <w:rPr>
          <w:rFonts w:hAnsi="SimSun" w:hint="eastAsia"/>
          <w:sz w:val="24"/>
          <w:szCs w:val="24"/>
        </w:rPr>
        <w:t>采用</w:t>
      </w:r>
      <w:r w:rsidR="00F13BA6" w:rsidRPr="00B13CD3">
        <w:rPr>
          <w:rFonts w:hAnsi="SimSun"/>
          <w:sz w:val="24"/>
          <w:szCs w:val="24"/>
        </w:rPr>
        <w:t>固定超时机制的设备</w:t>
      </w:r>
      <w:r w:rsidR="00F13BA6" w:rsidRPr="00B13CD3">
        <w:rPr>
          <w:sz w:val="24"/>
          <w:szCs w:val="24"/>
        </w:rPr>
        <w:t>Runtime PM</w:t>
      </w:r>
      <w:r w:rsidR="00F13BA6" w:rsidRPr="00B13CD3">
        <w:rPr>
          <w:rFonts w:hAnsi="SimSun"/>
          <w:sz w:val="24"/>
          <w:szCs w:val="24"/>
        </w:rPr>
        <w:t>管理也需要改进</w:t>
      </w:r>
      <w:r w:rsidR="00C668E2">
        <w:rPr>
          <w:rFonts w:hAnsi="SimSun" w:hint="eastAsia"/>
          <w:sz w:val="24"/>
          <w:szCs w:val="24"/>
        </w:rPr>
        <w:t>，</w:t>
      </w:r>
      <w:r w:rsidR="00F13BA6" w:rsidRPr="00B13CD3">
        <w:rPr>
          <w:rFonts w:hAnsi="SimSun"/>
          <w:sz w:val="24"/>
          <w:szCs w:val="24"/>
        </w:rPr>
        <w:t>以更精准地使处于空闲状态的设备进入低功耗模式。</w:t>
      </w:r>
      <w:r w:rsidR="00EF68CF" w:rsidRPr="00B13CD3">
        <w:rPr>
          <w:rFonts w:hAnsi="SimSun"/>
          <w:sz w:val="24"/>
          <w:szCs w:val="24"/>
        </w:rPr>
        <w:t>关于这些问题，本文在</w:t>
      </w:r>
      <w:r w:rsidR="00EF68CF" w:rsidRPr="00B13CD3">
        <w:rPr>
          <w:sz w:val="24"/>
          <w:szCs w:val="24"/>
        </w:rPr>
        <w:t>2.2.2</w:t>
      </w:r>
      <w:r w:rsidR="00EF68CF" w:rsidRPr="00B13CD3">
        <w:rPr>
          <w:rFonts w:hAnsi="SimSun"/>
          <w:sz w:val="24"/>
          <w:szCs w:val="24"/>
        </w:rPr>
        <w:t>节中将详细描述。</w:t>
      </w:r>
    </w:p>
    <w:p w14:paraId="3CA87279" w14:textId="1A54CD20" w:rsidR="00B13CD3" w:rsidRPr="00B13CD3" w:rsidRDefault="00B13CD3">
      <w:pPr>
        <w:ind w:rightChars="12" w:right="25" w:firstLine="0"/>
        <w:rPr>
          <w:sz w:val="24"/>
          <w:szCs w:val="24"/>
        </w:rPr>
      </w:pPr>
    </w:p>
    <w:p w14:paraId="5D76AB22" w14:textId="77777777" w:rsidR="00DD21AE" w:rsidRDefault="00DD21AE">
      <w:pPr>
        <w:ind w:rightChars="12" w:right="25" w:firstLine="0"/>
        <w:outlineLvl w:val="2"/>
        <w:rPr>
          <w:ins w:id="1015" w:author="Ling, Alex" w:date="2017-06-04T11:39:00Z"/>
          <w:rFonts w:ascii="SimHei" w:eastAsia="SimHei" w:hAnsi="SimSun"/>
          <w:b/>
          <w:color w:val="339966"/>
          <w:sz w:val="24"/>
        </w:rPr>
        <w:pPrChange w:id="1016" w:author="Ling, Alex" w:date="2017-06-04T10:21:00Z">
          <w:pPr>
            <w:ind w:firstLine="0"/>
          </w:pPr>
        </w:pPrChange>
      </w:pPr>
      <w:bookmarkStart w:id="1017" w:name="_Toc471381655"/>
    </w:p>
    <w:p w14:paraId="253C6AD1" w14:textId="04020B43" w:rsidR="00573F15" w:rsidDel="00DD21AE" w:rsidRDefault="00573F15">
      <w:pPr>
        <w:ind w:rightChars="12" w:right="25" w:firstLine="0"/>
        <w:outlineLvl w:val="2"/>
        <w:rPr>
          <w:del w:id="1018" w:author="Ling, Alex" w:date="2017-06-04T10:21:00Z"/>
          <w:rFonts w:ascii="SimHei" w:eastAsia="SimHei" w:hAnsi="SimSun"/>
          <w:sz w:val="24"/>
        </w:rPr>
        <w:pPrChange w:id="1019" w:author="Ling, Alex" w:date="2017-06-04T10:21:00Z">
          <w:pPr>
            <w:ind w:firstLine="0"/>
          </w:pPr>
        </w:pPrChange>
      </w:pPr>
      <w:r>
        <w:rPr>
          <w:rFonts w:ascii="SimHei" w:eastAsia="SimHei" w:hAnsi="SimSun"/>
          <w:b/>
          <w:color w:val="339966"/>
          <w:sz w:val="24"/>
        </w:rPr>
        <w:t>1</w:t>
      </w:r>
      <w:r w:rsidRPr="002A055A">
        <w:rPr>
          <w:rFonts w:ascii="SimHei" w:eastAsia="SimHei" w:hAnsi="SimSun" w:hint="eastAsia"/>
          <w:b/>
          <w:color w:val="339966"/>
          <w:sz w:val="24"/>
        </w:rPr>
        <w:t>.</w:t>
      </w:r>
      <w:r>
        <w:rPr>
          <w:rFonts w:ascii="SimHei" w:eastAsia="SimHei" w:hAnsi="SimSun" w:hint="eastAsia"/>
          <w:b/>
          <w:color w:val="339966"/>
          <w:sz w:val="24"/>
        </w:rPr>
        <w:t>3</w:t>
      </w:r>
      <w:r w:rsidRPr="003469EB">
        <w:rPr>
          <w:rFonts w:ascii="SimHei" w:eastAsia="SimHei" w:hAnsi="SimSun" w:hint="eastAsia"/>
          <w:sz w:val="24"/>
        </w:rPr>
        <w:t xml:space="preserve"> </w:t>
      </w:r>
      <w:r>
        <w:rPr>
          <w:rFonts w:ascii="SimHei" w:eastAsia="SimHei" w:hAnsi="SimSun" w:hint="eastAsia"/>
          <w:sz w:val="24"/>
        </w:rPr>
        <w:t>本文研究工作</w:t>
      </w:r>
      <w:bookmarkEnd w:id="1017"/>
    </w:p>
    <w:p w14:paraId="19DAAC1E" w14:textId="76269DA4" w:rsidR="00B13CD3" w:rsidRPr="00B13CD3" w:rsidRDefault="00B13CD3">
      <w:pPr>
        <w:ind w:rightChars="12" w:right="25" w:firstLine="0"/>
        <w:outlineLvl w:val="2"/>
        <w:pPrChange w:id="1020" w:author="Ling, Alex" w:date="2017-06-04T10:21:00Z">
          <w:pPr>
            <w:ind w:firstLine="0"/>
          </w:pPr>
        </w:pPrChange>
      </w:pPr>
    </w:p>
    <w:p w14:paraId="7509CCB8" w14:textId="77777777" w:rsidR="00EF68CF" w:rsidRDefault="00EF68CF" w:rsidP="00E076F1">
      <w:pPr>
        <w:ind w:rightChars="12" w:right="25" w:firstLine="0"/>
        <w:outlineLvl w:val="2"/>
        <w:rPr>
          <w:rFonts w:ascii="SimHei" w:eastAsia="SimHei" w:hAnsi="SimSun"/>
          <w:sz w:val="24"/>
        </w:rPr>
      </w:pPr>
      <w:bookmarkStart w:id="1021" w:name="_Toc471381656"/>
      <w:commentRangeStart w:id="1022"/>
      <w:r>
        <w:rPr>
          <w:rFonts w:ascii="SimHei" w:eastAsia="SimHei" w:hAnsi="SimSun" w:hint="eastAsia"/>
          <w:b/>
          <w:color w:val="339966"/>
          <w:sz w:val="24"/>
        </w:rPr>
        <w:t>1</w:t>
      </w:r>
      <w:r w:rsidRPr="002A055A">
        <w:rPr>
          <w:rFonts w:ascii="SimHei" w:eastAsia="SimHei" w:hAnsi="SimSun" w:hint="eastAsia"/>
          <w:b/>
          <w:color w:val="339966"/>
          <w:sz w:val="24"/>
        </w:rPr>
        <w:t>.</w:t>
      </w:r>
      <w:r>
        <w:rPr>
          <w:rFonts w:ascii="SimHei" w:eastAsia="SimHei" w:hAnsi="SimSun" w:hint="eastAsia"/>
          <w:b/>
          <w:color w:val="339966"/>
          <w:sz w:val="24"/>
        </w:rPr>
        <w:t>3</w:t>
      </w:r>
      <w:r w:rsidRPr="002A055A">
        <w:rPr>
          <w:rFonts w:ascii="SimHei" w:eastAsia="SimHei" w:hAnsi="SimSun" w:hint="eastAsia"/>
          <w:b/>
          <w:color w:val="339966"/>
          <w:sz w:val="24"/>
        </w:rPr>
        <w:t>.1</w:t>
      </w:r>
      <w:r w:rsidRPr="003469EB">
        <w:rPr>
          <w:rFonts w:ascii="SimHei" w:eastAsia="SimHei" w:hAnsi="SimSun" w:hint="eastAsia"/>
          <w:sz w:val="24"/>
        </w:rPr>
        <w:t xml:space="preserve"> </w:t>
      </w:r>
      <w:r>
        <w:rPr>
          <w:rFonts w:ascii="SimHei" w:eastAsia="SimHei" w:hAnsi="SimSun" w:hint="eastAsia"/>
          <w:sz w:val="24"/>
        </w:rPr>
        <w:t>研究目标</w:t>
      </w:r>
      <w:bookmarkEnd w:id="1021"/>
      <w:commentRangeEnd w:id="1022"/>
      <w:r w:rsidR="00D66B81">
        <w:rPr>
          <w:rStyle w:val="ab"/>
        </w:rPr>
        <w:commentReference w:id="1022"/>
      </w:r>
    </w:p>
    <w:p w14:paraId="13FF962C" w14:textId="77777777" w:rsidR="00EF68CF" w:rsidDel="00FF4C69" w:rsidRDefault="00EF68CF" w:rsidP="00EF68CF">
      <w:pPr>
        <w:rPr>
          <w:del w:id="1023" w:author="Ling, Alex" w:date="2017-06-04T10:22:00Z"/>
          <w:rFonts w:hAnsi="SimSun"/>
          <w:sz w:val="24"/>
          <w:szCs w:val="24"/>
        </w:rPr>
      </w:pPr>
      <w:r w:rsidRPr="00B13CD3">
        <w:rPr>
          <w:rFonts w:hAnsi="SimSun"/>
          <w:sz w:val="24"/>
          <w:szCs w:val="24"/>
        </w:rPr>
        <w:t>本文致力于解决目前嵌入式</w:t>
      </w:r>
      <w:r w:rsidRPr="00B13CD3">
        <w:rPr>
          <w:sz w:val="24"/>
          <w:szCs w:val="24"/>
        </w:rPr>
        <w:t>Linux</w:t>
      </w:r>
      <w:r w:rsidRPr="00B13CD3">
        <w:rPr>
          <w:rFonts w:hAnsi="SimSun"/>
          <w:sz w:val="24"/>
          <w:szCs w:val="24"/>
        </w:rPr>
        <w:t>系统电源管理在</w:t>
      </w:r>
      <w:r w:rsidRPr="00B13CD3">
        <w:rPr>
          <w:sz w:val="24"/>
          <w:szCs w:val="24"/>
        </w:rPr>
        <w:t>HMP CPU</w:t>
      </w:r>
      <w:r w:rsidRPr="00B13CD3">
        <w:rPr>
          <w:rFonts w:hAnsi="SimSun"/>
          <w:sz w:val="24"/>
          <w:szCs w:val="24"/>
        </w:rPr>
        <w:t>架构的调度器设计问题</w:t>
      </w:r>
      <w:r w:rsidR="00C668E2">
        <w:rPr>
          <w:rFonts w:hAnsi="SimSun" w:hint="eastAsia"/>
          <w:sz w:val="24"/>
          <w:szCs w:val="24"/>
        </w:rPr>
        <w:t>，并</w:t>
      </w:r>
      <w:r w:rsidRPr="00B13CD3">
        <w:rPr>
          <w:rFonts w:hAnsi="SimSun"/>
          <w:sz w:val="24"/>
          <w:szCs w:val="24"/>
        </w:rPr>
        <w:t>提出一种更高效的设备动态电源管理设计。对</w:t>
      </w:r>
      <w:r w:rsidRPr="00B13CD3">
        <w:rPr>
          <w:sz w:val="24"/>
          <w:szCs w:val="24"/>
        </w:rPr>
        <w:t>HMP CPU</w:t>
      </w:r>
      <w:r w:rsidRPr="00B13CD3">
        <w:rPr>
          <w:rFonts w:hAnsi="SimSun"/>
          <w:sz w:val="24"/>
          <w:szCs w:val="24"/>
        </w:rPr>
        <w:t>架构的调度器设计需要解决目前调度器没有与各</w:t>
      </w:r>
      <w:r w:rsidRPr="00B13CD3">
        <w:rPr>
          <w:sz w:val="24"/>
          <w:szCs w:val="24"/>
        </w:rPr>
        <w:t>CPU</w:t>
      </w:r>
      <w:r w:rsidRPr="00B13CD3">
        <w:rPr>
          <w:rFonts w:hAnsi="SimSun"/>
          <w:sz w:val="24"/>
          <w:szCs w:val="24"/>
        </w:rPr>
        <w:t>核功耗方面考虑结合起来的问题。对于设备的动态电源管理，需要解决目前基于固定超时机制造成的能源浪费和效率不高的问题。</w:t>
      </w:r>
    </w:p>
    <w:p w14:paraId="4F30DC0B" w14:textId="77777777" w:rsidR="00B13CD3" w:rsidRPr="00B13CD3" w:rsidRDefault="00B13CD3">
      <w:pPr>
        <w:rPr>
          <w:sz w:val="24"/>
          <w:szCs w:val="24"/>
        </w:rPr>
        <w:pPrChange w:id="1024" w:author="Ling, Alex" w:date="2017-06-04T10:22:00Z">
          <w:pPr>
            <w:ind w:firstLine="0"/>
          </w:pPr>
        </w:pPrChange>
      </w:pPr>
    </w:p>
    <w:p w14:paraId="20766578" w14:textId="77777777" w:rsidR="00EF68CF" w:rsidRDefault="00EF68CF" w:rsidP="00E076F1">
      <w:pPr>
        <w:ind w:rightChars="12" w:right="25" w:firstLine="0"/>
        <w:outlineLvl w:val="2"/>
        <w:rPr>
          <w:rFonts w:ascii="SimHei" w:eastAsia="SimHei" w:hAnsi="SimSun"/>
          <w:sz w:val="24"/>
        </w:rPr>
      </w:pPr>
      <w:bookmarkStart w:id="1025" w:name="_Toc471381657"/>
      <w:r>
        <w:rPr>
          <w:rFonts w:ascii="SimHei" w:eastAsia="SimHei" w:hAnsi="SimSun" w:hint="eastAsia"/>
          <w:b/>
          <w:color w:val="339966"/>
          <w:sz w:val="24"/>
        </w:rPr>
        <w:t>1</w:t>
      </w:r>
      <w:r w:rsidRPr="002A055A">
        <w:rPr>
          <w:rFonts w:ascii="SimHei" w:eastAsia="SimHei" w:hAnsi="SimSun" w:hint="eastAsia"/>
          <w:b/>
          <w:color w:val="339966"/>
          <w:sz w:val="24"/>
        </w:rPr>
        <w:t>.</w:t>
      </w:r>
      <w:r>
        <w:rPr>
          <w:rFonts w:ascii="SimHei" w:eastAsia="SimHei" w:hAnsi="SimSun" w:hint="eastAsia"/>
          <w:b/>
          <w:color w:val="339966"/>
          <w:sz w:val="24"/>
        </w:rPr>
        <w:t>3</w:t>
      </w:r>
      <w:r w:rsidRPr="002A055A">
        <w:rPr>
          <w:rFonts w:ascii="SimHei" w:eastAsia="SimHei" w:hAnsi="SimSun" w:hint="eastAsia"/>
          <w:b/>
          <w:color w:val="339966"/>
          <w:sz w:val="24"/>
        </w:rPr>
        <w:t>.</w:t>
      </w:r>
      <w:r>
        <w:rPr>
          <w:rFonts w:ascii="SimHei" w:eastAsia="SimHei" w:hAnsi="SimSun" w:hint="eastAsia"/>
          <w:b/>
          <w:color w:val="339966"/>
          <w:sz w:val="24"/>
        </w:rPr>
        <w:t>2</w:t>
      </w:r>
      <w:r w:rsidRPr="003469EB">
        <w:rPr>
          <w:rFonts w:ascii="SimHei" w:eastAsia="SimHei" w:hAnsi="SimSun" w:hint="eastAsia"/>
          <w:sz w:val="24"/>
        </w:rPr>
        <w:t xml:space="preserve"> </w:t>
      </w:r>
      <w:r>
        <w:rPr>
          <w:rFonts w:ascii="SimHei" w:eastAsia="SimHei" w:hAnsi="SimSun" w:hint="eastAsia"/>
          <w:sz w:val="24"/>
        </w:rPr>
        <w:t>研究内容与取得的成果</w:t>
      </w:r>
      <w:bookmarkEnd w:id="1025"/>
    </w:p>
    <w:p w14:paraId="791F6D67" w14:textId="77777777" w:rsidR="005848D5" w:rsidRDefault="00902784">
      <w:pPr>
        <w:ind w:firstLine="426"/>
        <w:rPr>
          <w:sz w:val="24"/>
          <w:szCs w:val="24"/>
        </w:rPr>
      </w:pPr>
      <w:r>
        <w:rPr>
          <w:rFonts w:hAnsi="SimSun" w:hint="eastAsia"/>
          <w:sz w:val="24"/>
          <w:szCs w:val="24"/>
        </w:rPr>
        <w:t xml:space="preserve">(1) </w:t>
      </w:r>
      <w:r w:rsidR="003132E4" w:rsidRPr="00B13CD3">
        <w:rPr>
          <w:rFonts w:hAnsi="SimSun"/>
          <w:sz w:val="24"/>
          <w:szCs w:val="24"/>
        </w:rPr>
        <w:t>有节能意识</w:t>
      </w:r>
      <w:r w:rsidR="00317D83" w:rsidRPr="00B13CD3">
        <w:rPr>
          <w:rFonts w:hAnsi="SimSun"/>
          <w:sz w:val="24"/>
          <w:szCs w:val="24"/>
        </w:rPr>
        <w:t>的调度器设计</w:t>
      </w:r>
    </w:p>
    <w:p w14:paraId="45B50D31" w14:textId="77777777" w:rsidR="00317D83" w:rsidRPr="00B13CD3" w:rsidRDefault="00317D83" w:rsidP="00317D83">
      <w:pPr>
        <w:rPr>
          <w:sz w:val="24"/>
          <w:szCs w:val="24"/>
        </w:rPr>
      </w:pPr>
      <w:r w:rsidRPr="00B13CD3">
        <w:rPr>
          <w:rFonts w:hAnsi="SimSun"/>
          <w:sz w:val="24"/>
          <w:szCs w:val="24"/>
        </w:rPr>
        <w:t>设计了一种基于当前</w:t>
      </w:r>
      <w:r w:rsidR="00346544">
        <w:rPr>
          <w:rFonts w:hAnsi="SimSun" w:hint="eastAsia"/>
          <w:sz w:val="24"/>
          <w:szCs w:val="24"/>
        </w:rPr>
        <w:t>完全公平</w:t>
      </w:r>
      <w:r w:rsidR="00346544">
        <w:rPr>
          <w:rFonts w:hAnsi="SimSun" w:hint="eastAsia"/>
          <w:sz w:val="24"/>
          <w:szCs w:val="24"/>
        </w:rPr>
        <w:t>(</w:t>
      </w:r>
      <w:r w:rsidR="00D97A12" w:rsidRPr="00B13CD3">
        <w:rPr>
          <w:sz w:val="24"/>
          <w:szCs w:val="24"/>
        </w:rPr>
        <w:t>Completely Fair Scheduler</w:t>
      </w:r>
      <w:r w:rsidR="00346544">
        <w:rPr>
          <w:rFonts w:hint="eastAsia"/>
          <w:sz w:val="24"/>
          <w:szCs w:val="24"/>
        </w:rPr>
        <w:t xml:space="preserve">, </w:t>
      </w:r>
      <w:r w:rsidR="00346544">
        <w:rPr>
          <w:rFonts w:hint="eastAsia"/>
          <w:sz w:val="24"/>
          <w:szCs w:val="24"/>
        </w:rPr>
        <w:t>简称</w:t>
      </w:r>
      <w:r w:rsidR="00346544">
        <w:rPr>
          <w:rFonts w:hint="eastAsia"/>
          <w:sz w:val="24"/>
          <w:szCs w:val="24"/>
        </w:rPr>
        <w:t>CFS</w:t>
      </w:r>
      <w:r w:rsidR="00D97A12" w:rsidRPr="00B13CD3">
        <w:rPr>
          <w:sz w:val="24"/>
          <w:szCs w:val="24"/>
        </w:rPr>
        <w:t>)</w:t>
      </w:r>
      <w:r w:rsidRPr="00B13CD3">
        <w:rPr>
          <w:rFonts w:hAnsi="SimSun"/>
          <w:sz w:val="24"/>
          <w:szCs w:val="24"/>
        </w:rPr>
        <w:t>调度器且可以与</w:t>
      </w:r>
      <w:r w:rsidRPr="00B13CD3">
        <w:rPr>
          <w:sz w:val="24"/>
          <w:szCs w:val="24"/>
        </w:rPr>
        <w:lastRenderedPageBreak/>
        <w:t>CPUFreq</w:t>
      </w:r>
      <w:r w:rsidRPr="00B13CD3">
        <w:rPr>
          <w:rFonts w:hAnsi="SimSun"/>
          <w:sz w:val="24"/>
          <w:szCs w:val="24"/>
        </w:rPr>
        <w:t>框架结合，适用于当前</w:t>
      </w:r>
      <w:r w:rsidRPr="00B13CD3">
        <w:rPr>
          <w:sz w:val="24"/>
          <w:szCs w:val="24"/>
        </w:rPr>
        <w:t>HMP CPU</w:t>
      </w:r>
      <w:r w:rsidRPr="00B13CD3">
        <w:rPr>
          <w:rFonts w:hAnsi="SimSun"/>
          <w:sz w:val="24"/>
          <w:szCs w:val="24"/>
        </w:rPr>
        <w:t>架构的</w:t>
      </w:r>
      <w:r w:rsidR="00C668E2" w:rsidRPr="00B13CD3">
        <w:rPr>
          <w:rFonts w:hAnsi="SimSun"/>
          <w:sz w:val="24"/>
          <w:szCs w:val="24"/>
        </w:rPr>
        <w:t>有节能意识</w:t>
      </w:r>
      <w:r w:rsidRPr="00B13CD3">
        <w:rPr>
          <w:rFonts w:hAnsi="SimSun"/>
          <w:sz w:val="24"/>
          <w:szCs w:val="24"/>
        </w:rPr>
        <w:t>调度器。该设计</w:t>
      </w:r>
      <w:r w:rsidR="00951911" w:rsidRPr="00B13CD3">
        <w:rPr>
          <w:rFonts w:hAnsi="SimSun"/>
          <w:sz w:val="24"/>
          <w:szCs w:val="24"/>
        </w:rPr>
        <w:t>通过基于窗口历史的</w:t>
      </w:r>
      <w:r w:rsidRPr="00B13CD3">
        <w:rPr>
          <w:rFonts w:hAnsi="SimSun"/>
          <w:sz w:val="24"/>
          <w:szCs w:val="24"/>
        </w:rPr>
        <w:t>负载追踪、</w:t>
      </w:r>
      <w:r w:rsidR="00951911" w:rsidRPr="00B13CD3">
        <w:rPr>
          <w:rFonts w:hAnsi="SimSun"/>
          <w:sz w:val="24"/>
          <w:szCs w:val="24"/>
        </w:rPr>
        <w:t>根据各个</w:t>
      </w:r>
      <w:r w:rsidR="00951911" w:rsidRPr="00B13CD3">
        <w:rPr>
          <w:sz w:val="24"/>
          <w:szCs w:val="24"/>
        </w:rPr>
        <w:t>CPU</w:t>
      </w:r>
      <w:r w:rsidR="00951911" w:rsidRPr="00B13CD3">
        <w:rPr>
          <w:rFonts w:hAnsi="SimSun"/>
          <w:sz w:val="24"/>
          <w:szCs w:val="24"/>
        </w:rPr>
        <w:t>核的功耗成本进行任务放置和</w:t>
      </w:r>
      <w:r w:rsidRPr="00B13CD3">
        <w:rPr>
          <w:rFonts w:hAnsi="SimSun"/>
          <w:sz w:val="24"/>
          <w:szCs w:val="24"/>
        </w:rPr>
        <w:t>负载均衡、与</w:t>
      </w:r>
      <w:r w:rsidRPr="00B13CD3">
        <w:rPr>
          <w:sz w:val="24"/>
          <w:szCs w:val="24"/>
        </w:rPr>
        <w:t>CPUFreq</w:t>
      </w:r>
      <w:r w:rsidRPr="00B13CD3">
        <w:rPr>
          <w:rFonts w:hAnsi="SimSun"/>
          <w:sz w:val="24"/>
          <w:szCs w:val="24"/>
        </w:rPr>
        <w:t>框架协作</w:t>
      </w:r>
      <w:r w:rsidR="00951911" w:rsidRPr="00B13CD3">
        <w:rPr>
          <w:rFonts w:hAnsi="SimSun"/>
          <w:sz w:val="24"/>
          <w:szCs w:val="24"/>
        </w:rPr>
        <w:t>动态调整</w:t>
      </w:r>
      <w:r w:rsidR="00951911" w:rsidRPr="00B13CD3">
        <w:rPr>
          <w:sz w:val="24"/>
          <w:szCs w:val="24"/>
        </w:rPr>
        <w:t>CPU</w:t>
      </w:r>
      <w:r w:rsidR="00951911" w:rsidRPr="00B13CD3">
        <w:rPr>
          <w:rFonts w:hAnsi="SimSun"/>
          <w:sz w:val="24"/>
          <w:szCs w:val="24"/>
        </w:rPr>
        <w:t>核的工作电压和频率、提供</w:t>
      </w:r>
      <w:r w:rsidRPr="00B13CD3">
        <w:rPr>
          <w:rFonts w:hAnsi="SimSun"/>
          <w:sz w:val="24"/>
          <w:szCs w:val="24"/>
        </w:rPr>
        <w:t>可调整参数</w:t>
      </w:r>
      <w:r w:rsidR="00951911" w:rsidRPr="00B13CD3">
        <w:rPr>
          <w:rFonts w:hAnsi="SimSun"/>
          <w:sz w:val="24"/>
          <w:szCs w:val="24"/>
        </w:rPr>
        <w:t>在运行时</w:t>
      </w:r>
      <w:r w:rsidR="00A6773C" w:rsidRPr="00B13CD3">
        <w:rPr>
          <w:rFonts w:hAnsi="SimSun"/>
          <w:sz w:val="24"/>
          <w:szCs w:val="24"/>
        </w:rPr>
        <w:t>进行上述功能的调整</w:t>
      </w:r>
      <w:r w:rsidR="00C668E2">
        <w:rPr>
          <w:rFonts w:hAnsi="SimSun" w:hint="eastAsia"/>
          <w:sz w:val="24"/>
          <w:szCs w:val="24"/>
        </w:rPr>
        <w:t>等</w:t>
      </w:r>
      <w:r w:rsidRPr="00B13CD3">
        <w:rPr>
          <w:rFonts w:hAnsi="SimSun"/>
          <w:sz w:val="24"/>
          <w:szCs w:val="24"/>
        </w:rPr>
        <w:t>五个方面达到降低</w:t>
      </w:r>
      <w:r w:rsidRPr="00B13CD3">
        <w:rPr>
          <w:sz w:val="24"/>
          <w:szCs w:val="24"/>
        </w:rPr>
        <w:t>CPU</w:t>
      </w:r>
      <w:r w:rsidRPr="00B13CD3">
        <w:rPr>
          <w:rFonts w:hAnsi="SimSun"/>
          <w:sz w:val="24"/>
          <w:szCs w:val="24"/>
        </w:rPr>
        <w:t>整体功耗的目的。</w:t>
      </w:r>
    </w:p>
    <w:p w14:paraId="4DC7E58B" w14:textId="77777777" w:rsidR="005848D5" w:rsidRDefault="00902784">
      <w:pPr>
        <w:ind w:firstLine="426"/>
        <w:rPr>
          <w:sz w:val="24"/>
          <w:szCs w:val="24"/>
        </w:rPr>
      </w:pPr>
      <w:r>
        <w:rPr>
          <w:rFonts w:hAnsi="SimSun" w:hint="eastAsia"/>
          <w:sz w:val="24"/>
          <w:szCs w:val="24"/>
        </w:rPr>
        <w:t xml:space="preserve">(2) </w:t>
      </w:r>
      <w:r w:rsidR="00317D83" w:rsidRPr="00B13CD3">
        <w:rPr>
          <w:rFonts w:hAnsi="SimSun"/>
          <w:sz w:val="24"/>
          <w:szCs w:val="24"/>
        </w:rPr>
        <w:t>设备驱动的动态电源管理</w:t>
      </w:r>
    </w:p>
    <w:p w14:paraId="08BDF00C" w14:textId="77777777" w:rsidR="00317D83" w:rsidRDefault="00951911" w:rsidP="00951911">
      <w:pPr>
        <w:rPr>
          <w:rFonts w:hAnsi="SimSun"/>
          <w:sz w:val="24"/>
          <w:szCs w:val="24"/>
        </w:rPr>
      </w:pPr>
      <w:r w:rsidRPr="00B13CD3">
        <w:rPr>
          <w:rFonts w:hAnsi="SimSun"/>
          <w:sz w:val="24"/>
          <w:szCs w:val="24"/>
        </w:rPr>
        <w:t>基于现有的</w:t>
      </w:r>
      <w:r w:rsidRPr="00B13CD3">
        <w:rPr>
          <w:sz w:val="24"/>
          <w:szCs w:val="24"/>
        </w:rPr>
        <w:t>Runtime PM</w:t>
      </w:r>
      <w:r w:rsidRPr="00B13CD3">
        <w:rPr>
          <w:rFonts w:hAnsi="SimSun"/>
          <w:sz w:val="24"/>
          <w:szCs w:val="24"/>
        </w:rPr>
        <w:t>电源管理框架，设计</w:t>
      </w:r>
      <w:r w:rsidR="00A6773C" w:rsidRPr="00B13CD3">
        <w:rPr>
          <w:rFonts w:hAnsi="SimSun"/>
          <w:sz w:val="24"/>
          <w:szCs w:val="24"/>
        </w:rPr>
        <w:t>并实现</w:t>
      </w:r>
      <w:r w:rsidRPr="00B13CD3">
        <w:rPr>
          <w:rFonts w:hAnsi="SimSun"/>
          <w:sz w:val="24"/>
          <w:szCs w:val="24"/>
        </w:rPr>
        <w:t>了</w:t>
      </w:r>
      <w:r w:rsidR="00A6773C" w:rsidRPr="00B13CD3">
        <w:rPr>
          <w:rFonts w:hAnsi="SimSun"/>
          <w:sz w:val="24"/>
          <w:szCs w:val="24"/>
        </w:rPr>
        <w:t>设备在进入</w:t>
      </w:r>
      <w:r w:rsidR="00A6773C" w:rsidRPr="00B13CD3">
        <w:rPr>
          <w:sz w:val="24"/>
          <w:szCs w:val="24"/>
        </w:rPr>
        <w:t>Runtime PM</w:t>
      </w:r>
      <w:r w:rsidR="00A6773C" w:rsidRPr="00B13CD3">
        <w:rPr>
          <w:rFonts w:hAnsi="SimSun"/>
          <w:sz w:val="24"/>
          <w:szCs w:val="24"/>
        </w:rPr>
        <w:t>空闲状态、</w:t>
      </w:r>
      <w:r w:rsidR="00A6773C" w:rsidRPr="00B13CD3">
        <w:rPr>
          <w:sz w:val="24"/>
          <w:szCs w:val="24"/>
        </w:rPr>
        <w:t>Suspend</w:t>
      </w:r>
      <w:r w:rsidR="00A6773C" w:rsidRPr="00B13CD3">
        <w:rPr>
          <w:rFonts w:hAnsi="SimSun"/>
          <w:sz w:val="24"/>
          <w:szCs w:val="24"/>
        </w:rPr>
        <w:t>状态和</w:t>
      </w:r>
      <w:r w:rsidR="00A6773C" w:rsidRPr="00B13CD3">
        <w:rPr>
          <w:sz w:val="24"/>
          <w:szCs w:val="24"/>
        </w:rPr>
        <w:t>Resume</w:t>
      </w:r>
      <w:r w:rsidR="00A6773C" w:rsidRPr="00B13CD3">
        <w:rPr>
          <w:rFonts w:hAnsi="SimSun"/>
          <w:sz w:val="24"/>
          <w:szCs w:val="24"/>
        </w:rPr>
        <w:t>状态的逻辑；设计并实现了</w:t>
      </w:r>
      <w:r w:rsidRPr="00B13CD3">
        <w:rPr>
          <w:rFonts w:hAnsi="SimSun"/>
          <w:sz w:val="24"/>
          <w:szCs w:val="24"/>
        </w:rPr>
        <w:t>一种通过预测设备空闲时间从而达到适配设备进入低功耗模式时间目的的方法。动态适配的方法避免</w:t>
      </w:r>
      <w:r w:rsidR="00A6773C" w:rsidRPr="00B13CD3">
        <w:rPr>
          <w:rFonts w:hAnsi="SimSun"/>
          <w:sz w:val="24"/>
          <w:szCs w:val="24"/>
        </w:rPr>
        <w:t>频繁进出低功耗模式带来的额外开销，同时也解决</w:t>
      </w:r>
      <w:r w:rsidRPr="00B13CD3">
        <w:rPr>
          <w:rFonts w:hAnsi="SimSun"/>
          <w:sz w:val="24"/>
          <w:szCs w:val="24"/>
        </w:rPr>
        <w:t>了固定超时机制带来的能源浪费</w:t>
      </w:r>
      <w:r w:rsidR="00A6773C" w:rsidRPr="00B13CD3">
        <w:rPr>
          <w:rFonts w:hAnsi="SimSun"/>
          <w:sz w:val="24"/>
          <w:szCs w:val="24"/>
        </w:rPr>
        <w:t>的问题</w:t>
      </w:r>
      <w:r w:rsidRPr="00B13CD3">
        <w:rPr>
          <w:rFonts w:hAnsi="SimSun"/>
          <w:sz w:val="24"/>
          <w:szCs w:val="24"/>
        </w:rPr>
        <w:t>，提高了动态电源管理效率。</w:t>
      </w:r>
    </w:p>
    <w:p w14:paraId="79AEBB12" w14:textId="77777777" w:rsidR="005848D5" w:rsidRDefault="00512B67">
      <w:pPr>
        <w:ind w:firstLine="426"/>
        <w:rPr>
          <w:rFonts w:hAnsi="SimSun"/>
          <w:sz w:val="24"/>
          <w:szCs w:val="24"/>
        </w:rPr>
      </w:pPr>
      <w:r>
        <w:rPr>
          <w:rFonts w:hAnsi="SimSun" w:hint="eastAsia"/>
          <w:sz w:val="24"/>
          <w:szCs w:val="24"/>
        </w:rPr>
        <w:t>(</w:t>
      </w:r>
      <w:r>
        <w:rPr>
          <w:rFonts w:hAnsi="SimSun"/>
          <w:sz w:val="24"/>
          <w:szCs w:val="24"/>
        </w:rPr>
        <w:t>3</w:t>
      </w:r>
      <w:r>
        <w:rPr>
          <w:rFonts w:hAnsi="SimSun" w:hint="eastAsia"/>
          <w:sz w:val="24"/>
          <w:szCs w:val="24"/>
        </w:rPr>
        <w:t xml:space="preserve">) </w:t>
      </w:r>
      <w:r>
        <w:rPr>
          <w:rFonts w:hAnsi="SimSun" w:hint="eastAsia"/>
          <w:sz w:val="24"/>
          <w:szCs w:val="24"/>
        </w:rPr>
        <w:t>电源管理改进方案的验证</w:t>
      </w:r>
    </w:p>
    <w:p w14:paraId="3F4BA304" w14:textId="77777777" w:rsidR="005848D5" w:rsidRDefault="00512B67">
      <w:pPr>
        <w:ind w:firstLine="426"/>
        <w:rPr>
          <w:sz w:val="24"/>
          <w:szCs w:val="24"/>
        </w:rPr>
      </w:pPr>
      <w:r>
        <w:rPr>
          <w:rFonts w:hint="eastAsia"/>
          <w:sz w:val="24"/>
          <w:szCs w:val="24"/>
        </w:rPr>
        <w:t>在</w:t>
      </w:r>
      <w:r w:rsidR="0064797F">
        <w:rPr>
          <w:rFonts w:hint="eastAsia"/>
          <w:sz w:val="24"/>
          <w:szCs w:val="24"/>
        </w:rPr>
        <w:t>高通</w:t>
      </w:r>
      <w:r>
        <w:rPr>
          <w:rFonts w:hint="eastAsia"/>
          <w:sz w:val="24"/>
          <w:szCs w:val="24"/>
        </w:rPr>
        <w:t>MSM8996</w:t>
      </w:r>
      <w:r w:rsidR="0064797F">
        <w:rPr>
          <w:rFonts w:hint="eastAsia"/>
          <w:sz w:val="24"/>
          <w:szCs w:val="24"/>
        </w:rPr>
        <w:t>四核处理器</w:t>
      </w:r>
      <w:r>
        <w:rPr>
          <w:rFonts w:hint="eastAsia"/>
          <w:sz w:val="24"/>
          <w:szCs w:val="24"/>
        </w:rPr>
        <w:t>硬件平台</w:t>
      </w:r>
      <w:r>
        <w:rPr>
          <w:rFonts w:hint="eastAsia"/>
          <w:sz w:val="24"/>
          <w:szCs w:val="24"/>
        </w:rPr>
        <w:t>+Android 6.0.1</w:t>
      </w:r>
      <w:r>
        <w:rPr>
          <w:rFonts w:hint="eastAsia"/>
          <w:sz w:val="24"/>
          <w:szCs w:val="24"/>
        </w:rPr>
        <w:t>操作系统环境下，通过</w:t>
      </w:r>
      <w:r w:rsidR="0064797F">
        <w:rPr>
          <w:rFonts w:hint="eastAsia"/>
          <w:sz w:val="24"/>
          <w:szCs w:val="24"/>
        </w:rPr>
        <w:t>BBench</w:t>
      </w:r>
      <w:r w:rsidR="0064797F">
        <w:rPr>
          <w:rFonts w:hint="eastAsia"/>
          <w:sz w:val="24"/>
          <w:szCs w:val="24"/>
        </w:rPr>
        <w:t>和</w:t>
      </w:r>
      <w:r w:rsidR="0064797F">
        <w:rPr>
          <w:rFonts w:hint="eastAsia"/>
          <w:sz w:val="24"/>
          <w:szCs w:val="24"/>
        </w:rPr>
        <w:t>PowerTop</w:t>
      </w:r>
      <w:r w:rsidR="0064797F">
        <w:rPr>
          <w:rFonts w:hint="eastAsia"/>
          <w:sz w:val="24"/>
          <w:szCs w:val="24"/>
        </w:rPr>
        <w:t>工具测试各</w:t>
      </w:r>
      <w:r w:rsidR="0064797F">
        <w:rPr>
          <w:rFonts w:hint="eastAsia"/>
          <w:sz w:val="24"/>
          <w:szCs w:val="24"/>
        </w:rPr>
        <w:t>CPU</w:t>
      </w:r>
      <w:r w:rsidR="0064797F">
        <w:rPr>
          <w:rFonts w:hint="eastAsia"/>
          <w:sz w:val="24"/>
          <w:szCs w:val="24"/>
        </w:rPr>
        <w:t>核在不同功耗和运行频率状态下的时间，验证了具有节能意识的调度器设计在</w:t>
      </w:r>
      <w:r w:rsidR="00411497">
        <w:rPr>
          <w:rFonts w:hint="eastAsia"/>
          <w:sz w:val="24"/>
          <w:szCs w:val="24"/>
        </w:rPr>
        <w:t>增加</w:t>
      </w:r>
      <w:r w:rsidR="0064797F">
        <w:rPr>
          <w:rFonts w:hint="eastAsia"/>
          <w:sz w:val="24"/>
          <w:szCs w:val="24"/>
        </w:rPr>
        <w:t>CPU</w:t>
      </w:r>
      <w:r w:rsidR="0064797F">
        <w:rPr>
          <w:rFonts w:hint="eastAsia"/>
          <w:sz w:val="24"/>
          <w:szCs w:val="24"/>
        </w:rPr>
        <w:t>空闲</w:t>
      </w:r>
      <w:r w:rsidR="00411497">
        <w:rPr>
          <w:rFonts w:hint="eastAsia"/>
          <w:sz w:val="24"/>
          <w:szCs w:val="24"/>
        </w:rPr>
        <w:t>时间</w:t>
      </w:r>
      <w:r w:rsidR="0064797F">
        <w:rPr>
          <w:rFonts w:hint="eastAsia"/>
          <w:sz w:val="24"/>
          <w:szCs w:val="24"/>
        </w:rPr>
        <w:t>和</w:t>
      </w:r>
      <w:r w:rsidR="00411497">
        <w:rPr>
          <w:rFonts w:hint="eastAsia"/>
          <w:sz w:val="24"/>
          <w:szCs w:val="24"/>
        </w:rPr>
        <w:t>降低</w:t>
      </w:r>
      <w:r w:rsidR="00EC3E81">
        <w:rPr>
          <w:rFonts w:hint="eastAsia"/>
          <w:sz w:val="24"/>
          <w:szCs w:val="24"/>
        </w:rPr>
        <w:t>CPU</w:t>
      </w:r>
      <w:r w:rsidR="0064797F">
        <w:rPr>
          <w:rFonts w:hint="eastAsia"/>
          <w:sz w:val="24"/>
          <w:szCs w:val="24"/>
        </w:rPr>
        <w:t>高频率运行时间上</w:t>
      </w:r>
      <w:r w:rsidR="00411497">
        <w:rPr>
          <w:rFonts w:hint="eastAsia"/>
          <w:sz w:val="24"/>
          <w:szCs w:val="24"/>
        </w:rPr>
        <w:t>的改进。</w:t>
      </w:r>
    </w:p>
    <w:p w14:paraId="53B9A57F" w14:textId="18CA4E9A" w:rsidR="005848D5" w:rsidDel="00DD21AE" w:rsidRDefault="0064797F">
      <w:pPr>
        <w:ind w:firstLine="426"/>
        <w:rPr>
          <w:del w:id="1026" w:author="Ling, Alex" w:date="2017-06-04T10:22:00Z"/>
          <w:sz w:val="24"/>
          <w:szCs w:val="24"/>
        </w:rPr>
        <w:pPrChange w:id="1027" w:author="Ling, Alex" w:date="2017-06-04T10:22:00Z">
          <w:pPr/>
        </w:pPrChange>
      </w:pPr>
      <w:r>
        <w:rPr>
          <w:rFonts w:hint="eastAsia"/>
          <w:sz w:val="24"/>
          <w:szCs w:val="24"/>
        </w:rPr>
        <w:t>在高通</w:t>
      </w:r>
      <w:r>
        <w:rPr>
          <w:rFonts w:hint="eastAsia"/>
          <w:sz w:val="24"/>
          <w:szCs w:val="24"/>
        </w:rPr>
        <w:t>APQ8074</w:t>
      </w:r>
      <w:r>
        <w:rPr>
          <w:rFonts w:hint="eastAsia"/>
          <w:sz w:val="24"/>
          <w:szCs w:val="24"/>
        </w:rPr>
        <w:t>硬件平台上，通过</w:t>
      </w:r>
      <w:r w:rsidR="00147F75">
        <w:rPr>
          <w:rFonts w:hint="eastAsia"/>
          <w:sz w:val="24"/>
          <w:szCs w:val="24"/>
        </w:rPr>
        <w:t>浏览网页</w:t>
      </w:r>
      <w:r w:rsidR="00EC3E81">
        <w:rPr>
          <w:rFonts w:hint="eastAsia"/>
          <w:sz w:val="24"/>
          <w:szCs w:val="24"/>
        </w:rPr>
        <w:t>、</w:t>
      </w:r>
      <w:r w:rsidR="00147F75">
        <w:rPr>
          <w:rFonts w:hint="eastAsia"/>
          <w:sz w:val="24"/>
          <w:szCs w:val="24"/>
        </w:rPr>
        <w:t>阅读电子书和游戏三种</w:t>
      </w:r>
      <w:r>
        <w:rPr>
          <w:rFonts w:hint="eastAsia"/>
          <w:sz w:val="24"/>
          <w:szCs w:val="24"/>
        </w:rPr>
        <w:t>触摸屏</w:t>
      </w:r>
      <w:r w:rsidR="00147F75">
        <w:rPr>
          <w:rFonts w:hint="eastAsia"/>
          <w:sz w:val="24"/>
          <w:szCs w:val="24"/>
        </w:rPr>
        <w:t>测试，记录</w:t>
      </w:r>
      <w:r w:rsidR="00147F75">
        <w:rPr>
          <w:rFonts w:hint="eastAsia"/>
          <w:sz w:val="24"/>
          <w:szCs w:val="24"/>
        </w:rPr>
        <w:t>MXT1664</w:t>
      </w:r>
      <w:r w:rsidR="00147F75">
        <w:rPr>
          <w:rFonts w:hint="eastAsia"/>
          <w:sz w:val="24"/>
          <w:szCs w:val="24"/>
        </w:rPr>
        <w:t>触摸屏控制器处于低功耗模式的时间，验证了基于</w:t>
      </w:r>
      <w:r w:rsidR="00147F75">
        <w:rPr>
          <w:rFonts w:hint="eastAsia"/>
          <w:sz w:val="24"/>
          <w:szCs w:val="24"/>
        </w:rPr>
        <w:t>Runtime PM</w:t>
      </w:r>
      <w:r w:rsidR="00147F75">
        <w:rPr>
          <w:rFonts w:hint="eastAsia"/>
          <w:sz w:val="24"/>
          <w:szCs w:val="24"/>
        </w:rPr>
        <w:t>的设备动态电源管理设计能够带来</w:t>
      </w:r>
      <w:r w:rsidR="00411497">
        <w:rPr>
          <w:rFonts w:hint="eastAsia"/>
          <w:sz w:val="24"/>
          <w:szCs w:val="24"/>
        </w:rPr>
        <w:t>设备处于</w:t>
      </w:r>
      <w:r w:rsidR="00147F75">
        <w:rPr>
          <w:rFonts w:hint="eastAsia"/>
          <w:sz w:val="24"/>
          <w:szCs w:val="24"/>
        </w:rPr>
        <w:t>低功耗时间</w:t>
      </w:r>
      <w:r w:rsidR="00411497">
        <w:rPr>
          <w:rFonts w:hint="eastAsia"/>
          <w:sz w:val="24"/>
          <w:szCs w:val="24"/>
        </w:rPr>
        <w:t>的增加</w:t>
      </w:r>
      <w:r w:rsidR="00147F75">
        <w:rPr>
          <w:rFonts w:hint="eastAsia"/>
          <w:sz w:val="24"/>
          <w:szCs w:val="24"/>
        </w:rPr>
        <w:t>。</w:t>
      </w:r>
      <w:r w:rsidR="00411497">
        <w:rPr>
          <w:rFonts w:hint="eastAsia"/>
          <w:sz w:val="24"/>
          <w:szCs w:val="24"/>
        </w:rPr>
        <w:t>此外，</w:t>
      </w:r>
      <w:r w:rsidR="00147F75">
        <w:rPr>
          <w:rFonts w:hint="eastAsia"/>
          <w:sz w:val="24"/>
          <w:szCs w:val="24"/>
        </w:rPr>
        <w:t>采用预测空闲时间的方法相比固定超时机制可以</w:t>
      </w:r>
      <w:r w:rsidR="00411497">
        <w:rPr>
          <w:rFonts w:hint="eastAsia"/>
          <w:sz w:val="24"/>
          <w:szCs w:val="24"/>
        </w:rPr>
        <w:t>有效避免频繁进出低功耗模式带来的额外开销。</w:t>
      </w:r>
    </w:p>
    <w:p w14:paraId="24363147" w14:textId="77777777" w:rsidR="00DD21AE" w:rsidRDefault="00DD21AE">
      <w:pPr>
        <w:ind w:firstLine="426"/>
        <w:rPr>
          <w:ins w:id="1028" w:author="Ling, Alex" w:date="2017-06-04T11:38:00Z"/>
          <w:sz w:val="24"/>
          <w:szCs w:val="24"/>
        </w:rPr>
      </w:pPr>
    </w:p>
    <w:p w14:paraId="140ED933" w14:textId="77777777" w:rsidR="00B13CD3" w:rsidRPr="00B13CD3" w:rsidRDefault="00B13CD3">
      <w:pPr>
        <w:ind w:firstLine="426"/>
        <w:rPr>
          <w:sz w:val="24"/>
          <w:szCs w:val="24"/>
        </w:rPr>
        <w:pPrChange w:id="1029" w:author="Ling, Alex" w:date="2017-06-04T10:22:00Z">
          <w:pPr/>
        </w:pPrChange>
      </w:pPr>
    </w:p>
    <w:p w14:paraId="18AF27C3" w14:textId="77777777" w:rsidR="00A6773C" w:rsidRPr="00367285" w:rsidRDefault="00EF68CF" w:rsidP="00367285">
      <w:pPr>
        <w:ind w:rightChars="12" w:right="25" w:firstLine="0"/>
        <w:outlineLvl w:val="2"/>
        <w:rPr>
          <w:rFonts w:ascii="SimHei" w:eastAsia="SimHei" w:hAnsi="SimSun"/>
          <w:sz w:val="24"/>
        </w:rPr>
      </w:pPr>
      <w:bookmarkStart w:id="1030" w:name="_Toc471381658"/>
      <w:r>
        <w:rPr>
          <w:rFonts w:ascii="SimHei" w:eastAsia="SimHei" w:hAnsi="SimSun" w:hint="eastAsia"/>
          <w:b/>
          <w:color w:val="339966"/>
          <w:sz w:val="24"/>
        </w:rPr>
        <w:t>1</w:t>
      </w:r>
      <w:r w:rsidRPr="002A055A">
        <w:rPr>
          <w:rFonts w:ascii="SimHei" w:eastAsia="SimHei" w:hAnsi="SimSun" w:hint="eastAsia"/>
          <w:b/>
          <w:color w:val="339966"/>
          <w:sz w:val="24"/>
        </w:rPr>
        <w:t>.</w:t>
      </w:r>
      <w:r>
        <w:rPr>
          <w:rFonts w:ascii="SimHei" w:eastAsia="SimHei" w:hAnsi="SimSun" w:hint="eastAsia"/>
          <w:b/>
          <w:color w:val="339966"/>
          <w:sz w:val="24"/>
        </w:rPr>
        <w:t>3</w:t>
      </w:r>
      <w:r w:rsidRPr="002A055A">
        <w:rPr>
          <w:rFonts w:ascii="SimHei" w:eastAsia="SimHei" w:hAnsi="SimSun" w:hint="eastAsia"/>
          <w:b/>
          <w:color w:val="339966"/>
          <w:sz w:val="24"/>
        </w:rPr>
        <w:t>.</w:t>
      </w:r>
      <w:r>
        <w:rPr>
          <w:rFonts w:ascii="SimHei" w:eastAsia="SimHei" w:hAnsi="SimSun" w:hint="eastAsia"/>
          <w:b/>
          <w:color w:val="339966"/>
          <w:sz w:val="24"/>
        </w:rPr>
        <w:t>3</w:t>
      </w:r>
      <w:r w:rsidRPr="003469EB">
        <w:rPr>
          <w:rFonts w:ascii="SimHei" w:eastAsia="SimHei" w:hAnsi="SimSun" w:hint="eastAsia"/>
          <w:sz w:val="24"/>
        </w:rPr>
        <w:t xml:space="preserve"> </w:t>
      </w:r>
      <w:r>
        <w:rPr>
          <w:rFonts w:ascii="SimHei" w:eastAsia="SimHei" w:hAnsi="SimSun" w:hint="eastAsia"/>
          <w:sz w:val="24"/>
        </w:rPr>
        <w:t>创新点</w:t>
      </w:r>
      <w:bookmarkEnd w:id="1030"/>
    </w:p>
    <w:p w14:paraId="12951A17" w14:textId="77777777" w:rsidR="00A6773C" w:rsidRPr="00B13CD3" w:rsidRDefault="00A6773C" w:rsidP="00A6773C">
      <w:pPr>
        <w:rPr>
          <w:sz w:val="24"/>
          <w:szCs w:val="24"/>
        </w:rPr>
      </w:pPr>
      <w:r w:rsidRPr="00B13CD3">
        <w:rPr>
          <w:rFonts w:hAnsi="SimSun"/>
          <w:sz w:val="24"/>
          <w:szCs w:val="24"/>
        </w:rPr>
        <w:t>在</w:t>
      </w:r>
      <w:r w:rsidRPr="00B13CD3">
        <w:rPr>
          <w:sz w:val="24"/>
          <w:szCs w:val="24"/>
        </w:rPr>
        <w:t>CFS</w:t>
      </w:r>
      <w:r w:rsidRPr="00B13CD3">
        <w:rPr>
          <w:rFonts w:hAnsi="SimSun"/>
          <w:sz w:val="24"/>
          <w:szCs w:val="24"/>
        </w:rPr>
        <w:t>调度器中加入对功耗成本的概念并且将目前互相独立的调度器和</w:t>
      </w:r>
      <w:r w:rsidRPr="00B13CD3">
        <w:rPr>
          <w:sz w:val="24"/>
          <w:szCs w:val="24"/>
        </w:rPr>
        <w:t>CPUFreq</w:t>
      </w:r>
      <w:r w:rsidRPr="00B13CD3">
        <w:rPr>
          <w:rFonts w:hAnsi="SimSun"/>
          <w:sz w:val="24"/>
          <w:szCs w:val="24"/>
        </w:rPr>
        <w:t>框架结合起来</w:t>
      </w:r>
      <w:r w:rsidR="004C6A41">
        <w:rPr>
          <w:rFonts w:hAnsi="SimSun" w:hint="eastAsia"/>
          <w:sz w:val="24"/>
          <w:szCs w:val="24"/>
        </w:rPr>
        <w:t>，提出一种统筹任务调度和</w:t>
      </w:r>
      <w:r w:rsidR="004C6A41">
        <w:rPr>
          <w:rFonts w:hAnsi="SimSun" w:hint="eastAsia"/>
          <w:sz w:val="24"/>
          <w:szCs w:val="24"/>
        </w:rPr>
        <w:t>CPU</w:t>
      </w:r>
      <w:r w:rsidR="004C6A41">
        <w:rPr>
          <w:rFonts w:hAnsi="SimSun" w:hint="eastAsia"/>
          <w:sz w:val="24"/>
          <w:szCs w:val="24"/>
        </w:rPr>
        <w:t>工作频率的具有节能意识的调度器设计</w:t>
      </w:r>
    </w:p>
    <w:p w14:paraId="7D16AB4F" w14:textId="77777777" w:rsidR="00B13CD3" w:rsidRPr="00E01E70" w:rsidRDefault="00B13CD3" w:rsidP="00E01E70">
      <w:pPr>
        <w:ind w:firstLine="0"/>
        <w:rPr>
          <w:sz w:val="24"/>
          <w:szCs w:val="24"/>
        </w:rPr>
      </w:pPr>
    </w:p>
    <w:p w14:paraId="69B6F66C" w14:textId="77777777" w:rsidR="00573F15" w:rsidRPr="003469EB" w:rsidRDefault="00573F15" w:rsidP="00E076F1">
      <w:pPr>
        <w:ind w:rightChars="12" w:right="25" w:firstLine="0"/>
        <w:outlineLvl w:val="2"/>
        <w:rPr>
          <w:rFonts w:ascii="SimHei" w:eastAsia="SimHei" w:hAnsi="SimSun"/>
          <w:sz w:val="24"/>
        </w:rPr>
      </w:pPr>
      <w:bookmarkStart w:id="1031" w:name="_Toc471381659"/>
      <w:r>
        <w:rPr>
          <w:rFonts w:ascii="SimHei" w:eastAsia="SimHei" w:hAnsi="SimSun"/>
          <w:b/>
          <w:color w:val="339966"/>
          <w:sz w:val="24"/>
        </w:rPr>
        <w:t>1</w:t>
      </w:r>
      <w:r w:rsidRPr="002A055A">
        <w:rPr>
          <w:rFonts w:ascii="SimHei" w:eastAsia="SimHei" w:hAnsi="SimSun" w:hint="eastAsia"/>
          <w:b/>
          <w:color w:val="339966"/>
          <w:sz w:val="24"/>
        </w:rPr>
        <w:t>.</w:t>
      </w:r>
      <w:r>
        <w:rPr>
          <w:rFonts w:ascii="SimHei" w:eastAsia="SimHei" w:hAnsi="SimSun" w:hint="eastAsia"/>
          <w:b/>
          <w:color w:val="339966"/>
          <w:sz w:val="24"/>
        </w:rPr>
        <w:t>4</w:t>
      </w:r>
      <w:r w:rsidRPr="003469EB">
        <w:rPr>
          <w:rFonts w:ascii="SimHei" w:eastAsia="SimHei" w:hAnsi="SimSun" w:hint="eastAsia"/>
          <w:sz w:val="24"/>
        </w:rPr>
        <w:t xml:space="preserve"> </w:t>
      </w:r>
      <w:r>
        <w:rPr>
          <w:rFonts w:ascii="SimHei" w:eastAsia="SimHei" w:hAnsi="SimSun" w:hint="eastAsia"/>
          <w:sz w:val="24"/>
        </w:rPr>
        <w:t>论文结构</w:t>
      </w:r>
      <w:bookmarkEnd w:id="1031"/>
    </w:p>
    <w:p w14:paraId="2B188FD6" w14:textId="77777777" w:rsidR="00573F15" w:rsidRPr="00B13CD3" w:rsidRDefault="00EA3BF7" w:rsidP="00573F15">
      <w:pPr>
        <w:ind w:rightChars="12" w:right="25" w:firstLineChars="200" w:firstLine="480"/>
        <w:rPr>
          <w:sz w:val="24"/>
          <w:szCs w:val="24"/>
        </w:rPr>
      </w:pPr>
      <w:r w:rsidRPr="00B13CD3">
        <w:rPr>
          <w:rFonts w:hAnsi="SimSun"/>
          <w:sz w:val="24"/>
          <w:szCs w:val="24"/>
        </w:rPr>
        <w:t>本论文共分为五章，内容安排如下：</w:t>
      </w:r>
    </w:p>
    <w:p w14:paraId="6852CF38" w14:textId="77777777" w:rsidR="00EA3BF7" w:rsidRPr="00B13CD3" w:rsidRDefault="00EA3BF7" w:rsidP="00573F15">
      <w:pPr>
        <w:ind w:rightChars="12" w:right="25" w:firstLineChars="200" w:firstLine="480"/>
        <w:rPr>
          <w:sz w:val="24"/>
          <w:szCs w:val="24"/>
        </w:rPr>
      </w:pPr>
      <w:r w:rsidRPr="00B13CD3">
        <w:rPr>
          <w:rFonts w:hAnsi="SimSun"/>
          <w:sz w:val="24"/>
          <w:szCs w:val="24"/>
        </w:rPr>
        <w:t>第一章是绪论。讲述了嵌入式</w:t>
      </w:r>
      <w:r w:rsidRPr="00B13CD3">
        <w:rPr>
          <w:sz w:val="24"/>
          <w:szCs w:val="24"/>
        </w:rPr>
        <w:t>Linux</w:t>
      </w:r>
      <w:r w:rsidRPr="00B13CD3">
        <w:rPr>
          <w:rFonts w:hAnsi="SimSun"/>
          <w:sz w:val="24"/>
          <w:szCs w:val="24"/>
        </w:rPr>
        <w:t>系统电源管理的研究背景、国内外的研究现状、本文的研究目标、</w:t>
      </w:r>
      <w:r w:rsidR="00C668E2">
        <w:rPr>
          <w:rFonts w:hAnsi="SimSun" w:hint="eastAsia"/>
          <w:sz w:val="24"/>
          <w:szCs w:val="24"/>
        </w:rPr>
        <w:t>研究</w:t>
      </w:r>
      <w:r w:rsidRPr="00B13CD3">
        <w:rPr>
          <w:rFonts w:hAnsi="SimSun"/>
          <w:sz w:val="24"/>
          <w:szCs w:val="24"/>
        </w:rPr>
        <w:t>内容与</w:t>
      </w:r>
      <w:r w:rsidR="00C668E2">
        <w:rPr>
          <w:rFonts w:hAnsi="SimSun" w:hint="eastAsia"/>
          <w:sz w:val="24"/>
          <w:szCs w:val="24"/>
        </w:rPr>
        <w:t>取得</w:t>
      </w:r>
      <w:r w:rsidR="00C668E2">
        <w:rPr>
          <w:rFonts w:hAnsi="SimSun"/>
          <w:sz w:val="24"/>
          <w:szCs w:val="24"/>
        </w:rPr>
        <w:t>的</w:t>
      </w:r>
      <w:r w:rsidRPr="00B13CD3">
        <w:rPr>
          <w:rFonts w:hAnsi="SimSun"/>
          <w:sz w:val="24"/>
          <w:szCs w:val="24"/>
        </w:rPr>
        <w:t>成果。</w:t>
      </w:r>
    </w:p>
    <w:p w14:paraId="4BE48650" w14:textId="77777777" w:rsidR="00EA3BF7" w:rsidRPr="00B13CD3" w:rsidRDefault="00EA3BF7" w:rsidP="00573F15">
      <w:pPr>
        <w:ind w:rightChars="12" w:right="25" w:firstLineChars="200" w:firstLine="480"/>
        <w:rPr>
          <w:sz w:val="24"/>
          <w:szCs w:val="24"/>
        </w:rPr>
      </w:pPr>
      <w:r w:rsidRPr="00B13CD3">
        <w:rPr>
          <w:rFonts w:hAnsi="SimSun"/>
          <w:sz w:val="24"/>
          <w:szCs w:val="24"/>
        </w:rPr>
        <w:t>第二章是嵌入式</w:t>
      </w:r>
      <w:r w:rsidRPr="00B13CD3">
        <w:rPr>
          <w:sz w:val="24"/>
          <w:szCs w:val="24"/>
        </w:rPr>
        <w:t>Linux</w:t>
      </w:r>
      <w:r w:rsidRPr="00B13CD3">
        <w:rPr>
          <w:rFonts w:hAnsi="SimSun"/>
          <w:sz w:val="24"/>
          <w:szCs w:val="24"/>
        </w:rPr>
        <w:t>系统电源管理现有技术的介绍和存在问题的分析</w:t>
      </w:r>
      <w:r w:rsidR="00C668E2">
        <w:rPr>
          <w:rFonts w:hAnsi="SimSun" w:hint="eastAsia"/>
          <w:sz w:val="24"/>
          <w:szCs w:val="24"/>
        </w:rPr>
        <w:t>，在此</w:t>
      </w:r>
      <w:r w:rsidR="00C668E2">
        <w:rPr>
          <w:rFonts w:hAnsi="SimSun"/>
          <w:sz w:val="24"/>
          <w:szCs w:val="24"/>
        </w:rPr>
        <w:t>基础上</w:t>
      </w:r>
      <w:r w:rsidRPr="00B13CD3">
        <w:rPr>
          <w:rFonts w:hAnsi="SimSun"/>
          <w:sz w:val="24"/>
          <w:szCs w:val="24"/>
        </w:rPr>
        <w:t>阐述了本文的</w:t>
      </w:r>
      <w:r w:rsidR="00C668E2">
        <w:rPr>
          <w:rFonts w:hAnsi="SimSun" w:hint="eastAsia"/>
          <w:sz w:val="24"/>
          <w:szCs w:val="24"/>
        </w:rPr>
        <w:t>技术</w:t>
      </w:r>
      <w:r w:rsidRPr="00B13CD3">
        <w:rPr>
          <w:rFonts w:hAnsi="SimSun"/>
          <w:sz w:val="24"/>
          <w:szCs w:val="24"/>
        </w:rPr>
        <w:t>路线。</w:t>
      </w:r>
    </w:p>
    <w:p w14:paraId="19018547" w14:textId="77777777" w:rsidR="00EA3BF7" w:rsidRPr="00B13CD3" w:rsidRDefault="00EA3BF7" w:rsidP="00573F15">
      <w:pPr>
        <w:ind w:rightChars="12" w:right="25" w:firstLineChars="200" w:firstLine="480"/>
        <w:rPr>
          <w:sz w:val="24"/>
          <w:szCs w:val="24"/>
        </w:rPr>
      </w:pPr>
      <w:r w:rsidRPr="00B13CD3">
        <w:rPr>
          <w:rFonts w:hAnsi="SimSun"/>
          <w:sz w:val="24"/>
          <w:szCs w:val="24"/>
        </w:rPr>
        <w:t>第三章是对嵌入式</w:t>
      </w:r>
      <w:r w:rsidRPr="00B13CD3">
        <w:rPr>
          <w:sz w:val="24"/>
          <w:szCs w:val="24"/>
        </w:rPr>
        <w:t>Linux</w:t>
      </w:r>
      <w:r w:rsidRPr="00B13CD3">
        <w:rPr>
          <w:rFonts w:hAnsi="SimSun"/>
          <w:sz w:val="24"/>
          <w:szCs w:val="24"/>
        </w:rPr>
        <w:t>系统电源管理技术的改进和设计，</w:t>
      </w:r>
      <w:r w:rsidR="00557EF3">
        <w:rPr>
          <w:rFonts w:hAnsi="SimSun" w:hint="eastAsia"/>
          <w:sz w:val="24"/>
          <w:szCs w:val="24"/>
        </w:rPr>
        <w:t>深入研究</w:t>
      </w:r>
      <w:r w:rsidRPr="00B13CD3">
        <w:rPr>
          <w:rFonts w:hAnsi="SimSun"/>
          <w:sz w:val="24"/>
          <w:szCs w:val="24"/>
        </w:rPr>
        <w:t>了一种有节能</w:t>
      </w:r>
      <w:r w:rsidRPr="00B13CD3">
        <w:rPr>
          <w:rFonts w:hAnsi="SimSun"/>
          <w:sz w:val="24"/>
          <w:szCs w:val="24"/>
        </w:rPr>
        <w:lastRenderedPageBreak/>
        <w:t>意识的调度器</w:t>
      </w:r>
      <w:r w:rsidR="00C668E2">
        <w:rPr>
          <w:rFonts w:hAnsi="SimSun" w:hint="eastAsia"/>
          <w:sz w:val="24"/>
          <w:szCs w:val="24"/>
        </w:rPr>
        <w:t>设计</w:t>
      </w:r>
      <w:r w:rsidRPr="00B13CD3">
        <w:rPr>
          <w:rFonts w:hAnsi="SimSun"/>
          <w:sz w:val="24"/>
          <w:szCs w:val="24"/>
        </w:rPr>
        <w:t>和设备动态电源管理设计</w:t>
      </w:r>
      <w:r w:rsidR="00C668E2">
        <w:rPr>
          <w:rFonts w:hAnsi="SimSun" w:hint="eastAsia"/>
          <w:sz w:val="24"/>
          <w:szCs w:val="24"/>
        </w:rPr>
        <w:t>两大</w:t>
      </w:r>
      <w:r w:rsidR="00C668E2">
        <w:rPr>
          <w:rFonts w:hAnsi="SimSun"/>
          <w:sz w:val="24"/>
          <w:szCs w:val="24"/>
        </w:rPr>
        <w:t>关键技术</w:t>
      </w:r>
      <w:r w:rsidRPr="00B13CD3">
        <w:rPr>
          <w:rFonts w:hAnsi="SimSun"/>
          <w:sz w:val="24"/>
          <w:szCs w:val="24"/>
        </w:rPr>
        <w:t>。</w:t>
      </w:r>
    </w:p>
    <w:p w14:paraId="6A62C2F1" w14:textId="77777777" w:rsidR="00EA3BF7" w:rsidRPr="00B13CD3" w:rsidRDefault="00EA3BF7" w:rsidP="00573F15">
      <w:pPr>
        <w:ind w:rightChars="12" w:right="25" w:firstLineChars="200" w:firstLine="480"/>
        <w:rPr>
          <w:sz w:val="24"/>
          <w:szCs w:val="24"/>
        </w:rPr>
      </w:pPr>
      <w:r w:rsidRPr="00B13CD3">
        <w:rPr>
          <w:rFonts w:hAnsi="SimSun"/>
          <w:sz w:val="24"/>
          <w:szCs w:val="24"/>
        </w:rPr>
        <w:t>第四章</w:t>
      </w:r>
      <w:r w:rsidR="00557EF3">
        <w:rPr>
          <w:rFonts w:hAnsi="SimSun" w:hint="eastAsia"/>
          <w:sz w:val="24"/>
          <w:szCs w:val="24"/>
        </w:rPr>
        <w:t>对</w:t>
      </w:r>
      <w:r w:rsidRPr="00B13CD3">
        <w:rPr>
          <w:rFonts w:hAnsi="SimSun"/>
          <w:sz w:val="24"/>
          <w:szCs w:val="24"/>
        </w:rPr>
        <w:t>第三章中提出的设计</w:t>
      </w:r>
      <w:r w:rsidR="00557EF3">
        <w:rPr>
          <w:rFonts w:hAnsi="SimSun" w:hint="eastAsia"/>
          <w:sz w:val="24"/>
          <w:szCs w:val="24"/>
        </w:rPr>
        <w:t>进行了</w:t>
      </w:r>
      <w:r w:rsidRPr="00B13CD3">
        <w:rPr>
          <w:rFonts w:hAnsi="SimSun"/>
          <w:sz w:val="24"/>
          <w:szCs w:val="24"/>
        </w:rPr>
        <w:t>实现</w:t>
      </w:r>
      <w:r w:rsidR="00557EF3">
        <w:rPr>
          <w:rFonts w:hAnsi="SimSun" w:hint="eastAsia"/>
          <w:sz w:val="24"/>
          <w:szCs w:val="24"/>
        </w:rPr>
        <w:t>并进行</w:t>
      </w:r>
      <w:r w:rsidR="00557EF3">
        <w:rPr>
          <w:rFonts w:hAnsi="SimSun"/>
          <w:sz w:val="24"/>
          <w:szCs w:val="24"/>
        </w:rPr>
        <w:t>了性能</w:t>
      </w:r>
      <w:r w:rsidRPr="00B13CD3">
        <w:rPr>
          <w:rFonts w:hAnsi="SimSun"/>
          <w:sz w:val="24"/>
          <w:szCs w:val="24"/>
        </w:rPr>
        <w:t>测试。</w:t>
      </w:r>
    </w:p>
    <w:p w14:paraId="69DD82B2" w14:textId="77777777" w:rsidR="00EA3BF7" w:rsidRDefault="00EA3BF7" w:rsidP="00EA3BF7">
      <w:pPr>
        <w:ind w:rightChars="12" w:right="25" w:firstLineChars="200" w:firstLine="480"/>
        <w:rPr>
          <w:rFonts w:hAnsi="SimSun"/>
          <w:sz w:val="24"/>
          <w:szCs w:val="24"/>
        </w:rPr>
      </w:pPr>
      <w:r w:rsidRPr="00B13CD3">
        <w:rPr>
          <w:rFonts w:hAnsi="SimSun"/>
          <w:sz w:val="24"/>
          <w:szCs w:val="24"/>
        </w:rPr>
        <w:t>第五章是结论与展望，对全文进行了总结并提出了一些尚需研究和解决的问题。</w:t>
      </w:r>
    </w:p>
    <w:p w14:paraId="71EBDD1F" w14:textId="77777777" w:rsidR="00C102E9" w:rsidRDefault="00C102E9" w:rsidP="00EA3BF7">
      <w:pPr>
        <w:ind w:rightChars="12" w:right="25" w:firstLineChars="200" w:firstLine="480"/>
        <w:rPr>
          <w:rFonts w:hAnsi="SimSun"/>
          <w:sz w:val="24"/>
          <w:szCs w:val="24"/>
        </w:rPr>
      </w:pPr>
    </w:p>
    <w:p w14:paraId="008EF523" w14:textId="77777777" w:rsidR="00C102E9" w:rsidRDefault="00C102E9" w:rsidP="00C102E9">
      <w:pPr>
        <w:ind w:rightChars="12" w:right="25" w:firstLine="0"/>
        <w:outlineLvl w:val="2"/>
        <w:rPr>
          <w:rFonts w:ascii="SimHei" w:eastAsia="SimHei" w:hAnsi="SimSun"/>
          <w:sz w:val="24"/>
        </w:rPr>
      </w:pPr>
      <w:bookmarkStart w:id="1032" w:name="_Toc471381660"/>
      <w:r>
        <w:rPr>
          <w:rFonts w:ascii="SimHei" w:eastAsia="SimHei" w:hAnsi="SimSun"/>
          <w:b/>
          <w:color w:val="339966"/>
          <w:sz w:val="24"/>
        </w:rPr>
        <w:t>1</w:t>
      </w:r>
      <w:r w:rsidRPr="002A055A">
        <w:rPr>
          <w:rFonts w:ascii="SimHei" w:eastAsia="SimHei" w:hAnsi="SimSun" w:hint="eastAsia"/>
          <w:b/>
          <w:color w:val="339966"/>
          <w:sz w:val="24"/>
        </w:rPr>
        <w:t>.</w:t>
      </w:r>
      <w:r>
        <w:rPr>
          <w:rFonts w:ascii="SimHei" w:eastAsia="SimHei" w:hAnsi="SimSun" w:hint="eastAsia"/>
          <w:b/>
          <w:color w:val="339966"/>
          <w:sz w:val="24"/>
        </w:rPr>
        <w:t>5</w:t>
      </w:r>
      <w:r w:rsidRPr="003469EB">
        <w:rPr>
          <w:rFonts w:ascii="SimHei" w:eastAsia="SimHei" w:hAnsi="SimSun" w:hint="eastAsia"/>
          <w:sz w:val="24"/>
        </w:rPr>
        <w:t xml:space="preserve"> </w:t>
      </w:r>
      <w:r>
        <w:rPr>
          <w:rFonts w:ascii="SimHei" w:eastAsia="SimHei" w:hAnsi="SimSun" w:hint="eastAsia"/>
          <w:sz w:val="24"/>
        </w:rPr>
        <w:t>本章小结</w:t>
      </w:r>
      <w:bookmarkEnd w:id="1032"/>
    </w:p>
    <w:p w14:paraId="075EF165" w14:textId="77777777" w:rsidR="00C102E9" w:rsidRPr="004B10A9" w:rsidRDefault="00C102E9" w:rsidP="00C102E9">
      <w:pPr>
        <w:rPr>
          <w:sz w:val="24"/>
          <w:szCs w:val="24"/>
        </w:rPr>
      </w:pPr>
      <w:r w:rsidRPr="004B10A9">
        <w:rPr>
          <w:rFonts w:hint="eastAsia"/>
          <w:sz w:val="24"/>
          <w:szCs w:val="24"/>
        </w:rPr>
        <w:t>本章介绍了嵌入式</w:t>
      </w:r>
      <w:r w:rsidRPr="004B10A9">
        <w:rPr>
          <w:rFonts w:hint="eastAsia"/>
          <w:sz w:val="24"/>
          <w:szCs w:val="24"/>
        </w:rPr>
        <w:t>Linux</w:t>
      </w:r>
      <w:r w:rsidRPr="004B10A9">
        <w:rPr>
          <w:rFonts w:hint="eastAsia"/>
          <w:sz w:val="24"/>
          <w:szCs w:val="24"/>
        </w:rPr>
        <w:t>系统电源管理技术的研究背景和现状，指出了改进电源管理技术的必要性。在此基础之上，介绍了本文的研究工作和目标以及取得的成果和创新点，同时给出了论文的结构。</w:t>
      </w:r>
    </w:p>
    <w:p w14:paraId="605F7393" w14:textId="77777777" w:rsidR="00C102E9" w:rsidRPr="00C102E9" w:rsidRDefault="00C102E9" w:rsidP="00EA3BF7">
      <w:pPr>
        <w:ind w:rightChars="12" w:right="25" w:firstLineChars="200" w:firstLine="480"/>
        <w:rPr>
          <w:sz w:val="24"/>
          <w:szCs w:val="24"/>
        </w:rPr>
      </w:pPr>
    </w:p>
    <w:p w14:paraId="48E1C979" w14:textId="77777777" w:rsidR="00961C7B" w:rsidRPr="00F5279F" w:rsidRDefault="00961C7B" w:rsidP="00B7450C">
      <w:pPr>
        <w:ind w:rightChars="12" w:right="25" w:firstLineChars="171" w:firstLine="359"/>
        <w:rPr>
          <w:rFonts w:ascii="SimSun"/>
          <w:color w:val="000000"/>
          <w:szCs w:val="20"/>
        </w:rPr>
      </w:pPr>
      <w:bookmarkStart w:id="1033" w:name="_Toc105491693"/>
    </w:p>
    <w:bookmarkEnd w:id="1033"/>
    <w:p w14:paraId="18FAFAE1" w14:textId="77777777" w:rsidR="00961C7B" w:rsidRDefault="00961C7B" w:rsidP="00B7450C">
      <w:pPr>
        <w:ind w:rightChars="12" w:right="25" w:firstLine="410"/>
        <w:jc w:val="center"/>
        <w:rPr>
          <w:rFonts w:ascii="SimSun" w:hAnsi="SimSun"/>
        </w:rPr>
      </w:pPr>
      <w:r>
        <w:br w:type="page"/>
      </w:r>
    </w:p>
    <w:p w14:paraId="19C9542F" w14:textId="77777777" w:rsidR="00FF4C69" w:rsidRDefault="00FF4C69" w:rsidP="00B7450C">
      <w:pPr>
        <w:ind w:rightChars="12" w:right="25" w:firstLine="549"/>
        <w:jc w:val="center"/>
        <w:outlineLvl w:val="0"/>
        <w:rPr>
          <w:ins w:id="1034" w:author="Ling, Alex" w:date="2017-06-04T10:23:00Z"/>
          <w:rFonts w:ascii="SimHei" w:eastAsia="SimHei" w:hAnsi="SimSun"/>
          <w:b/>
          <w:sz w:val="32"/>
          <w:szCs w:val="32"/>
        </w:rPr>
      </w:pPr>
      <w:bookmarkStart w:id="1035" w:name="_Toc105491694"/>
      <w:bookmarkStart w:id="1036" w:name="_Toc471381661"/>
    </w:p>
    <w:p w14:paraId="6F774DFF" w14:textId="467BE33C" w:rsidR="00961C7B" w:rsidRPr="001B0EAB" w:rsidRDefault="00961C7B" w:rsidP="00FF4C69">
      <w:pPr>
        <w:ind w:rightChars="12" w:right="25" w:firstLine="0"/>
        <w:jc w:val="center"/>
        <w:outlineLvl w:val="0"/>
        <w:rPr>
          <w:rFonts w:ascii="SimHei" w:eastAsia="SimHei" w:hAnsi="SimSun"/>
          <w:b/>
          <w:sz w:val="32"/>
          <w:szCs w:val="32"/>
        </w:rPr>
      </w:pPr>
      <w:r w:rsidRPr="001B0EAB">
        <w:rPr>
          <w:rFonts w:ascii="SimHei" w:eastAsia="SimHei" w:hAnsi="SimSun" w:hint="eastAsia"/>
          <w:b/>
          <w:sz w:val="32"/>
          <w:szCs w:val="32"/>
        </w:rPr>
        <w:t xml:space="preserve">2 </w:t>
      </w:r>
      <w:bookmarkEnd w:id="1035"/>
      <w:r w:rsidR="00662FDE">
        <w:rPr>
          <w:rFonts w:ascii="SimHei" w:eastAsia="SimHei" w:hint="eastAsia"/>
          <w:b/>
          <w:bCs/>
          <w:sz w:val="32"/>
          <w:szCs w:val="32"/>
        </w:rPr>
        <w:t>嵌入式Linux系统电源管理技术分析</w:t>
      </w:r>
      <w:bookmarkEnd w:id="1036"/>
    </w:p>
    <w:p w14:paraId="4EF81BAF" w14:textId="77777777" w:rsidR="00961C7B" w:rsidRDefault="00961C7B" w:rsidP="00B7450C">
      <w:pPr>
        <w:ind w:rightChars="12" w:right="25" w:firstLine="547"/>
        <w:jc w:val="center"/>
        <w:rPr>
          <w:rFonts w:ascii="SimHei" w:eastAsia="SimHei" w:hAnsi="SimSun"/>
          <w:sz w:val="32"/>
          <w:szCs w:val="32"/>
        </w:rPr>
      </w:pPr>
    </w:p>
    <w:p w14:paraId="1F4ADFB8" w14:textId="77777777" w:rsidR="00141EF0" w:rsidRDefault="00141EF0" w:rsidP="00141EF0">
      <w:pPr>
        <w:rPr>
          <w:sz w:val="24"/>
          <w:szCs w:val="24"/>
        </w:rPr>
      </w:pPr>
      <w:r w:rsidRPr="00141EF0">
        <w:rPr>
          <w:rFonts w:hint="eastAsia"/>
          <w:sz w:val="24"/>
          <w:szCs w:val="24"/>
        </w:rPr>
        <w:t>在第一章介绍嵌入式</w:t>
      </w:r>
      <w:r w:rsidRPr="00141EF0">
        <w:rPr>
          <w:rFonts w:hint="eastAsia"/>
          <w:sz w:val="24"/>
          <w:szCs w:val="24"/>
        </w:rPr>
        <w:t>Linux</w:t>
      </w:r>
      <w:r w:rsidRPr="00141EF0">
        <w:rPr>
          <w:rFonts w:hint="eastAsia"/>
          <w:sz w:val="24"/>
          <w:szCs w:val="24"/>
        </w:rPr>
        <w:t>系统电源管理技术研究背景和现状的基础上，本章将综述</w:t>
      </w:r>
      <w:r w:rsidR="00C34DCA">
        <w:rPr>
          <w:rFonts w:hint="eastAsia"/>
          <w:sz w:val="24"/>
          <w:szCs w:val="24"/>
        </w:rPr>
        <w:t>现有电源管理技术架构和技术</w:t>
      </w:r>
      <w:r w:rsidR="00DC06C0">
        <w:rPr>
          <w:rFonts w:hint="eastAsia"/>
          <w:sz w:val="24"/>
          <w:szCs w:val="24"/>
        </w:rPr>
        <w:t>，</w:t>
      </w:r>
      <w:r w:rsidR="00C34DCA">
        <w:rPr>
          <w:rFonts w:hint="eastAsia"/>
          <w:sz w:val="24"/>
          <w:szCs w:val="24"/>
        </w:rPr>
        <w:t>针对嵌入式</w:t>
      </w:r>
      <w:r w:rsidR="00C34DCA">
        <w:rPr>
          <w:rFonts w:hint="eastAsia"/>
          <w:sz w:val="24"/>
          <w:szCs w:val="24"/>
        </w:rPr>
        <w:t>Linux</w:t>
      </w:r>
      <w:r w:rsidR="00C34DCA">
        <w:rPr>
          <w:rFonts w:hint="eastAsia"/>
          <w:sz w:val="24"/>
          <w:szCs w:val="24"/>
        </w:rPr>
        <w:t>系统的发展趋势提出对电源管理技术的新的需求</w:t>
      </w:r>
      <w:r w:rsidR="00DC06C0">
        <w:rPr>
          <w:rFonts w:hint="eastAsia"/>
          <w:sz w:val="24"/>
          <w:szCs w:val="24"/>
        </w:rPr>
        <w:t>，</w:t>
      </w:r>
      <w:r w:rsidR="00C34DCA">
        <w:rPr>
          <w:rFonts w:hint="eastAsia"/>
          <w:sz w:val="24"/>
          <w:szCs w:val="24"/>
        </w:rPr>
        <w:t>以及在</w:t>
      </w:r>
      <w:r w:rsidR="00C34DCA">
        <w:rPr>
          <w:rFonts w:hint="eastAsia"/>
          <w:sz w:val="24"/>
          <w:szCs w:val="24"/>
        </w:rPr>
        <w:t>CPU</w:t>
      </w:r>
      <w:r w:rsidR="00C34DCA">
        <w:rPr>
          <w:rFonts w:hint="eastAsia"/>
          <w:sz w:val="24"/>
          <w:szCs w:val="24"/>
        </w:rPr>
        <w:t>调度和设备电源管理两方面存在的问题，</w:t>
      </w:r>
      <w:r w:rsidR="00DC06C0">
        <w:rPr>
          <w:rFonts w:hint="eastAsia"/>
          <w:sz w:val="24"/>
          <w:szCs w:val="24"/>
        </w:rPr>
        <w:t>进而</w:t>
      </w:r>
      <w:r w:rsidR="00C34DCA">
        <w:rPr>
          <w:rFonts w:hint="eastAsia"/>
          <w:sz w:val="24"/>
          <w:szCs w:val="24"/>
        </w:rPr>
        <w:t>提出本文的</w:t>
      </w:r>
      <w:r w:rsidR="00DC06C0">
        <w:rPr>
          <w:rFonts w:hint="eastAsia"/>
          <w:sz w:val="24"/>
          <w:szCs w:val="24"/>
        </w:rPr>
        <w:t>技术</w:t>
      </w:r>
      <w:r w:rsidR="00C34DCA">
        <w:rPr>
          <w:rFonts w:hint="eastAsia"/>
          <w:sz w:val="24"/>
          <w:szCs w:val="24"/>
        </w:rPr>
        <w:t>路线，即针对</w:t>
      </w:r>
      <w:r w:rsidR="00C34DCA">
        <w:rPr>
          <w:rFonts w:hint="eastAsia"/>
          <w:sz w:val="24"/>
          <w:szCs w:val="24"/>
        </w:rPr>
        <w:t>CPU</w:t>
      </w:r>
      <w:r w:rsidR="00C34DCA">
        <w:rPr>
          <w:rFonts w:hint="eastAsia"/>
          <w:sz w:val="24"/>
          <w:szCs w:val="24"/>
        </w:rPr>
        <w:t>调度的有节能意识的调度器设计和基于</w:t>
      </w:r>
      <w:r w:rsidR="00C34DCA">
        <w:rPr>
          <w:rFonts w:hint="eastAsia"/>
          <w:sz w:val="24"/>
          <w:szCs w:val="24"/>
        </w:rPr>
        <w:t>Runtime  PM</w:t>
      </w:r>
      <w:r w:rsidR="00C34DCA">
        <w:rPr>
          <w:rFonts w:hint="eastAsia"/>
          <w:sz w:val="24"/>
          <w:szCs w:val="24"/>
        </w:rPr>
        <w:t>的设备动态电源管理设计。</w:t>
      </w:r>
    </w:p>
    <w:p w14:paraId="167552D7" w14:textId="77777777" w:rsidR="00141EF0" w:rsidRPr="00141EF0" w:rsidRDefault="00141EF0" w:rsidP="00141EF0">
      <w:pPr>
        <w:rPr>
          <w:sz w:val="24"/>
          <w:szCs w:val="24"/>
        </w:rPr>
      </w:pPr>
    </w:p>
    <w:p w14:paraId="2DF7B00A" w14:textId="77777777" w:rsidR="00E076F1" w:rsidDel="00FF4C69" w:rsidRDefault="00961C7B" w:rsidP="008F0BA6">
      <w:pPr>
        <w:ind w:rightChars="12" w:right="25" w:firstLine="0"/>
        <w:outlineLvl w:val="2"/>
        <w:rPr>
          <w:del w:id="1037" w:author="Ling, Alex" w:date="2017-06-04T10:23:00Z"/>
          <w:rFonts w:ascii="SimHei" w:eastAsia="SimHei" w:hAnsi="SimSun"/>
          <w:sz w:val="24"/>
        </w:rPr>
      </w:pPr>
      <w:bookmarkStart w:id="1038" w:name="_Toc105491695"/>
      <w:bookmarkStart w:id="1039" w:name="_Toc471381662"/>
      <w:r w:rsidRPr="002A055A">
        <w:rPr>
          <w:rFonts w:ascii="SimHei" w:eastAsia="SimHei" w:hAnsi="SimSun" w:hint="eastAsia"/>
          <w:b/>
          <w:color w:val="339966"/>
          <w:sz w:val="24"/>
        </w:rPr>
        <w:t>2.1</w:t>
      </w:r>
      <w:r w:rsidRPr="003469EB">
        <w:rPr>
          <w:rFonts w:ascii="SimHei" w:eastAsia="SimHei" w:hAnsi="SimSun" w:hint="eastAsia"/>
          <w:sz w:val="24"/>
        </w:rPr>
        <w:t xml:space="preserve"> </w:t>
      </w:r>
      <w:bookmarkEnd w:id="1038"/>
      <w:r w:rsidR="008F0BA6">
        <w:rPr>
          <w:rFonts w:ascii="SimHei" w:eastAsia="SimHei" w:hAnsi="SimSun" w:hint="eastAsia"/>
          <w:sz w:val="24"/>
        </w:rPr>
        <w:t>嵌入式Linux系统电源管理研究</w:t>
      </w:r>
      <w:r w:rsidR="00662FDE">
        <w:rPr>
          <w:rFonts w:ascii="SimHei" w:eastAsia="SimHei" w:hAnsi="SimSun" w:hint="eastAsia"/>
          <w:sz w:val="24"/>
        </w:rPr>
        <w:t>综述</w:t>
      </w:r>
      <w:bookmarkEnd w:id="1039"/>
    </w:p>
    <w:p w14:paraId="12293060" w14:textId="77777777" w:rsidR="00B13CD3" w:rsidRPr="00B13CD3" w:rsidRDefault="00B13CD3">
      <w:pPr>
        <w:ind w:rightChars="12" w:right="25" w:firstLine="0"/>
        <w:outlineLvl w:val="2"/>
        <w:pPrChange w:id="1040" w:author="Ling, Alex" w:date="2017-06-04T10:23:00Z">
          <w:pPr>
            <w:ind w:left="420" w:firstLine="0"/>
          </w:pPr>
        </w:pPrChange>
      </w:pPr>
    </w:p>
    <w:p w14:paraId="513183F4" w14:textId="77777777" w:rsidR="00961C7B" w:rsidRPr="003469EB" w:rsidRDefault="00961C7B" w:rsidP="00E076F1">
      <w:pPr>
        <w:ind w:rightChars="12" w:right="25" w:firstLine="0"/>
        <w:outlineLvl w:val="2"/>
        <w:rPr>
          <w:rFonts w:ascii="SimHei" w:eastAsia="SimHei" w:hAnsi="SimSun"/>
          <w:sz w:val="24"/>
        </w:rPr>
      </w:pPr>
      <w:bookmarkStart w:id="1041" w:name="_Toc105491696"/>
      <w:bookmarkStart w:id="1042" w:name="_Toc471381663"/>
      <w:r w:rsidRPr="002A055A">
        <w:rPr>
          <w:rFonts w:ascii="SimHei" w:eastAsia="SimHei" w:hAnsi="SimSun" w:hint="eastAsia"/>
          <w:b/>
          <w:color w:val="339966"/>
          <w:sz w:val="24"/>
        </w:rPr>
        <w:t>2.1.1</w:t>
      </w:r>
      <w:r w:rsidRPr="003469EB">
        <w:rPr>
          <w:rFonts w:ascii="SimHei" w:eastAsia="SimHei" w:hAnsi="SimSun" w:hint="eastAsia"/>
          <w:sz w:val="24"/>
        </w:rPr>
        <w:t xml:space="preserve"> </w:t>
      </w:r>
      <w:bookmarkEnd w:id="1041"/>
      <w:r w:rsidR="008F0BA6">
        <w:rPr>
          <w:rFonts w:ascii="SimHei" w:eastAsia="SimHei" w:hAnsi="SimSun" w:hint="eastAsia"/>
          <w:sz w:val="24"/>
        </w:rPr>
        <w:t>电源管理架构</w:t>
      </w:r>
      <w:bookmarkEnd w:id="1042"/>
    </w:p>
    <w:p w14:paraId="73A00081" w14:textId="77777777" w:rsidR="00134E1F" w:rsidRDefault="008F0BA6" w:rsidP="007E5781">
      <w:pPr>
        <w:jc w:val="left"/>
        <w:rPr>
          <w:rFonts w:hAnsi="SimSun"/>
        </w:rPr>
      </w:pPr>
      <w:r w:rsidRPr="00B13CD3">
        <w:rPr>
          <w:rFonts w:hAnsi="SimSun"/>
          <w:sz w:val="24"/>
          <w:szCs w:val="24"/>
        </w:rPr>
        <w:t>嵌入式</w:t>
      </w:r>
      <w:r w:rsidRPr="00B13CD3">
        <w:rPr>
          <w:sz w:val="24"/>
          <w:szCs w:val="24"/>
        </w:rPr>
        <w:t>Linux</w:t>
      </w:r>
      <w:r w:rsidRPr="00B13CD3">
        <w:rPr>
          <w:rFonts w:hAnsi="SimSun"/>
          <w:sz w:val="24"/>
          <w:szCs w:val="24"/>
        </w:rPr>
        <w:t>系统的电源管理架构是在通用</w:t>
      </w:r>
      <w:r w:rsidRPr="00B13CD3">
        <w:rPr>
          <w:sz w:val="24"/>
          <w:szCs w:val="24"/>
        </w:rPr>
        <w:t>Linux</w:t>
      </w:r>
      <w:r w:rsidRPr="00B13CD3">
        <w:rPr>
          <w:rFonts w:hAnsi="SimSun"/>
          <w:sz w:val="24"/>
          <w:szCs w:val="24"/>
        </w:rPr>
        <w:t>内核电</w:t>
      </w:r>
      <w:r w:rsidR="00D853FE" w:rsidRPr="00B13CD3">
        <w:rPr>
          <w:rFonts w:hAnsi="SimSun"/>
          <w:sz w:val="24"/>
          <w:szCs w:val="24"/>
        </w:rPr>
        <w:t>源管理基础之上加入了用户空间电源管理机制</w:t>
      </w:r>
      <w:r w:rsidR="007F513C">
        <w:rPr>
          <w:rFonts w:hAnsi="SimSun" w:hint="eastAsia"/>
          <w:sz w:val="24"/>
          <w:szCs w:val="24"/>
        </w:rPr>
        <w:t>形</w:t>
      </w:r>
      <w:r w:rsidR="00D853FE" w:rsidRPr="00B13CD3">
        <w:rPr>
          <w:rFonts w:hAnsi="SimSun"/>
          <w:sz w:val="24"/>
          <w:szCs w:val="24"/>
        </w:rPr>
        <w:t>成的</w:t>
      </w:r>
      <w:r w:rsidR="007F513C">
        <w:rPr>
          <w:rFonts w:hAnsi="SimSun" w:hint="eastAsia"/>
          <w:sz w:val="24"/>
          <w:szCs w:val="24"/>
        </w:rPr>
        <w:t>，如</w:t>
      </w:r>
      <w:r w:rsidRPr="00B13CD3">
        <w:rPr>
          <w:rFonts w:hAnsi="SimSun"/>
          <w:sz w:val="24"/>
          <w:szCs w:val="24"/>
        </w:rPr>
        <w:t>图</w:t>
      </w:r>
      <w:r w:rsidR="00D853FE" w:rsidRPr="00B13CD3">
        <w:rPr>
          <w:sz w:val="24"/>
          <w:szCs w:val="24"/>
        </w:rPr>
        <w:t>2-1</w:t>
      </w:r>
      <w:r w:rsidRPr="00B13CD3">
        <w:rPr>
          <w:rFonts w:hAnsi="SimSun"/>
          <w:sz w:val="24"/>
          <w:szCs w:val="24"/>
        </w:rPr>
        <w:t>表示。</w:t>
      </w:r>
      <w:r w:rsidR="007E5781" w:rsidRPr="00B13CD3">
        <w:rPr>
          <w:rFonts w:hAnsi="SimSun"/>
          <w:sz w:val="24"/>
          <w:szCs w:val="24"/>
        </w:rPr>
        <w:t>其中，从下往上依次为硬件层</w:t>
      </w:r>
      <w:r w:rsidR="007F513C">
        <w:rPr>
          <w:rFonts w:hAnsi="SimSun" w:hint="eastAsia"/>
          <w:sz w:val="24"/>
          <w:szCs w:val="24"/>
        </w:rPr>
        <w:t>、</w:t>
      </w:r>
      <w:r w:rsidR="007E5781" w:rsidRPr="00B13CD3">
        <w:rPr>
          <w:sz w:val="24"/>
          <w:szCs w:val="24"/>
        </w:rPr>
        <w:t>Linux</w:t>
      </w:r>
      <w:r w:rsidR="007E5781" w:rsidRPr="00B13CD3">
        <w:rPr>
          <w:rFonts w:hAnsi="SimSun"/>
          <w:sz w:val="24"/>
          <w:szCs w:val="24"/>
        </w:rPr>
        <w:t>内核层和用户空间层</w:t>
      </w:r>
      <w:r w:rsidR="007F513C">
        <w:rPr>
          <w:rFonts w:hAnsi="SimSun" w:hint="eastAsia"/>
          <w:sz w:val="24"/>
          <w:szCs w:val="24"/>
        </w:rPr>
        <w:t>，</w:t>
      </w:r>
      <w:r w:rsidR="007E5781" w:rsidRPr="00B13CD3">
        <w:rPr>
          <w:rFonts w:hAnsi="SimSun"/>
          <w:sz w:val="24"/>
          <w:szCs w:val="24"/>
        </w:rPr>
        <w:t>而</w:t>
      </w:r>
      <w:r w:rsidR="007E5781" w:rsidRPr="00B13CD3">
        <w:rPr>
          <w:sz w:val="24"/>
          <w:szCs w:val="24"/>
        </w:rPr>
        <w:t>Linux</w:t>
      </w:r>
      <w:r w:rsidR="007E5781" w:rsidRPr="00B13CD3">
        <w:rPr>
          <w:rFonts w:hAnsi="SimSun"/>
          <w:sz w:val="24"/>
          <w:szCs w:val="24"/>
        </w:rPr>
        <w:t>内核层又可以根据与硬件的依赖关系分为硬件</w:t>
      </w:r>
      <w:r w:rsidR="007E5781" w:rsidRPr="00B13CD3">
        <w:rPr>
          <w:sz w:val="24"/>
          <w:szCs w:val="24"/>
        </w:rPr>
        <w:t>SoC</w:t>
      </w:r>
      <w:r w:rsidR="007E5781" w:rsidRPr="00B13CD3">
        <w:rPr>
          <w:rFonts w:hAnsi="SimSun"/>
          <w:sz w:val="24"/>
          <w:szCs w:val="24"/>
        </w:rPr>
        <w:t>平台相关和平台通用两层</w:t>
      </w:r>
      <w:r w:rsidR="007E5781" w:rsidRPr="00B13CD3">
        <w:rPr>
          <w:rFonts w:hAnsi="SimSun"/>
        </w:rPr>
        <w:t>。</w:t>
      </w:r>
    </w:p>
    <w:p w14:paraId="5C403F09" w14:textId="77777777" w:rsidR="007E5781" w:rsidRPr="00B13CD3" w:rsidRDefault="007E5781" w:rsidP="007E5781">
      <w:pPr>
        <w:jc w:val="left"/>
      </w:pPr>
      <w:r w:rsidRPr="00B13CD3">
        <w:rPr>
          <w:rFonts w:hAnsi="SimSun"/>
          <w:sz w:val="24"/>
          <w:szCs w:val="24"/>
        </w:rPr>
        <w:t>硬件层通常指的是作为嵌入式</w:t>
      </w:r>
      <w:r w:rsidRPr="00B13CD3">
        <w:rPr>
          <w:sz w:val="24"/>
          <w:szCs w:val="24"/>
        </w:rPr>
        <w:t>Linux</w:t>
      </w:r>
      <w:r w:rsidRPr="00B13CD3">
        <w:rPr>
          <w:rFonts w:hAnsi="SimSun"/>
          <w:sz w:val="24"/>
          <w:szCs w:val="24"/>
        </w:rPr>
        <w:t>系统硬件核心的</w:t>
      </w:r>
      <w:r w:rsidRPr="00B13CD3">
        <w:rPr>
          <w:sz w:val="24"/>
          <w:szCs w:val="24"/>
        </w:rPr>
        <w:t>SoC</w:t>
      </w:r>
      <w:r w:rsidRPr="00B13CD3">
        <w:rPr>
          <w:rFonts w:hAnsi="SimSun"/>
          <w:sz w:val="24"/>
          <w:szCs w:val="24"/>
        </w:rPr>
        <w:t>硬件以及与之相配套的电源管理芯片</w:t>
      </w:r>
      <w:r w:rsidRPr="00B13CD3">
        <w:rPr>
          <w:sz w:val="24"/>
          <w:szCs w:val="24"/>
        </w:rPr>
        <w:t>PMIC</w:t>
      </w:r>
      <w:r w:rsidRPr="00B13CD3">
        <w:rPr>
          <w:rFonts w:hAnsi="SimSun"/>
          <w:sz w:val="24"/>
          <w:szCs w:val="24"/>
        </w:rPr>
        <w:t>。</w:t>
      </w:r>
      <w:r w:rsidRPr="00B13CD3">
        <w:rPr>
          <w:sz w:val="24"/>
          <w:szCs w:val="24"/>
        </w:rPr>
        <w:t>SoC</w:t>
      </w:r>
      <w:r w:rsidRPr="00B13CD3">
        <w:rPr>
          <w:rFonts w:hAnsi="SimSun"/>
          <w:sz w:val="24"/>
          <w:szCs w:val="24"/>
        </w:rPr>
        <w:t>通常在硬件上提供了一系列电源管理特性</w:t>
      </w:r>
      <w:r w:rsidR="007F513C">
        <w:rPr>
          <w:rFonts w:hAnsi="SimSun" w:hint="eastAsia"/>
          <w:sz w:val="24"/>
          <w:szCs w:val="24"/>
        </w:rPr>
        <w:t>，</w:t>
      </w:r>
      <w:r w:rsidRPr="00B13CD3">
        <w:rPr>
          <w:rFonts w:hAnsi="SimSun"/>
          <w:sz w:val="24"/>
          <w:szCs w:val="24"/>
        </w:rPr>
        <w:t>比如处理器核的低功耗状态、处理器核心和外设总线时钟频率的设置寄存器、门控时钟</w:t>
      </w:r>
      <w:del w:id="1043" w:author="alling" w:date="2017-04-04T15:31:00Z">
        <w:r w:rsidRPr="00C06EF4" w:rsidDel="00C06EF4">
          <w:rPr>
            <w:sz w:val="24"/>
            <w:szCs w:val="24"/>
            <w:rPrChange w:id="1044" w:author="alling" w:date="2017-04-04T15:30:00Z">
              <w:rPr>
                <w:rFonts w:hAnsi="SimSun"/>
                <w:sz w:val="24"/>
                <w:szCs w:val="24"/>
              </w:rPr>
            </w:rPrChange>
          </w:rPr>
          <w:delText>（</w:delText>
        </w:r>
      </w:del>
      <w:ins w:id="1045" w:author="alling" w:date="2017-04-04T15:31:00Z">
        <w:r w:rsidR="00C06EF4">
          <w:rPr>
            <w:sz w:val="24"/>
            <w:szCs w:val="24"/>
          </w:rPr>
          <w:t>(</w:t>
        </w:r>
      </w:ins>
      <w:r w:rsidRPr="00B13CD3">
        <w:rPr>
          <w:sz w:val="24"/>
          <w:szCs w:val="24"/>
        </w:rPr>
        <w:t>clock gating</w:t>
      </w:r>
      <w:ins w:id="1046" w:author="alling" w:date="2017-04-04T15:31:00Z">
        <w:r w:rsidR="00C06EF4">
          <w:rPr>
            <w:sz w:val="24"/>
            <w:szCs w:val="24"/>
          </w:rPr>
          <w:t>)</w:t>
        </w:r>
      </w:ins>
      <w:del w:id="1047" w:author="alling" w:date="2017-04-04T15:31:00Z">
        <w:r w:rsidRPr="00B13CD3" w:rsidDel="00C06EF4">
          <w:rPr>
            <w:rFonts w:hAnsi="SimSun"/>
            <w:sz w:val="24"/>
            <w:szCs w:val="24"/>
          </w:rPr>
          <w:delText>）</w:delText>
        </w:r>
      </w:del>
      <w:r w:rsidRPr="00B13CD3">
        <w:rPr>
          <w:rFonts w:hAnsi="SimSun"/>
          <w:sz w:val="24"/>
          <w:szCs w:val="24"/>
        </w:rPr>
        <w:t>等。</w:t>
      </w:r>
      <w:r w:rsidRPr="00B13CD3">
        <w:rPr>
          <w:sz w:val="24"/>
          <w:szCs w:val="24"/>
        </w:rPr>
        <w:t>PMIC</w:t>
      </w:r>
      <w:r w:rsidRPr="00B13CD3">
        <w:rPr>
          <w:rFonts w:hAnsi="SimSun"/>
          <w:sz w:val="24"/>
          <w:szCs w:val="24"/>
        </w:rPr>
        <w:t>通常由</w:t>
      </w:r>
      <w:r w:rsidRPr="00B13CD3">
        <w:rPr>
          <w:sz w:val="24"/>
          <w:szCs w:val="24"/>
        </w:rPr>
        <w:t>SoC</w:t>
      </w:r>
      <w:r w:rsidRPr="00B13CD3">
        <w:rPr>
          <w:rFonts w:hAnsi="SimSun"/>
          <w:sz w:val="24"/>
          <w:szCs w:val="24"/>
        </w:rPr>
        <w:t>硬件以及</w:t>
      </w:r>
      <w:r w:rsidRPr="00B13CD3">
        <w:rPr>
          <w:sz w:val="24"/>
          <w:szCs w:val="24"/>
        </w:rPr>
        <w:t>Linux</w:t>
      </w:r>
      <w:r w:rsidRPr="00B13CD3">
        <w:rPr>
          <w:rFonts w:hAnsi="SimSun"/>
          <w:sz w:val="24"/>
          <w:szCs w:val="24"/>
        </w:rPr>
        <w:t>内核中的</w:t>
      </w:r>
      <w:r w:rsidRPr="00B13CD3">
        <w:rPr>
          <w:sz w:val="24"/>
          <w:szCs w:val="24"/>
        </w:rPr>
        <w:t>PMIC</w:t>
      </w:r>
      <w:r w:rsidRPr="00B13CD3">
        <w:rPr>
          <w:rFonts w:hAnsi="SimSun"/>
          <w:sz w:val="24"/>
          <w:szCs w:val="24"/>
        </w:rPr>
        <w:t>驱动协调控制实现系统中各组件供电的打开</w:t>
      </w:r>
      <w:r w:rsidR="007F513C">
        <w:rPr>
          <w:rFonts w:hAnsi="SimSun" w:hint="eastAsia"/>
          <w:sz w:val="24"/>
          <w:szCs w:val="24"/>
        </w:rPr>
        <w:t>、</w:t>
      </w:r>
      <w:r w:rsidRPr="00B13CD3">
        <w:rPr>
          <w:rFonts w:hAnsi="SimSun"/>
          <w:sz w:val="24"/>
          <w:szCs w:val="24"/>
        </w:rPr>
        <w:t>关闭以及电压的调整</w:t>
      </w:r>
      <w:r w:rsidR="007F513C">
        <w:rPr>
          <w:rFonts w:hAnsi="SimSun" w:hint="eastAsia"/>
          <w:sz w:val="24"/>
          <w:szCs w:val="24"/>
        </w:rPr>
        <w:t>，</w:t>
      </w:r>
      <w:r w:rsidRPr="00B13CD3">
        <w:rPr>
          <w:rFonts w:hAnsi="SimSun"/>
          <w:sz w:val="24"/>
          <w:szCs w:val="24"/>
        </w:rPr>
        <w:t>可以实现处理器核心在低功耗状态下相应的电压调整。除此之外，在现代</w:t>
      </w:r>
      <w:r w:rsidRPr="00B13CD3">
        <w:rPr>
          <w:sz w:val="24"/>
          <w:szCs w:val="24"/>
        </w:rPr>
        <w:t>SoC</w:t>
      </w:r>
      <w:r w:rsidRPr="00B13CD3">
        <w:rPr>
          <w:rFonts w:hAnsi="SimSun"/>
          <w:sz w:val="24"/>
          <w:szCs w:val="24"/>
        </w:rPr>
        <w:t>集成度越来越高的趋势下，越来越多的处理器核如无线通信基带处理器</w:t>
      </w:r>
      <w:r w:rsidR="007F513C">
        <w:rPr>
          <w:rFonts w:hAnsi="SimSun" w:hint="eastAsia"/>
          <w:sz w:val="24"/>
          <w:szCs w:val="24"/>
        </w:rPr>
        <w:t>、</w:t>
      </w:r>
      <w:r w:rsidRPr="00B13CD3">
        <w:rPr>
          <w:rFonts w:hAnsi="SimSun"/>
          <w:sz w:val="24"/>
          <w:szCs w:val="24"/>
        </w:rPr>
        <w:t>数字信号处理器</w:t>
      </w:r>
      <w:r w:rsidR="007F513C">
        <w:rPr>
          <w:rFonts w:hAnsi="SimSun" w:hint="eastAsia"/>
          <w:sz w:val="24"/>
          <w:szCs w:val="24"/>
        </w:rPr>
        <w:t>、</w:t>
      </w:r>
      <w:r w:rsidR="00902784" w:rsidRPr="00B13CD3">
        <w:rPr>
          <w:sz w:val="24"/>
          <w:szCs w:val="24"/>
        </w:rPr>
        <w:t>Wi-Fi</w:t>
      </w:r>
      <w:r w:rsidRPr="00B13CD3">
        <w:rPr>
          <w:rFonts w:hAnsi="SimSun"/>
          <w:sz w:val="24"/>
          <w:szCs w:val="24"/>
        </w:rPr>
        <w:t>／蓝牙／</w:t>
      </w:r>
      <w:r w:rsidRPr="00B13CD3">
        <w:rPr>
          <w:sz w:val="24"/>
          <w:szCs w:val="24"/>
        </w:rPr>
        <w:t>GPS</w:t>
      </w:r>
      <w:r w:rsidRPr="00B13CD3">
        <w:rPr>
          <w:rFonts w:hAnsi="SimSun"/>
          <w:sz w:val="24"/>
          <w:szCs w:val="24"/>
        </w:rPr>
        <w:t>通信处理器等都集成到了同一个</w:t>
      </w:r>
      <w:r w:rsidRPr="00B13CD3">
        <w:rPr>
          <w:sz w:val="24"/>
          <w:szCs w:val="24"/>
        </w:rPr>
        <w:t>SoC</w:t>
      </w:r>
      <w:r w:rsidRPr="00B13CD3">
        <w:rPr>
          <w:rFonts w:hAnsi="SimSun"/>
          <w:sz w:val="24"/>
          <w:szCs w:val="24"/>
        </w:rPr>
        <w:t>系统内</w:t>
      </w:r>
      <w:r w:rsidR="007F513C">
        <w:rPr>
          <w:rFonts w:hAnsi="SimSun" w:hint="eastAsia"/>
          <w:sz w:val="24"/>
          <w:szCs w:val="24"/>
        </w:rPr>
        <w:t>，因此</w:t>
      </w:r>
      <w:r w:rsidRPr="00B13CD3">
        <w:rPr>
          <w:sz w:val="24"/>
          <w:szCs w:val="24"/>
        </w:rPr>
        <w:t>SoC</w:t>
      </w:r>
      <w:r w:rsidRPr="00B13CD3">
        <w:rPr>
          <w:rFonts w:hAnsi="SimSun"/>
          <w:sz w:val="24"/>
          <w:szCs w:val="24"/>
        </w:rPr>
        <w:t>内也出现了专门负责资源管理</w:t>
      </w:r>
      <w:r w:rsidR="007F513C">
        <w:rPr>
          <w:rFonts w:hAnsi="SimSun" w:hint="eastAsia"/>
          <w:sz w:val="24"/>
          <w:szCs w:val="24"/>
        </w:rPr>
        <w:t>的</w:t>
      </w:r>
      <w:r w:rsidRPr="00B13CD3">
        <w:rPr>
          <w:rFonts w:hAnsi="SimSun"/>
          <w:sz w:val="24"/>
          <w:szCs w:val="24"/>
        </w:rPr>
        <w:t>处理器核心</w:t>
      </w:r>
      <w:r w:rsidR="007F513C">
        <w:rPr>
          <w:rFonts w:hAnsi="SimSun" w:hint="eastAsia"/>
          <w:sz w:val="24"/>
          <w:szCs w:val="24"/>
        </w:rPr>
        <w:t>，</w:t>
      </w:r>
      <w:r w:rsidRPr="00B13CD3">
        <w:rPr>
          <w:rFonts w:hAnsi="SimSun"/>
          <w:sz w:val="24"/>
          <w:szCs w:val="24"/>
        </w:rPr>
        <w:t>来统一调度</w:t>
      </w:r>
      <w:r w:rsidRPr="00B13CD3">
        <w:rPr>
          <w:sz w:val="24"/>
          <w:szCs w:val="24"/>
        </w:rPr>
        <w:t>SoC</w:t>
      </w:r>
      <w:r w:rsidRPr="00B13CD3">
        <w:rPr>
          <w:rFonts w:hAnsi="SimSun"/>
          <w:sz w:val="24"/>
          <w:szCs w:val="24"/>
        </w:rPr>
        <w:t>内不同处理器核的电源管理状态。</w:t>
      </w:r>
    </w:p>
    <w:p w14:paraId="27BF24F2" w14:textId="77777777" w:rsidR="008F0BA6" w:rsidRPr="008F0BA6" w:rsidRDefault="008F0BA6" w:rsidP="008F0BA6">
      <w:pPr>
        <w:jc w:val="left"/>
      </w:pPr>
    </w:p>
    <w:p w14:paraId="6AF9283C" w14:textId="77777777" w:rsidR="007E5781" w:rsidRPr="000D2630" w:rsidRDefault="008F0BA6" w:rsidP="00FF4C69">
      <w:pPr>
        <w:pStyle w:val="af2"/>
        <w:ind w:firstLine="0"/>
        <w:jc w:val="center"/>
        <w:rPr>
          <w:rFonts w:ascii="Times New Roman" w:eastAsia="KaiTi" w:hAnsi="Times New Roman"/>
          <w:sz w:val="21"/>
          <w:szCs w:val="21"/>
          <w:rPrChange w:id="1048" w:author="Ling, Alex" w:date="2017-06-04T11:31:00Z">
            <w:rPr/>
          </w:rPrChange>
        </w:rPr>
      </w:pPr>
      <w:commentRangeStart w:id="1049"/>
      <w:r w:rsidRPr="000D2630">
        <w:rPr>
          <w:rFonts w:ascii="Times New Roman" w:eastAsia="KaiTi" w:hAnsi="Times New Roman"/>
          <w:noProof/>
          <w:snapToGrid/>
          <w:sz w:val="21"/>
          <w:szCs w:val="21"/>
          <w:rPrChange w:id="1050" w:author="Ling, Alex" w:date="2017-06-04T11:31:00Z">
            <w:rPr>
              <w:noProof/>
              <w:snapToGrid/>
            </w:rPr>
          </w:rPrChange>
        </w:rPr>
        <w:lastRenderedPageBreak/>
        <w:drawing>
          <wp:inline distT="0" distB="0" distL="0" distR="0" wp14:anchorId="0154C6BF" wp14:editId="2C593088">
            <wp:extent cx="5031740" cy="538047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cstate="print"/>
                    <a:srcRect t="8221" b="9232"/>
                    <a:stretch>
                      <a:fillRect/>
                    </a:stretch>
                  </pic:blipFill>
                  <pic:spPr bwMode="auto">
                    <a:xfrm>
                      <a:off x="0" y="0"/>
                      <a:ext cx="5072485" cy="5424044"/>
                    </a:xfrm>
                    <a:prstGeom prst="rect">
                      <a:avLst/>
                    </a:prstGeom>
                    <a:noFill/>
                    <a:ln w="9525">
                      <a:noFill/>
                      <a:miter lim="800000"/>
                      <a:headEnd/>
                      <a:tailEnd/>
                    </a:ln>
                  </pic:spPr>
                </pic:pic>
              </a:graphicData>
            </a:graphic>
          </wp:inline>
        </w:drawing>
      </w:r>
      <w:commentRangeEnd w:id="1049"/>
      <w:r w:rsidR="00D66B81" w:rsidRPr="000D2630">
        <w:rPr>
          <w:rStyle w:val="ab"/>
          <w:rFonts w:ascii="Times New Roman" w:eastAsia="KaiTi" w:hAnsi="Times New Roman"/>
          <w:rPrChange w:id="1051" w:author="Ling, Alex" w:date="2017-06-04T11:31:00Z">
            <w:rPr>
              <w:rStyle w:val="ab"/>
              <w:rFonts w:ascii="Times New Roman" w:hAnsi="Times New Roman"/>
            </w:rPr>
          </w:rPrChange>
        </w:rPr>
        <w:commentReference w:id="1049"/>
      </w:r>
    </w:p>
    <w:p w14:paraId="73897B35" w14:textId="77777777" w:rsidR="007E5781" w:rsidRPr="000D2630" w:rsidRDefault="007E5781" w:rsidP="00FF4C69">
      <w:pPr>
        <w:pStyle w:val="af2"/>
        <w:ind w:firstLine="0"/>
        <w:jc w:val="center"/>
        <w:rPr>
          <w:rFonts w:ascii="Times New Roman" w:eastAsia="KaiTi" w:hAnsi="Times New Roman"/>
          <w:sz w:val="21"/>
          <w:szCs w:val="21"/>
          <w:rPrChange w:id="1052" w:author="Ling, Alex" w:date="2017-06-04T11:31:00Z">
            <w:rPr>
              <w:rFonts w:ascii="KaiTi" w:eastAsia="KaiTi" w:hAnsi="KaiTi"/>
              <w:sz w:val="21"/>
              <w:szCs w:val="21"/>
            </w:rPr>
          </w:rPrChange>
        </w:rPr>
      </w:pPr>
      <w:commentRangeStart w:id="1053"/>
      <w:r w:rsidRPr="000D2630">
        <w:rPr>
          <w:rFonts w:ascii="Times New Roman" w:eastAsia="KaiTi" w:hAnsi="Times New Roman" w:hint="eastAsia"/>
          <w:sz w:val="21"/>
          <w:szCs w:val="21"/>
          <w:rPrChange w:id="1054" w:author="Ling, Alex" w:date="2017-06-04T11:31:00Z">
            <w:rPr>
              <w:rFonts w:ascii="KaiTi" w:eastAsia="KaiTi" w:hAnsi="KaiTi" w:hint="eastAsia"/>
              <w:sz w:val="21"/>
              <w:szCs w:val="21"/>
            </w:rPr>
          </w:rPrChange>
        </w:rPr>
        <w:t>图</w:t>
      </w:r>
      <w:r w:rsidRPr="000D2630">
        <w:rPr>
          <w:rFonts w:ascii="Times New Roman" w:eastAsia="KaiTi" w:hAnsi="Times New Roman"/>
          <w:sz w:val="21"/>
          <w:szCs w:val="21"/>
          <w:rPrChange w:id="1055" w:author="Ling, Alex" w:date="2017-06-04T11:31:00Z">
            <w:rPr>
              <w:rFonts w:ascii="KaiTi" w:eastAsia="KaiTi" w:hAnsi="KaiTi"/>
              <w:sz w:val="21"/>
              <w:szCs w:val="21"/>
            </w:rPr>
          </w:rPrChange>
        </w:rPr>
        <w:t xml:space="preserve"> 2-</w:t>
      </w:r>
      <w:r w:rsidR="00066281" w:rsidRPr="000D2630">
        <w:rPr>
          <w:rFonts w:ascii="Times New Roman" w:eastAsia="KaiTi" w:hAnsi="Times New Roman"/>
          <w:sz w:val="21"/>
          <w:szCs w:val="21"/>
          <w:rPrChange w:id="1056" w:author="Ling, Alex" w:date="2017-06-04T11:31:00Z">
            <w:rPr>
              <w:rFonts w:ascii="KaiTi" w:eastAsia="KaiTi" w:hAnsi="KaiTi"/>
              <w:sz w:val="21"/>
              <w:szCs w:val="21"/>
            </w:rPr>
          </w:rPrChange>
        </w:rPr>
        <w:fldChar w:fldCharType="begin"/>
      </w:r>
      <w:r w:rsidRPr="000D2630">
        <w:rPr>
          <w:rFonts w:ascii="Times New Roman" w:eastAsia="KaiTi" w:hAnsi="Times New Roman"/>
          <w:sz w:val="21"/>
          <w:szCs w:val="21"/>
          <w:rPrChange w:id="1057" w:author="Ling, Alex" w:date="2017-06-04T11:31:00Z">
            <w:rPr>
              <w:rFonts w:ascii="KaiTi" w:eastAsia="KaiTi" w:hAnsi="KaiTi"/>
              <w:sz w:val="21"/>
              <w:szCs w:val="21"/>
            </w:rPr>
          </w:rPrChange>
        </w:rPr>
        <w:instrText xml:space="preserve"> SEQ </w:instrText>
      </w:r>
      <w:r w:rsidRPr="000D2630">
        <w:rPr>
          <w:rFonts w:ascii="Times New Roman" w:eastAsia="KaiTi" w:hAnsi="Times New Roman" w:hint="eastAsia"/>
          <w:sz w:val="21"/>
          <w:szCs w:val="21"/>
          <w:rPrChange w:id="1058" w:author="Ling, Alex" w:date="2017-06-04T11:31:00Z">
            <w:rPr>
              <w:rFonts w:ascii="KaiTi" w:eastAsia="KaiTi" w:hAnsi="KaiTi" w:hint="eastAsia"/>
              <w:sz w:val="21"/>
              <w:szCs w:val="21"/>
            </w:rPr>
          </w:rPrChange>
        </w:rPr>
        <w:instrText>图</w:instrText>
      </w:r>
      <w:r w:rsidRPr="000D2630">
        <w:rPr>
          <w:rFonts w:ascii="Times New Roman" w:eastAsia="KaiTi" w:hAnsi="Times New Roman"/>
          <w:sz w:val="21"/>
          <w:szCs w:val="21"/>
          <w:rPrChange w:id="1059" w:author="Ling, Alex" w:date="2017-06-04T11:31:00Z">
            <w:rPr>
              <w:rFonts w:ascii="KaiTi" w:eastAsia="KaiTi" w:hAnsi="KaiTi"/>
              <w:sz w:val="21"/>
              <w:szCs w:val="21"/>
            </w:rPr>
          </w:rPrChange>
        </w:rPr>
        <w:instrText xml:space="preserve">_3- \* ARABIC </w:instrText>
      </w:r>
      <w:r w:rsidR="00066281" w:rsidRPr="000D2630">
        <w:rPr>
          <w:rFonts w:ascii="Times New Roman" w:eastAsia="KaiTi" w:hAnsi="Times New Roman"/>
          <w:sz w:val="21"/>
          <w:szCs w:val="21"/>
          <w:rPrChange w:id="1060" w:author="Ling, Alex" w:date="2017-06-04T11:31:00Z">
            <w:rPr>
              <w:rFonts w:ascii="KaiTi" w:eastAsia="KaiTi" w:hAnsi="KaiTi"/>
              <w:sz w:val="21"/>
              <w:szCs w:val="21"/>
            </w:rPr>
          </w:rPrChange>
        </w:rPr>
        <w:fldChar w:fldCharType="separate"/>
      </w:r>
      <w:r w:rsidRPr="000D2630">
        <w:rPr>
          <w:rFonts w:ascii="Times New Roman" w:eastAsia="KaiTi" w:hAnsi="Times New Roman"/>
          <w:noProof/>
          <w:sz w:val="21"/>
          <w:szCs w:val="21"/>
          <w:rPrChange w:id="1061" w:author="Ling, Alex" w:date="2017-06-04T11:31:00Z">
            <w:rPr>
              <w:rFonts w:ascii="KaiTi" w:eastAsia="KaiTi" w:hAnsi="KaiTi"/>
              <w:noProof/>
              <w:sz w:val="21"/>
              <w:szCs w:val="21"/>
            </w:rPr>
          </w:rPrChange>
        </w:rPr>
        <w:t>1</w:t>
      </w:r>
      <w:r w:rsidR="00066281" w:rsidRPr="000D2630">
        <w:rPr>
          <w:rFonts w:ascii="Times New Roman" w:eastAsia="KaiTi" w:hAnsi="Times New Roman"/>
          <w:sz w:val="21"/>
          <w:szCs w:val="21"/>
          <w:rPrChange w:id="1062" w:author="Ling, Alex" w:date="2017-06-04T11:31:00Z">
            <w:rPr>
              <w:rFonts w:ascii="KaiTi" w:eastAsia="KaiTi" w:hAnsi="KaiTi"/>
              <w:sz w:val="21"/>
              <w:szCs w:val="21"/>
            </w:rPr>
          </w:rPrChange>
        </w:rPr>
        <w:fldChar w:fldCharType="end"/>
      </w:r>
      <w:r w:rsidRPr="000D2630">
        <w:rPr>
          <w:rFonts w:ascii="Times New Roman" w:eastAsia="KaiTi" w:hAnsi="Times New Roman"/>
          <w:sz w:val="21"/>
          <w:szCs w:val="21"/>
          <w:rPrChange w:id="1063" w:author="Ling, Alex" w:date="2017-06-04T11:31:00Z">
            <w:rPr>
              <w:rFonts w:ascii="KaiTi" w:eastAsia="KaiTi" w:hAnsi="KaiTi"/>
              <w:sz w:val="21"/>
              <w:szCs w:val="21"/>
            </w:rPr>
          </w:rPrChange>
        </w:rPr>
        <w:t xml:space="preserve"> Linux</w:t>
      </w:r>
      <w:r w:rsidRPr="000D2630">
        <w:rPr>
          <w:rFonts w:ascii="Times New Roman" w:eastAsia="KaiTi" w:hAnsi="Times New Roman" w:hint="eastAsia"/>
          <w:sz w:val="21"/>
          <w:szCs w:val="21"/>
          <w:rPrChange w:id="1064" w:author="Ling, Alex" w:date="2017-06-04T11:31:00Z">
            <w:rPr>
              <w:rFonts w:ascii="KaiTi" w:eastAsia="KaiTi" w:hAnsi="KaiTi" w:hint="eastAsia"/>
              <w:sz w:val="21"/>
              <w:szCs w:val="21"/>
            </w:rPr>
          </w:rPrChange>
        </w:rPr>
        <w:t>系统电源管理架构</w:t>
      </w:r>
      <w:r w:rsidRPr="000D2630">
        <w:rPr>
          <w:rFonts w:ascii="Times New Roman" w:eastAsia="KaiTi" w:hAnsi="Times New Roman"/>
          <w:sz w:val="21"/>
          <w:szCs w:val="21"/>
          <w:vertAlign w:val="superscript"/>
          <w:rPrChange w:id="1065" w:author="Ling, Alex" w:date="2017-06-04T11:31:00Z">
            <w:rPr>
              <w:rFonts w:ascii="KaiTi" w:eastAsia="KaiTi" w:hAnsi="KaiTi"/>
              <w:sz w:val="21"/>
              <w:szCs w:val="21"/>
              <w:vertAlign w:val="superscript"/>
            </w:rPr>
          </w:rPrChange>
        </w:rPr>
        <w:t>[</w:t>
      </w:r>
      <w:r w:rsidR="007C656F" w:rsidRPr="000D2630">
        <w:rPr>
          <w:rFonts w:ascii="Times New Roman" w:eastAsia="KaiTi" w:hAnsi="Times New Roman"/>
          <w:sz w:val="21"/>
          <w:szCs w:val="21"/>
          <w:vertAlign w:val="superscript"/>
          <w:rPrChange w:id="1066" w:author="Ling, Alex" w:date="2017-06-04T11:31:00Z">
            <w:rPr>
              <w:rFonts w:ascii="KaiTi" w:eastAsia="KaiTi" w:hAnsi="KaiTi"/>
              <w:sz w:val="21"/>
              <w:szCs w:val="21"/>
              <w:vertAlign w:val="superscript"/>
            </w:rPr>
          </w:rPrChange>
        </w:rPr>
        <w:t>10</w:t>
      </w:r>
      <w:r w:rsidRPr="000D2630">
        <w:rPr>
          <w:rFonts w:ascii="Times New Roman" w:eastAsia="KaiTi" w:hAnsi="Times New Roman"/>
          <w:sz w:val="21"/>
          <w:szCs w:val="21"/>
          <w:vertAlign w:val="superscript"/>
          <w:rPrChange w:id="1067" w:author="Ling, Alex" w:date="2017-06-04T11:31:00Z">
            <w:rPr>
              <w:rFonts w:ascii="KaiTi" w:eastAsia="KaiTi" w:hAnsi="KaiTi"/>
              <w:sz w:val="21"/>
              <w:szCs w:val="21"/>
              <w:vertAlign w:val="superscript"/>
            </w:rPr>
          </w:rPrChange>
        </w:rPr>
        <w:t>]</w:t>
      </w:r>
    </w:p>
    <w:p w14:paraId="7C48925E" w14:textId="77777777" w:rsidR="008F0BA6" w:rsidRPr="000D2630" w:rsidRDefault="007E5781" w:rsidP="00FF4C69">
      <w:pPr>
        <w:pStyle w:val="af2"/>
        <w:ind w:firstLine="0"/>
        <w:jc w:val="center"/>
        <w:rPr>
          <w:rFonts w:ascii="Times New Roman" w:eastAsia="KaiTi" w:hAnsi="Times New Roman"/>
          <w:sz w:val="21"/>
          <w:szCs w:val="21"/>
          <w:vertAlign w:val="superscript"/>
          <w:rPrChange w:id="1068" w:author="Ling, Alex" w:date="2017-06-04T11:31:00Z">
            <w:rPr>
              <w:vertAlign w:val="superscript"/>
            </w:rPr>
          </w:rPrChange>
        </w:rPr>
      </w:pPr>
      <w:r w:rsidRPr="000D2630">
        <w:rPr>
          <w:rFonts w:ascii="Times New Roman" w:eastAsia="KaiTi" w:hAnsi="Times New Roman"/>
          <w:sz w:val="21"/>
          <w:szCs w:val="21"/>
          <w:rPrChange w:id="1069" w:author="Ling, Alex" w:date="2017-06-04T11:31:00Z">
            <w:rPr>
              <w:rFonts w:ascii="Times New Roman" w:hAnsi="Times New Roman"/>
              <w:sz w:val="21"/>
              <w:szCs w:val="21"/>
            </w:rPr>
          </w:rPrChange>
        </w:rPr>
        <w:t>Figure 2-</w:t>
      </w:r>
      <w:r w:rsidR="00066281" w:rsidRPr="000D2630">
        <w:rPr>
          <w:rFonts w:ascii="Times New Roman" w:eastAsia="KaiTi" w:hAnsi="Times New Roman"/>
          <w:sz w:val="21"/>
          <w:szCs w:val="21"/>
          <w:rPrChange w:id="1070" w:author="Ling, Alex" w:date="2017-06-04T11:31:00Z">
            <w:rPr>
              <w:rFonts w:ascii="Times New Roman" w:hAnsi="Times New Roman"/>
              <w:sz w:val="21"/>
              <w:szCs w:val="21"/>
            </w:rPr>
          </w:rPrChange>
        </w:rPr>
        <w:fldChar w:fldCharType="begin"/>
      </w:r>
      <w:r w:rsidRPr="000D2630">
        <w:rPr>
          <w:rFonts w:ascii="Times New Roman" w:eastAsia="KaiTi" w:hAnsi="Times New Roman"/>
          <w:sz w:val="21"/>
          <w:szCs w:val="21"/>
          <w:rPrChange w:id="1071" w:author="Ling, Alex" w:date="2017-06-04T11:31:00Z">
            <w:rPr>
              <w:rFonts w:ascii="Times New Roman" w:hAnsi="Times New Roman"/>
              <w:sz w:val="21"/>
              <w:szCs w:val="21"/>
            </w:rPr>
          </w:rPrChange>
        </w:rPr>
        <w:instrText xml:space="preserve"> SEQ Figure_3- \* ARABIC </w:instrText>
      </w:r>
      <w:r w:rsidR="00066281" w:rsidRPr="000D2630">
        <w:rPr>
          <w:rFonts w:ascii="Times New Roman" w:eastAsia="KaiTi" w:hAnsi="Times New Roman"/>
          <w:sz w:val="21"/>
          <w:szCs w:val="21"/>
          <w:rPrChange w:id="1072" w:author="Ling, Alex" w:date="2017-06-04T11:31:00Z">
            <w:rPr>
              <w:rFonts w:ascii="Times New Roman" w:hAnsi="Times New Roman"/>
              <w:sz w:val="21"/>
              <w:szCs w:val="21"/>
            </w:rPr>
          </w:rPrChange>
        </w:rPr>
        <w:fldChar w:fldCharType="separate"/>
      </w:r>
      <w:r w:rsidRPr="000D2630">
        <w:rPr>
          <w:rFonts w:ascii="Times New Roman" w:eastAsia="KaiTi" w:hAnsi="Times New Roman"/>
          <w:noProof/>
          <w:sz w:val="21"/>
          <w:szCs w:val="21"/>
          <w:rPrChange w:id="1073" w:author="Ling, Alex" w:date="2017-06-04T11:31:00Z">
            <w:rPr>
              <w:rFonts w:ascii="Times New Roman" w:hAnsi="Times New Roman"/>
              <w:noProof/>
              <w:sz w:val="21"/>
              <w:szCs w:val="21"/>
            </w:rPr>
          </w:rPrChange>
        </w:rPr>
        <w:t>1</w:t>
      </w:r>
      <w:r w:rsidR="00066281" w:rsidRPr="000D2630">
        <w:rPr>
          <w:rFonts w:ascii="Times New Roman" w:eastAsia="KaiTi" w:hAnsi="Times New Roman"/>
          <w:sz w:val="21"/>
          <w:szCs w:val="21"/>
          <w:rPrChange w:id="1074" w:author="Ling, Alex" w:date="2017-06-04T11:31:00Z">
            <w:rPr>
              <w:rFonts w:ascii="Times New Roman" w:hAnsi="Times New Roman"/>
              <w:sz w:val="21"/>
              <w:szCs w:val="21"/>
            </w:rPr>
          </w:rPrChange>
        </w:rPr>
        <w:fldChar w:fldCharType="end"/>
      </w:r>
      <w:r w:rsidRPr="000D2630">
        <w:rPr>
          <w:rFonts w:ascii="Times New Roman" w:eastAsia="KaiTi" w:hAnsi="Times New Roman"/>
          <w:sz w:val="21"/>
          <w:szCs w:val="21"/>
          <w:rPrChange w:id="1075" w:author="Ling, Alex" w:date="2017-06-04T11:31:00Z">
            <w:rPr>
              <w:rFonts w:ascii="Times New Roman" w:hAnsi="Times New Roman"/>
              <w:sz w:val="21"/>
              <w:szCs w:val="21"/>
            </w:rPr>
          </w:rPrChange>
        </w:rPr>
        <w:t xml:space="preserve"> Linux system power management architecture</w:t>
      </w:r>
      <w:r w:rsidRPr="000D2630">
        <w:rPr>
          <w:rFonts w:ascii="Times New Roman" w:eastAsia="KaiTi" w:hAnsi="Times New Roman"/>
          <w:sz w:val="21"/>
          <w:szCs w:val="21"/>
          <w:vertAlign w:val="superscript"/>
          <w:rPrChange w:id="1076" w:author="Ling, Alex" w:date="2017-06-04T11:31:00Z">
            <w:rPr>
              <w:rFonts w:ascii="Times New Roman" w:hAnsi="Times New Roman"/>
              <w:sz w:val="21"/>
              <w:szCs w:val="21"/>
              <w:vertAlign w:val="superscript"/>
            </w:rPr>
          </w:rPrChange>
        </w:rPr>
        <w:t xml:space="preserve"> [</w:t>
      </w:r>
      <w:r w:rsidR="007C656F" w:rsidRPr="000D2630">
        <w:rPr>
          <w:rFonts w:ascii="Times New Roman" w:eastAsia="KaiTi" w:hAnsi="Times New Roman"/>
          <w:sz w:val="21"/>
          <w:szCs w:val="21"/>
          <w:vertAlign w:val="superscript"/>
          <w:rPrChange w:id="1077" w:author="Ling, Alex" w:date="2017-06-04T11:31:00Z">
            <w:rPr>
              <w:rFonts w:ascii="Times New Roman" w:hAnsi="Times New Roman"/>
              <w:sz w:val="21"/>
              <w:szCs w:val="21"/>
              <w:vertAlign w:val="superscript"/>
            </w:rPr>
          </w:rPrChange>
        </w:rPr>
        <w:t>10</w:t>
      </w:r>
      <w:r w:rsidRPr="000D2630">
        <w:rPr>
          <w:rFonts w:ascii="Times New Roman" w:eastAsia="KaiTi" w:hAnsi="Times New Roman"/>
          <w:sz w:val="21"/>
          <w:szCs w:val="21"/>
          <w:vertAlign w:val="superscript"/>
          <w:rPrChange w:id="1078" w:author="Ling, Alex" w:date="2017-06-04T11:31:00Z">
            <w:rPr>
              <w:rFonts w:ascii="Times New Roman" w:hAnsi="Times New Roman"/>
              <w:sz w:val="21"/>
              <w:szCs w:val="21"/>
              <w:vertAlign w:val="superscript"/>
            </w:rPr>
          </w:rPrChange>
        </w:rPr>
        <w:t>]</w:t>
      </w:r>
      <w:commentRangeEnd w:id="1053"/>
      <w:r w:rsidR="00D66B81" w:rsidRPr="000D2630">
        <w:rPr>
          <w:rStyle w:val="ab"/>
          <w:rFonts w:ascii="Times New Roman" w:eastAsia="KaiTi" w:hAnsi="Times New Roman"/>
          <w:rPrChange w:id="1079" w:author="Ling, Alex" w:date="2017-06-04T11:31:00Z">
            <w:rPr>
              <w:rStyle w:val="ab"/>
              <w:rFonts w:ascii="Times New Roman" w:hAnsi="Times New Roman"/>
            </w:rPr>
          </w:rPrChange>
        </w:rPr>
        <w:commentReference w:id="1053"/>
      </w:r>
    </w:p>
    <w:p w14:paraId="07241291" w14:textId="77777777" w:rsidR="00850BC1" w:rsidRDefault="007E5781" w:rsidP="007E5781">
      <w:pPr>
        <w:jc w:val="left"/>
        <w:rPr>
          <w:rFonts w:hAnsi="SimSun"/>
          <w:sz w:val="24"/>
          <w:szCs w:val="24"/>
        </w:rPr>
      </w:pPr>
      <w:r w:rsidRPr="00B13CD3">
        <w:rPr>
          <w:rFonts w:hAnsi="SimSun"/>
          <w:sz w:val="24"/>
          <w:szCs w:val="24"/>
        </w:rPr>
        <w:t>在硬件层之上是嵌入式</w:t>
      </w:r>
      <w:r w:rsidRPr="00B13CD3">
        <w:rPr>
          <w:sz w:val="24"/>
          <w:szCs w:val="24"/>
        </w:rPr>
        <w:t>Linux</w:t>
      </w:r>
      <w:r w:rsidRPr="00B13CD3">
        <w:rPr>
          <w:rFonts w:hAnsi="SimSun"/>
          <w:sz w:val="24"/>
          <w:szCs w:val="24"/>
        </w:rPr>
        <w:t>系统的内核。在</w:t>
      </w:r>
      <w:r w:rsidR="00D801E6" w:rsidRPr="00B13CD3">
        <w:rPr>
          <w:sz w:val="24"/>
          <w:szCs w:val="24"/>
        </w:rPr>
        <w:t>3. X</w:t>
      </w:r>
      <w:r w:rsidR="00D801E6" w:rsidRPr="00B13CD3">
        <w:rPr>
          <w:rFonts w:hAnsi="SimSun"/>
          <w:sz w:val="24"/>
          <w:szCs w:val="24"/>
        </w:rPr>
        <w:t>版本上它包含了实现电源管理所需要的时钟框架和电源驱动框架</w:t>
      </w:r>
      <w:del w:id="1080" w:author="alling" w:date="2017-04-04T15:32:00Z">
        <w:r w:rsidR="00D801E6" w:rsidRPr="00B13CD3" w:rsidDel="00C06EF4">
          <w:rPr>
            <w:sz w:val="24"/>
            <w:szCs w:val="24"/>
          </w:rPr>
          <w:delText xml:space="preserve"> </w:delText>
        </w:r>
      </w:del>
      <w:r w:rsidR="00D801E6" w:rsidRPr="00B13CD3">
        <w:rPr>
          <w:sz w:val="24"/>
          <w:szCs w:val="24"/>
        </w:rPr>
        <w:t>(</w:t>
      </w:r>
      <w:r w:rsidRPr="00B13CD3">
        <w:rPr>
          <w:sz w:val="24"/>
          <w:szCs w:val="24"/>
        </w:rPr>
        <w:t>Linux voltage and current regulator framework</w:t>
      </w:r>
      <w:del w:id="1081" w:author="alling" w:date="2017-04-04T15:31:00Z">
        <w:r w:rsidR="00D801E6" w:rsidRPr="00B13CD3" w:rsidDel="00C06EF4">
          <w:rPr>
            <w:sz w:val="24"/>
            <w:szCs w:val="24"/>
          </w:rPr>
          <w:delText>)</w:delText>
        </w:r>
        <w:r w:rsidR="00E53464" w:rsidDel="00C06EF4">
          <w:rPr>
            <w:rFonts w:hint="eastAsia"/>
            <w:sz w:val="24"/>
            <w:szCs w:val="24"/>
          </w:rPr>
          <w:delText>，</w:delText>
        </w:r>
      </w:del>
      <w:ins w:id="1082" w:author="alling" w:date="2017-04-04T15:31:00Z">
        <w:r w:rsidR="00C06EF4" w:rsidRPr="00B13CD3">
          <w:rPr>
            <w:sz w:val="24"/>
            <w:szCs w:val="24"/>
          </w:rPr>
          <w:t>)</w:t>
        </w:r>
        <w:r w:rsidR="00C06EF4">
          <w:rPr>
            <w:rFonts w:hint="eastAsia"/>
            <w:sz w:val="24"/>
            <w:szCs w:val="24"/>
          </w:rPr>
          <w:t>，</w:t>
        </w:r>
      </w:ins>
      <w:r w:rsidR="00E53464">
        <w:rPr>
          <w:sz w:val="24"/>
          <w:szCs w:val="24"/>
        </w:rPr>
        <w:t>并</w:t>
      </w:r>
      <w:r w:rsidRPr="00B13CD3">
        <w:rPr>
          <w:rFonts w:hAnsi="SimSun"/>
          <w:sz w:val="24"/>
          <w:szCs w:val="24"/>
        </w:rPr>
        <w:t>在此基础之上提供了</w:t>
      </w:r>
      <w:r w:rsidR="00D801E6" w:rsidRPr="00B13CD3">
        <w:rPr>
          <w:rFonts w:hAnsi="SimSun"/>
          <w:sz w:val="24"/>
          <w:szCs w:val="24"/>
        </w:rPr>
        <w:t>静态和动态电源管理两方面的功能。静态电源管理包括系统休眠与唤醒机制，动态电源</w:t>
      </w:r>
      <w:r w:rsidR="00E53464">
        <w:rPr>
          <w:rFonts w:hAnsi="SimSun" w:hint="eastAsia"/>
          <w:sz w:val="24"/>
          <w:szCs w:val="24"/>
        </w:rPr>
        <w:t>管理</w:t>
      </w:r>
      <w:r w:rsidR="00D801E6" w:rsidRPr="00B13CD3">
        <w:rPr>
          <w:rFonts w:hAnsi="SimSun"/>
          <w:sz w:val="24"/>
          <w:szCs w:val="24"/>
        </w:rPr>
        <w:t>主要包括</w:t>
      </w:r>
      <w:r w:rsidRPr="00B13CD3">
        <w:rPr>
          <w:rFonts w:hAnsi="SimSun"/>
          <w:sz w:val="24"/>
          <w:szCs w:val="24"/>
        </w:rPr>
        <w:t>基于</w:t>
      </w:r>
      <w:r w:rsidRPr="00B13CD3">
        <w:rPr>
          <w:sz w:val="24"/>
          <w:szCs w:val="24"/>
        </w:rPr>
        <w:t>Runtime PM</w:t>
      </w:r>
      <w:r w:rsidRPr="00B13CD3">
        <w:rPr>
          <w:rFonts w:hAnsi="SimSun"/>
          <w:sz w:val="24"/>
          <w:szCs w:val="24"/>
        </w:rPr>
        <w:t>框架的设备电源管理和一系列针对处理器核心的动态电源管理机制，如</w:t>
      </w:r>
      <w:r w:rsidR="00DC48B5" w:rsidRPr="00B13CD3">
        <w:rPr>
          <w:sz w:val="24"/>
          <w:szCs w:val="24"/>
        </w:rPr>
        <w:t>CPUi</w:t>
      </w:r>
      <w:r w:rsidRPr="00B13CD3">
        <w:rPr>
          <w:sz w:val="24"/>
          <w:szCs w:val="24"/>
        </w:rPr>
        <w:t>dle</w:t>
      </w:r>
      <w:r w:rsidR="00902784" w:rsidRPr="00902784">
        <w:rPr>
          <w:rFonts w:hint="eastAsia"/>
          <w:sz w:val="24"/>
          <w:szCs w:val="24"/>
          <w:vertAlign w:val="superscript"/>
        </w:rPr>
        <w:t>[3]</w:t>
      </w:r>
      <w:r w:rsidRPr="00B13CD3">
        <w:rPr>
          <w:rFonts w:hAnsi="SimSun"/>
          <w:sz w:val="24"/>
          <w:szCs w:val="24"/>
        </w:rPr>
        <w:t>，</w:t>
      </w:r>
      <w:r w:rsidRPr="00B13CD3">
        <w:rPr>
          <w:sz w:val="24"/>
          <w:szCs w:val="24"/>
        </w:rPr>
        <w:t>CPUFreq</w:t>
      </w:r>
      <w:r w:rsidR="00902784" w:rsidRPr="00902784">
        <w:rPr>
          <w:rFonts w:hint="eastAsia"/>
          <w:sz w:val="24"/>
          <w:szCs w:val="24"/>
          <w:vertAlign w:val="superscript"/>
        </w:rPr>
        <w:t>[2]</w:t>
      </w:r>
      <w:r w:rsidRPr="00B13CD3">
        <w:rPr>
          <w:rFonts w:hAnsi="SimSun"/>
          <w:sz w:val="24"/>
          <w:szCs w:val="24"/>
        </w:rPr>
        <w:t>和</w:t>
      </w:r>
      <w:r w:rsidRPr="00B13CD3">
        <w:rPr>
          <w:sz w:val="24"/>
          <w:szCs w:val="24"/>
        </w:rPr>
        <w:t>CPU Hotplug</w:t>
      </w:r>
      <w:r w:rsidR="00D72DFD" w:rsidRPr="00B13CD3">
        <w:rPr>
          <w:sz w:val="24"/>
          <w:szCs w:val="24"/>
          <w:vertAlign w:val="superscript"/>
        </w:rPr>
        <w:t>[</w:t>
      </w:r>
      <w:r w:rsidR="009F76D1" w:rsidRPr="00B13CD3">
        <w:rPr>
          <w:sz w:val="24"/>
          <w:szCs w:val="24"/>
          <w:vertAlign w:val="superscript"/>
        </w:rPr>
        <w:t>11</w:t>
      </w:r>
      <w:r w:rsidR="00D72DFD" w:rsidRPr="00B13CD3">
        <w:rPr>
          <w:sz w:val="24"/>
          <w:szCs w:val="24"/>
          <w:vertAlign w:val="superscript"/>
        </w:rPr>
        <w:t>]</w:t>
      </w:r>
      <w:r w:rsidRPr="00B13CD3">
        <w:rPr>
          <w:rFonts w:hAnsi="SimSun"/>
          <w:sz w:val="24"/>
          <w:szCs w:val="24"/>
        </w:rPr>
        <w:t>。</w:t>
      </w:r>
    </w:p>
    <w:p w14:paraId="0DE9063E" w14:textId="77777777" w:rsidR="007E5781" w:rsidRPr="00B13CD3" w:rsidRDefault="007E5781" w:rsidP="007E5781">
      <w:pPr>
        <w:jc w:val="left"/>
        <w:rPr>
          <w:sz w:val="24"/>
          <w:szCs w:val="24"/>
        </w:rPr>
      </w:pPr>
      <w:r w:rsidRPr="00B13CD3">
        <w:rPr>
          <w:sz w:val="24"/>
          <w:szCs w:val="24"/>
        </w:rPr>
        <w:t>Linux</w:t>
      </w:r>
      <w:r w:rsidRPr="00B13CD3">
        <w:rPr>
          <w:rFonts w:hAnsi="SimSun"/>
          <w:sz w:val="24"/>
          <w:szCs w:val="24"/>
        </w:rPr>
        <w:t>内核中的电源管理架构设计遵从</w:t>
      </w:r>
      <w:r w:rsidRPr="00B13CD3">
        <w:rPr>
          <w:sz w:val="24"/>
          <w:szCs w:val="24"/>
        </w:rPr>
        <w:t>Linux</w:t>
      </w:r>
      <w:r w:rsidRPr="00B13CD3">
        <w:rPr>
          <w:rFonts w:hAnsi="SimSun"/>
          <w:sz w:val="24"/>
          <w:szCs w:val="24"/>
        </w:rPr>
        <w:t>内核的一般设计准则，即分为上层硬件平台无关和底层硬件平台相关这两层。通常硬件平台无关层通过</w:t>
      </w:r>
      <w:r w:rsidRPr="00B13CD3">
        <w:rPr>
          <w:sz w:val="24"/>
          <w:szCs w:val="24"/>
        </w:rPr>
        <w:t>sysfs</w:t>
      </w:r>
      <w:r w:rsidRPr="00B13CD3">
        <w:rPr>
          <w:rFonts w:hAnsi="SimSun"/>
          <w:sz w:val="24"/>
          <w:szCs w:val="24"/>
        </w:rPr>
        <w:t>这样的接口向用户空间提供控制接口，使得用户空间的应用程序可以控制系统的电源管理行为。而硬件平台相关层则由系统</w:t>
      </w:r>
      <w:r w:rsidRPr="00B13CD3">
        <w:rPr>
          <w:sz w:val="24"/>
          <w:szCs w:val="24"/>
        </w:rPr>
        <w:t>SoC</w:t>
      </w:r>
      <w:r w:rsidRPr="00B13CD3">
        <w:rPr>
          <w:rFonts w:hAnsi="SimSun"/>
          <w:sz w:val="24"/>
          <w:szCs w:val="24"/>
        </w:rPr>
        <w:t>硬件平台代码实现，用以向各个电源管理模块的硬件平台无关层提供控制特定</w:t>
      </w:r>
      <w:r w:rsidRPr="00B13CD3">
        <w:rPr>
          <w:sz w:val="24"/>
          <w:szCs w:val="24"/>
        </w:rPr>
        <w:t>SoC</w:t>
      </w:r>
      <w:r w:rsidRPr="00B13CD3">
        <w:rPr>
          <w:rFonts w:hAnsi="SimSun"/>
          <w:sz w:val="24"/>
          <w:szCs w:val="24"/>
        </w:rPr>
        <w:t>硬件平台的接口，如调节处理器核的运行频率和电压。本节下面的内容将</w:t>
      </w:r>
      <w:r w:rsidR="00D801E6" w:rsidRPr="00B13CD3">
        <w:rPr>
          <w:rFonts w:hAnsi="SimSun"/>
          <w:sz w:val="24"/>
          <w:szCs w:val="24"/>
        </w:rPr>
        <w:t>从静态和动态电源管理两个方面介绍</w:t>
      </w:r>
      <w:r w:rsidRPr="00B13CD3">
        <w:rPr>
          <w:rFonts w:hAnsi="SimSun"/>
          <w:sz w:val="24"/>
          <w:szCs w:val="24"/>
        </w:rPr>
        <w:t>。</w:t>
      </w:r>
    </w:p>
    <w:p w14:paraId="3FA12987" w14:textId="77777777" w:rsidR="007E5781" w:rsidRDefault="007E5781" w:rsidP="007E5781">
      <w:pPr>
        <w:jc w:val="left"/>
        <w:rPr>
          <w:rFonts w:hAnsi="SimSun"/>
          <w:sz w:val="24"/>
          <w:szCs w:val="24"/>
        </w:rPr>
      </w:pPr>
      <w:r w:rsidRPr="00B13CD3">
        <w:rPr>
          <w:rFonts w:hAnsi="SimSun"/>
          <w:sz w:val="24"/>
          <w:szCs w:val="24"/>
        </w:rPr>
        <w:lastRenderedPageBreak/>
        <w:t>在</w:t>
      </w:r>
      <w:r w:rsidRPr="00B13CD3">
        <w:rPr>
          <w:sz w:val="24"/>
          <w:szCs w:val="24"/>
        </w:rPr>
        <w:t>Linux</w:t>
      </w:r>
      <w:r w:rsidRPr="00B13CD3">
        <w:rPr>
          <w:rFonts w:hAnsi="SimSun"/>
          <w:sz w:val="24"/>
          <w:szCs w:val="24"/>
        </w:rPr>
        <w:t>内核之上运行的是用户空间的电源管理模块，通常可以分为两类：一是负责控制系统电源状态的电源管理模块，比如控制系统的运行和休眠状态切换；二是负责调节系统的散热性能的热能管理模块</w:t>
      </w:r>
      <w:commentRangeStart w:id="1083"/>
      <w:r w:rsidR="004A2904" w:rsidRPr="004A2904">
        <w:rPr>
          <w:rFonts w:hAnsi="SimSun" w:hint="eastAsia"/>
          <w:sz w:val="24"/>
          <w:szCs w:val="24"/>
          <w:vertAlign w:val="superscript"/>
        </w:rPr>
        <w:t>[25]</w:t>
      </w:r>
      <w:commentRangeEnd w:id="1083"/>
      <w:r w:rsidR="00EA45F7">
        <w:rPr>
          <w:rStyle w:val="ab"/>
        </w:rPr>
        <w:commentReference w:id="1083"/>
      </w:r>
      <w:r w:rsidRPr="00B13CD3">
        <w:rPr>
          <w:rFonts w:hAnsi="SimSun"/>
          <w:sz w:val="24"/>
          <w:szCs w:val="24"/>
        </w:rPr>
        <w:t>，比如在系统温度过高时降低处理器核的运行频率和电压以达到散热的目的。</w:t>
      </w:r>
    </w:p>
    <w:p w14:paraId="24C2F1F1" w14:textId="77777777" w:rsidR="00616FC5" w:rsidRPr="00B13CD3" w:rsidRDefault="00616FC5" w:rsidP="00616FC5">
      <w:pPr>
        <w:ind w:firstLine="0"/>
        <w:jc w:val="left"/>
        <w:rPr>
          <w:sz w:val="24"/>
          <w:szCs w:val="24"/>
        </w:rPr>
      </w:pPr>
    </w:p>
    <w:p w14:paraId="65C8727B" w14:textId="77777777" w:rsidR="00D801E6" w:rsidRPr="00616FC5" w:rsidRDefault="00D801E6" w:rsidP="00D801E6">
      <w:pPr>
        <w:ind w:rightChars="12" w:right="25" w:firstLine="0"/>
        <w:outlineLvl w:val="2"/>
        <w:rPr>
          <w:rFonts w:ascii="SimHei" w:eastAsia="SimHei" w:hAnsi="SimHei"/>
          <w:sz w:val="24"/>
        </w:rPr>
      </w:pPr>
      <w:bookmarkStart w:id="1084" w:name="_Toc471381664"/>
      <w:r w:rsidRPr="00616FC5">
        <w:rPr>
          <w:rFonts w:ascii="SimHei" w:eastAsia="SimHei" w:hAnsi="SimHei"/>
          <w:b/>
          <w:color w:val="339966"/>
          <w:sz w:val="24"/>
        </w:rPr>
        <w:t>2.1.2</w:t>
      </w:r>
      <w:r w:rsidRPr="00616FC5">
        <w:rPr>
          <w:rFonts w:ascii="SimHei" w:eastAsia="SimHei" w:hAnsi="SimHei"/>
          <w:sz w:val="24"/>
        </w:rPr>
        <w:t xml:space="preserve"> 静态电源管理</w:t>
      </w:r>
      <w:bookmarkEnd w:id="1084"/>
    </w:p>
    <w:p w14:paraId="55DCC0E8" w14:textId="77777777" w:rsidR="00850BC1" w:rsidRDefault="005F4F17" w:rsidP="00D801E6">
      <w:pPr>
        <w:rPr>
          <w:rFonts w:hAnsi="SimSun"/>
          <w:sz w:val="24"/>
          <w:szCs w:val="24"/>
        </w:rPr>
      </w:pPr>
      <w:r w:rsidRPr="00B13CD3">
        <w:rPr>
          <w:rFonts w:hAnsi="SimSun"/>
          <w:sz w:val="24"/>
          <w:szCs w:val="24"/>
        </w:rPr>
        <w:t>静态</w:t>
      </w:r>
      <w:r w:rsidR="00D801E6" w:rsidRPr="00B13CD3">
        <w:rPr>
          <w:rFonts w:hAnsi="SimSun"/>
          <w:sz w:val="24"/>
          <w:szCs w:val="24"/>
        </w:rPr>
        <w:t>电源管理主要负责控制内核层面上的系统睡眠与唤醒。这里的睡眠指系统从正常工作状态切换到某一低功耗状态。在</w:t>
      </w:r>
      <w:r w:rsidR="00D801E6" w:rsidRPr="00B13CD3">
        <w:rPr>
          <w:sz w:val="24"/>
          <w:szCs w:val="24"/>
        </w:rPr>
        <w:t>3.x</w:t>
      </w:r>
      <w:r w:rsidR="00D801E6" w:rsidRPr="00B13CD3">
        <w:rPr>
          <w:rFonts w:hAnsi="SimSun"/>
          <w:sz w:val="24"/>
          <w:szCs w:val="24"/>
        </w:rPr>
        <w:t>版本</w:t>
      </w:r>
      <w:r w:rsidR="00D801E6" w:rsidRPr="00B13CD3">
        <w:rPr>
          <w:sz w:val="24"/>
          <w:szCs w:val="24"/>
        </w:rPr>
        <w:t>Linux</w:t>
      </w:r>
      <w:r w:rsidR="00D801E6" w:rsidRPr="00B13CD3">
        <w:rPr>
          <w:rFonts w:hAnsi="SimSun"/>
          <w:sz w:val="24"/>
          <w:szCs w:val="24"/>
        </w:rPr>
        <w:t>内核中，</w:t>
      </w:r>
      <w:r w:rsidR="001E213F">
        <w:rPr>
          <w:rFonts w:hAnsi="SimSun" w:hint="eastAsia"/>
          <w:sz w:val="24"/>
          <w:szCs w:val="24"/>
        </w:rPr>
        <w:t>支持</w:t>
      </w:r>
      <w:r w:rsidR="00D801E6" w:rsidRPr="00B13CD3">
        <w:rPr>
          <w:rFonts w:hAnsi="SimSun"/>
          <w:sz w:val="24"/>
          <w:szCs w:val="24"/>
        </w:rPr>
        <w:t>三种低功耗状态：待机</w:t>
      </w:r>
      <w:r w:rsidR="00902784">
        <w:rPr>
          <w:rFonts w:hAnsi="SimSun" w:hint="eastAsia"/>
          <w:sz w:val="24"/>
          <w:szCs w:val="24"/>
        </w:rPr>
        <w:t>(</w:t>
      </w:r>
      <w:r w:rsidR="00D801E6" w:rsidRPr="00B13CD3">
        <w:rPr>
          <w:sz w:val="24"/>
          <w:szCs w:val="24"/>
        </w:rPr>
        <w:t>Standby</w:t>
      </w:r>
      <w:r w:rsidR="00902784">
        <w:rPr>
          <w:rFonts w:hAnsi="SimSun" w:hint="eastAsia"/>
          <w:sz w:val="24"/>
          <w:szCs w:val="24"/>
        </w:rPr>
        <w:t>)</w:t>
      </w:r>
      <w:r w:rsidR="00D801E6" w:rsidRPr="00B13CD3">
        <w:rPr>
          <w:rFonts w:hAnsi="SimSun"/>
          <w:sz w:val="24"/>
          <w:szCs w:val="24"/>
        </w:rPr>
        <w:t>、睡眠</w:t>
      </w:r>
      <w:r w:rsidR="00902784">
        <w:rPr>
          <w:rFonts w:hAnsi="SimSun" w:hint="eastAsia"/>
          <w:sz w:val="24"/>
          <w:szCs w:val="24"/>
        </w:rPr>
        <w:t>(</w:t>
      </w:r>
      <w:r w:rsidR="00D801E6" w:rsidRPr="00B13CD3">
        <w:rPr>
          <w:sz w:val="24"/>
          <w:szCs w:val="24"/>
        </w:rPr>
        <w:t>Suspend</w:t>
      </w:r>
      <w:r w:rsidR="001E213F">
        <w:rPr>
          <w:rFonts w:hint="eastAsia"/>
          <w:sz w:val="24"/>
          <w:szCs w:val="24"/>
        </w:rPr>
        <w:t>-to-RAM</w:t>
      </w:r>
      <w:r w:rsidR="00902784">
        <w:rPr>
          <w:rFonts w:hAnsi="SimSun" w:hint="eastAsia"/>
          <w:sz w:val="24"/>
          <w:szCs w:val="24"/>
        </w:rPr>
        <w:t>)</w:t>
      </w:r>
      <w:r w:rsidR="00D801E6" w:rsidRPr="00B13CD3">
        <w:rPr>
          <w:rFonts w:hAnsi="SimSun"/>
          <w:sz w:val="24"/>
          <w:szCs w:val="24"/>
        </w:rPr>
        <w:t>和休眠</w:t>
      </w:r>
      <w:r w:rsidR="00902784">
        <w:rPr>
          <w:rFonts w:hAnsi="SimSun" w:hint="eastAsia"/>
          <w:sz w:val="24"/>
          <w:szCs w:val="24"/>
        </w:rPr>
        <w:t>(</w:t>
      </w:r>
      <w:r w:rsidR="00D801E6" w:rsidRPr="00B13CD3">
        <w:rPr>
          <w:sz w:val="24"/>
          <w:szCs w:val="24"/>
        </w:rPr>
        <w:t>Hibernate</w:t>
      </w:r>
      <w:r w:rsidR="001E213F">
        <w:rPr>
          <w:rFonts w:hint="eastAsia"/>
          <w:sz w:val="24"/>
          <w:szCs w:val="24"/>
        </w:rPr>
        <w:t>-to-disk</w:t>
      </w:r>
      <w:r w:rsidR="00902784">
        <w:rPr>
          <w:rFonts w:hAnsi="SimSun" w:hint="eastAsia"/>
          <w:sz w:val="24"/>
          <w:szCs w:val="24"/>
        </w:rPr>
        <w:t>)</w:t>
      </w:r>
      <w:r w:rsidR="001E213F" w:rsidRPr="001E213F">
        <w:rPr>
          <w:rFonts w:hAnsi="SimSun" w:hint="eastAsia"/>
          <w:sz w:val="24"/>
          <w:szCs w:val="24"/>
          <w:vertAlign w:val="superscript"/>
        </w:rPr>
        <w:t>[12]</w:t>
      </w:r>
      <w:r w:rsidR="00D801E6" w:rsidRPr="00B13CD3">
        <w:rPr>
          <w:rFonts w:hAnsi="SimSun"/>
          <w:sz w:val="24"/>
          <w:szCs w:val="24"/>
        </w:rPr>
        <w:t>。</w:t>
      </w:r>
      <w:r w:rsidR="00850BC1">
        <w:rPr>
          <w:rFonts w:hAnsi="SimSun" w:hint="eastAsia"/>
          <w:sz w:val="24"/>
          <w:szCs w:val="24"/>
        </w:rPr>
        <w:t>这三种状态功耗依次降低，但从该状态返回所需要的延迟时间也依次增加。</w:t>
      </w:r>
    </w:p>
    <w:p w14:paraId="10E17786" w14:textId="77777777" w:rsidR="0052505C" w:rsidRDefault="00D801E6" w:rsidP="00D801E6">
      <w:pPr>
        <w:rPr>
          <w:rFonts w:hAnsi="SimSun"/>
          <w:sz w:val="24"/>
          <w:szCs w:val="24"/>
        </w:rPr>
      </w:pPr>
      <w:r w:rsidRPr="00B13CD3">
        <w:rPr>
          <w:rFonts w:hAnsi="SimSun"/>
          <w:sz w:val="24"/>
          <w:szCs w:val="24"/>
        </w:rPr>
        <w:t>待机状态下处理器核处于停止状态而大部分硬件设备也处于空闲状态。这种状态带来的功耗降低效果最少</w:t>
      </w:r>
      <w:r w:rsidR="00360853">
        <w:rPr>
          <w:rFonts w:hAnsi="SimSun" w:hint="eastAsia"/>
          <w:sz w:val="24"/>
          <w:szCs w:val="24"/>
        </w:rPr>
        <w:t>，</w:t>
      </w:r>
      <w:r w:rsidRPr="00B13CD3">
        <w:rPr>
          <w:rFonts w:hAnsi="SimSun"/>
          <w:sz w:val="24"/>
          <w:szCs w:val="24"/>
        </w:rPr>
        <w:t>但回到正常工作状态但延迟最短，通常在</w:t>
      </w:r>
      <w:r w:rsidRPr="00B13CD3">
        <w:rPr>
          <w:sz w:val="24"/>
          <w:szCs w:val="24"/>
        </w:rPr>
        <w:t>1</w:t>
      </w:r>
      <w:r w:rsidRPr="00B13CD3">
        <w:rPr>
          <w:rFonts w:hAnsi="SimSun"/>
          <w:sz w:val="24"/>
          <w:szCs w:val="24"/>
        </w:rPr>
        <w:t>秒内。</w:t>
      </w:r>
    </w:p>
    <w:p w14:paraId="34B31118" w14:textId="77777777" w:rsidR="00850BC1" w:rsidRDefault="00D801E6" w:rsidP="00D801E6">
      <w:pPr>
        <w:rPr>
          <w:rFonts w:hAnsi="SimSun"/>
          <w:sz w:val="24"/>
          <w:szCs w:val="24"/>
        </w:rPr>
      </w:pPr>
      <w:r w:rsidRPr="00B13CD3">
        <w:rPr>
          <w:rFonts w:hAnsi="SimSun"/>
          <w:sz w:val="24"/>
          <w:szCs w:val="24"/>
        </w:rPr>
        <w:t>睡眠状态也被称为</w:t>
      </w:r>
      <w:r w:rsidRPr="00B13CD3">
        <w:rPr>
          <w:sz w:val="24"/>
          <w:szCs w:val="24"/>
        </w:rPr>
        <w:t>Suspend-to-RAM</w:t>
      </w:r>
      <w:r w:rsidRPr="00B13CD3">
        <w:rPr>
          <w:rFonts w:hAnsi="SimSun"/>
          <w:sz w:val="24"/>
          <w:szCs w:val="24"/>
        </w:rPr>
        <w:t>。在这种状态下，大部分硬件设备都处于电源关闭或者低功耗状态，处理器核的电源通常是关闭的。程序上下文保存在</w:t>
      </w:r>
      <w:r w:rsidRPr="00B13CD3">
        <w:rPr>
          <w:sz w:val="24"/>
          <w:szCs w:val="24"/>
        </w:rPr>
        <w:t>DRAM</w:t>
      </w:r>
      <w:r w:rsidRPr="00B13CD3">
        <w:rPr>
          <w:rFonts w:hAnsi="SimSun"/>
          <w:sz w:val="24"/>
          <w:szCs w:val="24"/>
        </w:rPr>
        <w:t>中，</w:t>
      </w:r>
      <w:r w:rsidRPr="00B13CD3">
        <w:rPr>
          <w:sz w:val="24"/>
          <w:szCs w:val="24"/>
        </w:rPr>
        <w:t>DRAM</w:t>
      </w:r>
      <w:r w:rsidRPr="00B13CD3">
        <w:rPr>
          <w:rFonts w:hAnsi="SimSun"/>
          <w:sz w:val="24"/>
          <w:szCs w:val="24"/>
        </w:rPr>
        <w:t>处于低功耗的自刷新状态。整个系统只保留用以唤醒系统的模块供电。这些模块将用以在特定条件下，比如电源键被按下，唤醒处理器核并从</w:t>
      </w:r>
      <w:r w:rsidRPr="00B13CD3">
        <w:rPr>
          <w:sz w:val="24"/>
          <w:szCs w:val="24"/>
        </w:rPr>
        <w:t>DRAM</w:t>
      </w:r>
      <w:r w:rsidRPr="00B13CD3">
        <w:rPr>
          <w:rFonts w:hAnsi="SimSun"/>
          <w:sz w:val="24"/>
          <w:szCs w:val="24"/>
        </w:rPr>
        <w:t>中恢复程序上下文。与待机状态相比，睡眠状态带来的功耗降低效果大很多，通常对于嵌入式</w:t>
      </w:r>
      <w:r w:rsidRPr="00B13CD3">
        <w:rPr>
          <w:sz w:val="24"/>
          <w:szCs w:val="24"/>
        </w:rPr>
        <w:t>Linux</w:t>
      </w:r>
      <w:r w:rsidRPr="00B13CD3">
        <w:rPr>
          <w:rFonts w:hAnsi="SimSun"/>
          <w:sz w:val="24"/>
          <w:szCs w:val="24"/>
        </w:rPr>
        <w:t>系统来说，整个系统的耗电在</w:t>
      </w:r>
      <w:r w:rsidRPr="00B13CD3">
        <w:rPr>
          <w:sz w:val="24"/>
          <w:szCs w:val="24"/>
        </w:rPr>
        <w:t>10mA</w:t>
      </w:r>
      <w:r w:rsidRPr="00B13CD3">
        <w:rPr>
          <w:rFonts w:hAnsi="SimSun"/>
          <w:sz w:val="24"/>
          <w:szCs w:val="24"/>
        </w:rPr>
        <w:t>以下。从睡眠状态恢复到正常状态的延迟与待机状态相比略微增加，但仍可以保持在</w:t>
      </w:r>
      <w:r w:rsidRPr="00B13CD3">
        <w:rPr>
          <w:sz w:val="24"/>
          <w:szCs w:val="24"/>
        </w:rPr>
        <w:t>1</w:t>
      </w:r>
      <w:r w:rsidRPr="00B13CD3">
        <w:rPr>
          <w:rFonts w:hAnsi="SimSun"/>
          <w:sz w:val="24"/>
          <w:szCs w:val="24"/>
        </w:rPr>
        <w:t>秒内。</w:t>
      </w:r>
    </w:p>
    <w:p w14:paraId="54A38F26" w14:textId="77777777" w:rsidR="0052505C" w:rsidRDefault="00D801E6" w:rsidP="00D801E6">
      <w:pPr>
        <w:rPr>
          <w:rFonts w:hAnsi="SimSun"/>
          <w:sz w:val="24"/>
          <w:szCs w:val="24"/>
        </w:rPr>
      </w:pPr>
      <w:r w:rsidRPr="00B13CD3">
        <w:rPr>
          <w:rFonts w:hAnsi="SimSun"/>
          <w:sz w:val="24"/>
          <w:szCs w:val="24"/>
        </w:rPr>
        <w:t>休眠模式通常被称为</w:t>
      </w:r>
      <w:r w:rsidR="001E213F">
        <w:rPr>
          <w:rFonts w:hint="eastAsia"/>
          <w:sz w:val="24"/>
          <w:szCs w:val="24"/>
        </w:rPr>
        <w:t>Hibernate</w:t>
      </w:r>
      <w:r w:rsidRPr="00B13CD3">
        <w:rPr>
          <w:sz w:val="24"/>
          <w:szCs w:val="24"/>
        </w:rPr>
        <w:t>-to-</w:t>
      </w:r>
      <w:r w:rsidR="001E213F">
        <w:rPr>
          <w:rFonts w:hint="eastAsia"/>
          <w:sz w:val="24"/>
          <w:szCs w:val="24"/>
        </w:rPr>
        <w:t>d</w:t>
      </w:r>
      <w:r w:rsidRPr="00B13CD3">
        <w:rPr>
          <w:sz w:val="24"/>
          <w:szCs w:val="24"/>
        </w:rPr>
        <w:t>isk</w:t>
      </w:r>
      <w:r w:rsidRPr="00B13CD3">
        <w:rPr>
          <w:rFonts w:hAnsi="SimSun"/>
          <w:sz w:val="24"/>
          <w:szCs w:val="24"/>
        </w:rPr>
        <w:t>。在该状态下，程序上下文保存在外部非易失性存储设备</w:t>
      </w:r>
      <w:r w:rsidR="0052505C">
        <w:rPr>
          <w:rFonts w:hAnsi="SimSun" w:hint="eastAsia"/>
          <w:sz w:val="24"/>
          <w:szCs w:val="24"/>
        </w:rPr>
        <w:t>（</w:t>
      </w:r>
      <w:r w:rsidR="0052505C" w:rsidRPr="00B13CD3">
        <w:rPr>
          <w:rFonts w:hAnsi="SimSun"/>
          <w:sz w:val="24"/>
          <w:szCs w:val="24"/>
        </w:rPr>
        <w:t>比如硬盘</w:t>
      </w:r>
      <w:r w:rsidR="0052505C">
        <w:rPr>
          <w:rFonts w:hAnsi="SimSun" w:hint="eastAsia"/>
          <w:sz w:val="24"/>
          <w:szCs w:val="24"/>
        </w:rPr>
        <w:t>）</w:t>
      </w:r>
      <w:r w:rsidRPr="00B13CD3">
        <w:rPr>
          <w:rFonts w:hAnsi="SimSun"/>
          <w:sz w:val="24"/>
          <w:szCs w:val="24"/>
        </w:rPr>
        <w:t>中。因此，整个系统可以完全关闭电源从而达到最低功耗状态。但同时返回正常工作状态但延迟也最长，可以达到睡眠状态的数十倍。</w:t>
      </w:r>
    </w:p>
    <w:p w14:paraId="21B77EF2" w14:textId="77777777" w:rsidR="00D801E6" w:rsidRDefault="00D801E6" w:rsidP="00D801E6">
      <w:pPr>
        <w:rPr>
          <w:rFonts w:hAnsi="SimSun"/>
          <w:sz w:val="24"/>
          <w:szCs w:val="24"/>
        </w:rPr>
      </w:pPr>
      <w:r w:rsidRPr="00B13CD3">
        <w:rPr>
          <w:rFonts w:hAnsi="SimSun"/>
          <w:sz w:val="24"/>
          <w:szCs w:val="24"/>
        </w:rPr>
        <w:t>对于嵌入式设备</w:t>
      </w:r>
      <w:r w:rsidR="00902784">
        <w:rPr>
          <w:rFonts w:hAnsi="SimSun"/>
          <w:sz w:val="24"/>
          <w:szCs w:val="24"/>
        </w:rPr>
        <w:t>，尤其是手持智能终端设备来说，时刻保持对用户对高度响应至关重要</w:t>
      </w:r>
      <w:r w:rsidR="00902784">
        <w:rPr>
          <w:rFonts w:hAnsi="SimSun" w:hint="eastAsia"/>
          <w:sz w:val="24"/>
          <w:szCs w:val="24"/>
        </w:rPr>
        <w:t>。</w:t>
      </w:r>
      <w:r w:rsidRPr="00B13CD3">
        <w:rPr>
          <w:rFonts w:hAnsi="SimSun"/>
          <w:sz w:val="24"/>
          <w:szCs w:val="24"/>
        </w:rPr>
        <w:t>因此，在这类系统里，</w:t>
      </w:r>
      <w:r w:rsidRPr="00B13CD3">
        <w:rPr>
          <w:sz w:val="24"/>
          <w:szCs w:val="24"/>
        </w:rPr>
        <w:t>Linux</w:t>
      </w:r>
      <w:r w:rsidRPr="00B13CD3">
        <w:rPr>
          <w:rFonts w:hAnsi="SimSun"/>
          <w:sz w:val="24"/>
          <w:szCs w:val="24"/>
        </w:rPr>
        <w:t>核心电源管理主要负责正常工作状态和睡眠状态之间的切换。</w:t>
      </w:r>
    </w:p>
    <w:p w14:paraId="178DD119" w14:textId="77777777" w:rsidR="00B13CD3" w:rsidRPr="00B13CD3" w:rsidRDefault="00B13CD3" w:rsidP="00D801E6">
      <w:pPr>
        <w:rPr>
          <w:sz w:val="24"/>
          <w:szCs w:val="24"/>
        </w:rPr>
      </w:pPr>
    </w:p>
    <w:p w14:paraId="369B74FD" w14:textId="77777777" w:rsidR="008F0BA6" w:rsidRDefault="00D801E6" w:rsidP="00D801E6">
      <w:pPr>
        <w:ind w:rightChars="12" w:right="25" w:firstLine="0"/>
        <w:outlineLvl w:val="2"/>
        <w:rPr>
          <w:rFonts w:ascii="SimHei" w:eastAsia="SimHei" w:hAnsi="SimSun"/>
          <w:sz w:val="24"/>
        </w:rPr>
      </w:pPr>
      <w:bookmarkStart w:id="1085" w:name="_Toc471381665"/>
      <w:r w:rsidRPr="002A055A">
        <w:rPr>
          <w:rFonts w:ascii="SimHei" w:eastAsia="SimHei" w:hAnsi="SimSun" w:hint="eastAsia"/>
          <w:b/>
          <w:color w:val="339966"/>
          <w:sz w:val="24"/>
        </w:rPr>
        <w:t>2.1.</w:t>
      </w:r>
      <w:r>
        <w:rPr>
          <w:rFonts w:ascii="SimHei" w:eastAsia="SimHei" w:hAnsi="SimSun" w:hint="eastAsia"/>
          <w:b/>
          <w:color w:val="339966"/>
          <w:sz w:val="24"/>
        </w:rPr>
        <w:t>3</w:t>
      </w:r>
      <w:r w:rsidRPr="003469EB">
        <w:rPr>
          <w:rFonts w:ascii="SimHei" w:eastAsia="SimHei" w:hAnsi="SimSun" w:hint="eastAsia"/>
          <w:sz w:val="24"/>
        </w:rPr>
        <w:t xml:space="preserve"> </w:t>
      </w:r>
      <w:r>
        <w:rPr>
          <w:rFonts w:ascii="SimHei" w:eastAsia="SimHei" w:hAnsi="SimSun" w:hint="eastAsia"/>
          <w:sz w:val="24"/>
        </w:rPr>
        <w:t>动态电源管理</w:t>
      </w:r>
      <w:bookmarkEnd w:id="1085"/>
    </w:p>
    <w:p w14:paraId="04E3DDA3" w14:textId="77777777" w:rsidR="00B20C25" w:rsidRPr="00B13CD3" w:rsidRDefault="00B20C25" w:rsidP="00D75141">
      <w:pPr>
        <w:rPr>
          <w:sz w:val="24"/>
          <w:szCs w:val="24"/>
        </w:rPr>
      </w:pPr>
      <w:r w:rsidRPr="00B13CD3">
        <w:rPr>
          <w:rFonts w:hAnsi="SimSun"/>
          <w:sz w:val="24"/>
          <w:szCs w:val="24"/>
        </w:rPr>
        <w:t>如上文所述，嵌入式</w:t>
      </w:r>
      <w:r w:rsidRPr="00B13CD3">
        <w:rPr>
          <w:sz w:val="24"/>
          <w:szCs w:val="24"/>
        </w:rPr>
        <w:t>Linux</w:t>
      </w:r>
      <w:r w:rsidRPr="00B13CD3">
        <w:rPr>
          <w:rFonts w:hAnsi="SimSun"/>
          <w:sz w:val="24"/>
          <w:szCs w:val="24"/>
        </w:rPr>
        <w:t>系统的动态电源管理包括了一系列针对</w:t>
      </w:r>
      <w:r w:rsidRPr="00B13CD3">
        <w:rPr>
          <w:sz w:val="24"/>
          <w:szCs w:val="24"/>
        </w:rPr>
        <w:t>CPU</w:t>
      </w:r>
      <w:r w:rsidRPr="00B13CD3">
        <w:rPr>
          <w:rFonts w:hAnsi="SimSun"/>
          <w:sz w:val="24"/>
          <w:szCs w:val="24"/>
        </w:rPr>
        <w:t>和外设在运行过程中的电源管理机制。</w:t>
      </w:r>
      <w:r w:rsidR="00D75141" w:rsidRPr="00B13CD3">
        <w:rPr>
          <w:rFonts w:hAnsi="SimSun"/>
          <w:sz w:val="24"/>
          <w:szCs w:val="24"/>
        </w:rPr>
        <w:t>动态电源管理的适用基础在于系统和系统组件在运行过程中工作负荷的不持续性，即并不是在任何时候都有工作负荷。此外，工作负荷的分布情况是可以做一定程度的预测的</w:t>
      </w:r>
      <w:r w:rsidR="0052505C">
        <w:rPr>
          <w:rFonts w:hAnsi="SimSun" w:hint="eastAsia"/>
          <w:sz w:val="24"/>
          <w:szCs w:val="24"/>
        </w:rPr>
        <w:t>，</w:t>
      </w:r>
      <w:r w:rsidR="00D75141" w:rsidRPr="00B13CD3">
        <w:rPr>
          <w:rFonts w:hAnsi="SimSun"/>
          <w:sz w:val="24"/>
          <w:szCs w:val="24"/>
        </w:rPr>
        <w:t>同时预测工作负荷不能有显著的功耗。</w:t>
      </w:r>
      <w:r w:rsidRPr="00B13CD3">
        <w:rPr>
          <w:rFonts w:hAnsi="SimSun"/>
          <w:sz w:val="24"/>
          <w:szCs w:val="24"/>
        </w:rPr>
        <w:t>下面将从系统在运行时和空闲时两个方面介绍这些机制。</w:t>
      </w:r>
    </w:p>
    <w:p w14:paraId="34BA73E2" w14:textId="77777777" w:rsidR="005848D5" w:rsidRDefault="00B20C25">
      <w:pPr>
        <w:ind w:firstLine="426"/>
        <w:rPr>
          <w:sz w:val="24"/>
          <w:szCs w:val="24"/>
        </w:rPr>
      </w:pPr>
      <w:r w:rsidRPr="00B13CD3">
        <w:rPr>
          <w:sz w:val="24"/>
          <w:szCs w:val="24"/>
        </w:rPr>
        <w:lastRenderedPageBreak/>
        <w:t xml:space="preserve">(1) </w:t>
      </w:r>
      <w:r w:rsidRPr="00B13CD3">
        <w:rPr>
          <w:rFonts w:hAnsi="SimSun"/>
          <w:sz w:val="24"/>
          <w:szCs w:val="24"/>
        </w:rPr>
        <w:t>运行时电源管理机制</w:t>
      </w:r>
    </w:p>
    <w:p w14:paraId="6FFC6B62" w14:textId="77777777" w:rsidR="00B20C25" w:rsidRPr="00B13CD3" w:rsidRDefault="00F06740" w:rsidP="00B20C25">
      <w:pPr>
        <w:rPr>
          <w:sz w:val="24"/>
          <w:szCs w:val="24"/>
        </w:rPr>
      </w:pPr>
      <w:r w:rsidRPr="00B13CD3">
        <w:rPr>
          <w:rFonts w:hAnsi="SimSun"/>
          <w:sz w:val="24"/>
          <w:szCs w:val="24"/>
        </w:rPr>
        <w:t>在嵌入式系统中，</w:t>
      </w:r>
      <w:r w:rsidR="00B950BE" w:rsidRPr="00B13CD3">
        <w:rPr>
          <w:rFonts w:hAnsi="SimSun"/>
          <w:sz w:val="24"/>
          <w:szCs w:val="24"/>
        </w:rPr>
        <w:t>半导体器件</w:t>
      </w:r>
      <w:r w:rsidRPr="00B13CD3">
        <w:rPr>
          <w:rFonts w:hAnsi="SimSun"/>
          <w:sz w:val="24"/>
          <w:szCs w:val="24"/>
        </w:rPr>
        <w:t>在运行时的功耗可以用公式</w:t>
      </w:r>
      <w:r w:rsidR="00A96BA7">
        <w:rPr>
          <w:rFonts w:hAnsi="SimSun" w:hint="eastAsia"/>
          <w:sz w:val="24"/>
          <w:szCs w:val="24"/>
        </w:rPr>
        <w:t>2-1</w:t>
      </w:r>
      <w:r w:rsidRPr="00B13CD3">
        <w:rPr>
          <w:rFonts w:hAnsi="SimSun"/>
          <w:sz w:val="24"/>
          <w:szCs w:val="24"/>
        </w:rPr>
        <w:t>表示</w:t>
      </w:r>
      <w:r w:rsidRPr="00B13CD3">
        <w:rPr>
          <w:sz w:val="24"/>
          <w:szCs w:val="24"/>
          <w:vertAlign w:val="superscript"/>
        </w:rPr>
        <w:t xml:space="preserve"> [</w:t>
      </w:r>
      <w:r w:rsidR="000D2285" w:rsidRPr="00B13CD3">
        <w:rPr>
          <w:sz w:val="24"/>
          <w:szCs w:val="24"/>
          <w:vertAlign w:val="superscript"/>
        </w:rPr>
        <w:t>13</w:t>
      </w:r>
      <w:r w:rsidRPr="00B13CD3">
        <w:rPr>
          <w:sz w:val="24"/>
          <w:szCs w:val="24"/>
          <w:vertAlign w:val="superscript"/>
        </w:rPr>
        <w:t>]</w:t>
      </w:r>
      <w:r w:rsidR="00346544">
        <w:rPr>
          <w:rFonts w:hAnsi="SimSun" w:hint="eastAsia"/>
          <w:sz w:val="24"/>
          <w:szCs w:val="24"/>
        </w:rPr>
        <w:t>。</w:t>
      </w:r>
    </w:p>
    <w:p w14:paraId="41B076FA" w14:textId="77777777" w:rsidR="00B20C25" w:rsidRPr="00B13CD3" w:rsidRDefault="00F06740" w:rsidP="00F06740">
      <w:pPr>
        <w:jc w:val="left"/>
        <w:rPr>
          <w:sz w:val="24"/>
          <w:szCs w:val="24"/>
        </w:rPr>
      </w:pPr>
      <w:r w:rsidRPr="00B13CD3">
        <w:rPr>
          <w:sz w:val="24"/>
          <w:szCs w:val="24"/>
        </w:rPr>
        <w:t xml:space="preserve">                     </w:t>
      </w:r>
      <m:oMath>
        <m:r>
          <w:rPr>
            <w:rFonts w:ascii="Cambria Math" w:hAnsi="Cambria Math"/>
            <w:sz w:val="24"/>
            <w:szCs w:val="24"/>
          </w:rPr>
          <m:t>P</m:t>
        </m:r>
        <m:r>
          <w:rPr>
            <w:rFonts w:ascii="Cambria Math"/>
            <w:sz w:val="24"/>
            <w:szCs w:val="24"/>
          </w:rPr>
          <m:t>=</m:t>
        </m:r>
        <m:r>
          <w:rPr>
            <w:rFonts w:ascii="Cambria Math" w:hAnsi="Cambria Math"/>
            <w:sz w:val="24"/>
            <w:szCs w:val="24"/>
          </w:rPr>
          <m:t>αC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dd</m:t>
                </m:r>
              </m:sub>
            </m:sSub>
          </m:e>
          <m:sup>
            <m:r>
              <w:rPr>
                <w:rFonts w:ascii="Cambria Math"/>
                <w:sz w:val="24"/>
                <w:szCs w:val="24"/>
              </w:rPr>
              <m:t>2</m:t>
            </m:r>
          </m:sup>
        </m:sSup>
        <m:r>
          <w:rPr>
            <w:rFonts w:ascii="Cambria Math" w:hAnsi="Cambria Math"/>
            <w:sz w:val="24"/>
            <w:szCs w:val="24"/>
          </w:rPr>
          <m:t>f</m:t>
        </m:r>
      </m:oMath>
      <w:r w:rsidRPr="00B13CD3">
        <w:rPr>
          <w:sz w:val="24"/>
          <w:szCs w:val="24"/>
        </w:rPr>
        <w:t xml:space="preserve">                      (2-1)</w:t>
      </w:r>
    </w:p>
    <w:p w14:paraId="29D12FB6" w14:textId="77777777" w:rsidR="00F06740" w:rsidRPr="00B13CD3" w:rsidRDefault="00B950BE" w:rsidP="00902784">
      <w:pPr>
        <w:ind w:firstLine="0"/>
        <w:jc w:val="left"/>
        <w:rPr>
          <w:sz w:val="24"/>
          <w:szCs w:val="24"/>
        </w:rPr>
      </w:pPr>
      <w:r w:rsidRPr="00B13CD3">
        <w:rPr>
          <w:rFonts w:hAnsi="SimSun"/>
          <w:sz w:val="24"/>
          <w:szCs w:val="24"/>
        </w:rPr>
        <w:t>其中，</w:t>
      </w:r>
      <m:oMath>
        <m:r>
          <w:rPr>
            <w:rFonts w:ascii="Cambria Math" w:hAnsi="Cambria Math"/>
            <w:sz w:val="24"/>
            <w:szCs w:val="24"/>
          </w:rPr>
          <m:t>α</m:t>
        </m:r>
      </m:oMath>
      <w:r w:rsidRPr="00B13CD3">
        <w:rPr>
          <w:rFonts w:hAnsi="SimSun"/>
          <w:sz w:val="24"/>
          <w:szCs w:val="24"/>
        </w:rPr>
        <w:t>为活动因子，</w:t>
      </w:r>
      <w:r w:rsidRPr="00B13CD3">
        <w:rPr>
          <w:sz w:val="24"/>
          <w:szCs w:val="24"/>
        </w:rPr>
        <w:t>C</w:t>
      </w:r>
      <w:r w:rsidRPr="00B13CD3">
        <w:rPr>
          <w:rFonts w:hAnsi="SimSun"/>
          <w:sz w:val="24"/>
          <w:szCs w:val="24"/>
        </w:rPr>
        <w:t>表示对应的充放电电容，</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dd</m:t>
            </m:r>
          </m:sub>
        </m:sSub>
      </m:oMath>
      <w:r w:rsidRPr="00B13CD3">
        <w:rPr>
          <w:rFonts w:hAnsi="SimSun"/>
          <w:sz w:val="24"/>
          <w:szCs w:val="24"/>
        </w:rPr>
        <w:t>表示工作电压，</w:t>
      </w:r>
      <m:oMath>
        <m:r>
          <w:rPr>
            <w:rFonts w:ascii="Cambria Math" w:hAnsi="Cambria Math"/>
            <w:sz w:val="24"/>
            <w:szCs w:val="24"/>
          </w:rPr>
          <m:t>f</m:t>
        </m:r>
      </m:oMath>
      <w:r w:rsidRPr="00B13CD3">
        <w:rPr>
          <w:rFonts w:hAnsi="SimSun"/>
          <w:sz w:val="24"/>
          <w:szCs w:val="24"/>
        </w:rPr>
        <w:t>表示工作频率。从公式</w:t>
      </w:r>
      <w:r w:rsidR="00085977">
        <w:rPr>
          <w:rFonts w:hAnsi="SimSun" w:hint="eastAsia"/>
          <w:sz w:val="24"/>
          <w:szCs w:val="24"/>
        </w:rPr>
        <w:t>2-1</w:t>
      </w:r>
      <w:r w:rsidRPr="00B13CD3">
        <w:rPr>
          <w:rFonts w:hAnsi="SimSun"/>
          <w:sz w:val="24"/>
          <w:szCs w:val="24"/>
        </w:rPr>
        <w:t>中可以看出，器件的功耗与其工作电压的平方和工作频率均成正比。因此，要降低功耗，就要降低工作电压和频率。当然，这通常需要在性能和功耗之间做到平衡。</w:t>
      </w:r>
    </w:p>
    <w:p w14:paraId="59201941" w14:textId="77777777" w:rsidR="00B950BE" w:rsidRDefault="00B950BE" w:rsidP="00F06740">
      <w:pPr>
        <w:jc w:val="left"/>
        <w:rPr>
          <w:rFonts w:hAnsi="SimSun"/>
          <w:sz w:val="24"/>
          <w:szCs w:val="24"/>
        </w:rPr>
      </w:pPr>
      <w:r w:rsidRPr="00B13CD3">
        <w:rPr>
          <w:sz w:val="24"/>
          <w:szCs w:val="24"/>
        </w:rPr>
        <w:t>Linux</w:t>
      </w:r>
      <w:r w:rsidRPr="00B13CD3">
        <w:rPr>
          <w:rFonts w:hAnsi="SimSun"/>
          <w:sz w:val="24"/>
          <w:szCs w:val="24"/>
        </w:rPr>
        <w:t>内核的</w:t>
      </w:r>
      <w:r w:rsidRPr="00B13CD3">
        <w:rPr>
          <w:sz w:val="24"/>
          <w:szCs w:val="24"/>
        </w:rPr>
        <w:t>CPUFreq</w:t>
      </w:r>
      <w:r w:rsidRPr="00B13CD3">
        <w:rPr>
          <w:rFonts w:hAnsi="SimSun"/>
          <w:sz w:val="24"/>
          <w:szCs w:val="24"/>
        </w:rPr>
        <w:t>框架就是基于以上原理，</w:t>
      </w:r>
      <w:r w:rsidR="00700127" w:rsidRPr="00B13CD3">
        <w:rPr>
          <w:rFonts w:hAnsi="SimSun" w:hint="eastAsia"/>
          <w:sz w:val="24"/>
          <w:szCs w:val="24"/>
        </w:rPr>
        <w:t>通过动态调整</w:t>
      </w:r>
      <w:r w:rsidR="00700127" w:rsidRPr="00B13CD3">
        <w:rPr>
          <w:sz w:val="24"/>
          <w:szCs w:val="24"/>
        </w:rPr>
        <w:t>CPU</w:t>
      </w:r>
      <w:r w:rsidR="00700127" w:rsidRPr="00B13CD3">
        <w:rPr>
          <w:rFonts w:hAnsi="SimSun" w:hint="eastAsia"/>
          <w:sz w:val="24"/>
          <w:szCs w:val="24"/>
        </w:rPr>
        <w:t>的工作电压和频率达到降低</w:t>
      </w:r>
      <w:r w:rsidR="00700127" w:rsidRPr="00B13CD3">
        <w:rPr>
          <w:sz w:val="24"/>
          <w:szCs w:val="24"/>
        </w:rPr>
        <w:t>CPU</w:t>
      </w:r>
      <w:r w:rsidR="00700127" w:rsidRPr="00B13CD3">
        <w:rPr>
          <w:rFonts w:hAnsi="SimSun" w:hint="eastAsia"/>
          <w:sz w:val="24"/>
          <w:szCs w:val="24"/>
        </w:rPr>
        <w:t>在运行时功耗的目的</w:t>
      </w:r>
      <w:r w:rsidR="00700127" w:rsidRPr="00E821E9">
        <w:rPr>
          <w:rFonts w:hAnsi="SimSun"/>
          <w:sz w:val="24"/>
          <w:szCs w:val="24"/>
          <w:vertAlign w:val="superscript"/>
        </w:rPr>
        <w:t xml:space="preserve"> [</w:t>
      </w:r>
      <w:r w:rsidR="00E821E9" w:rsidRPr="00E821E9">
        <w:rPr>
          <w:rFonts w:hAnsi="SimSun" w:hint="eastAsia"/>
          <w:sz w:val="24"/>
          <w:szCs w:val="24"/>
          <w:vertAlign w:val="superscript"/>
        </w:rPr>
        <w:t>2</w:t>
      </w:r>
      <w:r w:rsidR="00700127" w:rsidRPr="00E821E9">
        <w:rPr>
          <w:rFonts w:hAnsi="SimSun"/>
          <w:sz w:val="24"/>
          <w:szCs w:val="24"/>
          <w:vertAlign w:val="superscript"/>
        </w:rPr>
        <w:t>]</w:t>
      </w:r>
      <w:r w:rsidR="00700127" w:rsidRPr="00B13CD3">
        <w:rPr>
          <w:rFonts w:hAnsi="SimSun" w:hint="eastAsia"/>
          <w:sz w:val="24"/>
          <w:szCs w:val="24"/>
        </w:rPr>
        <w:t xml:space="preserve"> </w:t>
      </w:r>
      <w:r w:rsidR="00700127" w:rsidRPr="00B13CD3">
        <w:rPr>
          <w:rFonts w:hAnsi="SimSun" w:hint="eastAsia"/>
          <w:sz w:val="24"/>
          <w:szCs w:val="24"/>
        </w:rPr>
        <w:t>。</w:t>
      </w:r>
      <w:r w:rsidR="00DC48B5" w:rsidRPr="00B13CD3">
        <w:rPr>
          <w:sz w:val="24"/>
          <w:szCs w:val="24"/>
        </w:rPr>
        <w:t>CPUFreq</w:t>
      </w:r>
      <w:r w:rsidR="00DC48B5" w:rsidRPr="00B13CD3">
        <w:rPr>
          <w:rFonts w:hAnsi="SimSun"/>
          <w:sz w:val="24"/>
          <w:szCs w:val="24"/>
        </w:rPr>
        <w:t>由</w:t>
      </w:r>
      <w:r w:rsidR="00700127" w:rsidRPr="00B13CD3">
        <w:rPr>
          <w:sz w:val="24"/>
          <w:szCs w:val="24"/>
        </w:rPr>
        <w:t>Governor</w:t>
      </w:r>
      <w:r w:rsidR="00DC48B5" w:rsidRPr="00B13CD3">
        <w:rPr>
          <w:rFonts w:hAnsi="SimSun"/>
          <w:sz w:val="24"/>
          <w:szCs w:val="24"/>
        </w:rPr>
        <w:t>即频率调整策略</w:t>
      </w:r>
      <w:r w:rsidR="0052505C">
        <w:rPr>
          <w:rFonts w:hAnsi="SimSun" w:hint="eastAsia"/>
          <w:sz w:val="24"/>
          <w:szCs w:val="24"/>
        </w:rPr>
        <w:t>和</w:t>
      </w:r>
      <w:r w:rsidR="00DC48B5" w:rsidRPr="00B13CD3">
        <w:rPr>
          <w:rFonts w:hAnsi="SimSun"/>
          <w:sz w:val="24"/>
          <w:szCs w:val="24"/>
        </w:rPr>
        <w:t>具体</w:t>
      </w:r>
      <w:r w:rsidR="00DC48B5" w:rsidRPr="00B13CD3">
        <w:rPr>
          <w:sz w:val="24"/>
          <w:szCs w:val="24"/>
        </w:rPr>
        <w:t>CPU</w:t>
      </w:r>
      <w:r w:rsidR="00DC48B5" w:rsidRPr="00B13CD3">
        <w:rPr>
          <w:rFonts w:hAnsi="SimSun"/>
          <w:sz w:val="24"/>
          <w:szCs w:val="24"/>
        </w:rPr>
        <w:t>的频率电压调整表两个主要部分组成。在调整</w:t>
      </w:r>
      <w:r w:rsidR="00DC48B5" w:rsidRPr="00B13CD3">
        <w:rPr>
          <w:sz w:val="24"/>
          <w:szCs w:val="24"/>
        </w:rPr>
        <w:t>CPU</w:t>
      </w:r>
      <w:r w:rsidR="00DC48B5" w:rsidRPr="00B13CD3">
        <w:rPr>
          <w:rFonts w:hAnsi="SimSun"/>
          <w:sz w:val="24"/>
          <w:szCs w:val="24"/>
        </w:rPr>
        <w:t>频率和电压时，</w:t>
      </w:r>
      <w:r w:rsidR="00DC48B5" w:rsidRPr="00B13CD3">
        <w:rPr>
          <w:sz w:val="24"/>
          <w:szCs w:val="24"/>
        </w:rPr>
        <w:t>CPUFreq</w:t>
      </w:r>
      <w:r w:rsidR="00DC48B5" w:rsidRPr="00B13CD3">
        <w:rPr>
          <w:rFonts w:hAnsi="SimSun"/>
          <w:sz w:val="24"/>
          <w:szCs w:val="24"/>
        </w:rPr>
        <w:t>依赖于内核提供的时钟</w:t>
      </w:r>
      <w:r w:rsidR="00DC48B5" w:rsidRPr="00B13CD3">
        <w:rPr>
          <w:sz w:val="24"/>
          <w:szCs w:val="24"/>
        </w:rPr>
        <w:t>(Clocks)</w:t>
      </w:r>
      <w:r w:rsidR="00DC48B5" w:rsidRPr="00B13CD3">
        <w:rPr>
          <w:rFonts w:hAnsi="SimSun"/>
          <w:sz w:val="24"/>
          <w:szCs w:val="24"/>
        </w:rPr>
        <w:t>和电源</w:t>
      </w:r>
      <w:r w:rsidR="00DC48B5" w:rsidRPr="00B13CD3">
        <w:rPr>
          <w:sz w:val="24"/>
          <w:szCs w:val="24"/>
        </w:rPr>
        <w:t>(Regulators)</w:t>
      </w:r>
      <w:r w:rsidR="00DC48B5" w:rsidRPr="00B13CD3">
        <w:rPr>
          <w:rFonts w:hAnsi="SimSun"/>
          <w:sz w:val="24"/>
          <w:szCs w:val="24"/>
        </w:rPr>
        <w:t>驱动框架。</w:t>
      </w:r>
    </w:p>
    <w:p w14:paraId="3F75BF09" w14:textId="77777777" w:rsidR="00D75141" w:rsidRPr="00B13CD3" w:rsidRDefault="00D75141" w:rsidP="00D75141">
      <w:pPr>
        <w:rPr>
          <w:sz w:val="24"/>
          <w:szCs w:val="24"/>
        </w:rPr>
      </w:pPr>
      <w:r w:rsidRPr="00B13CD3">
        <w:rPr>
          <w:sz w:val="24"/>
          <w:szCs w:val="24"/>
        </w:rPr>
        <w:t>CPUFreq</w:t>
      </w:r>
      <w:r w:rsidRPr="00B13CD3">
        <w:rPr>
          <w:rFonts w:hAnsi="SimSun"/>
          <w:sz w:val="24"/>
          <w:szCs w:val="24"/>
        </w:rPr>
        <w:t>框架的体系架构由</w:t>
      </w:r>
      <w:r w:rsidRPr="00B13CD3">
        <w:rPr>
          <w:sz w:val="24"/>
          <w:szCs w:val="24"/>
        </w:rPr>
        <w:t>CPUFreq governor</w:t>
      </w:r>
      <w:r w:rsidRPr="00B13CD3">
        <w:rPr>
          <w:rFonts w:hAnsi="SimSun"/>
          <w:sz w:val="24"/>
          <w:szCs w:val="24"/>
        </w:rPr>
        <w:t>、体系结构无关的</w:t>
      </w:r>
      <w:r w:rsidRPr="00B13CD3">
        <w:rPr>
          <w:sz w:val="24"/>
          <w:szCs w:val="24"/>
        </w:rPr>
        <w:t>CPUFreq</w:t>
      </w:r>
      <w:r w:rsidRPr="00B13CD3">
        <w:rPr>
          <w:rFonts w:hAnsi="SimSun"/>
          <w:sz w:val="24"/>
          <w:szCs w:val="24"/>
        </w:rPr>
        <w:t>核和底层的</w:t>
      </w:r>
      <w:r w:rsidRPr="00B13CD3">
        <w:rPr>
          <w:sz w:val="24"/>
          <w:szCs w:val="24"/>
        </w:rPr>
        <w:t>CPU-Specific Driver</w:t>
      </w:r>
      <w:r w:rsidRPr="00B13CD3">
        <w:rPr>
          <w:rFonts w:hAnsi="SimSun"/>
          <w:sz w:val="24"/>
          <w:szCs w:val="24"/>
        </w:rPr>
        <w:t>组成。</w:t>
      </w:r>
      <w:r w:rsidRPr="00B13CD3">
        <w:rPr>
          <w:sz w:val="24"/>
          <w:szCs w:val="24"/>
        </w:rPr>
        <w:t>CPU-Specific Driver</w:t>
      </w:r>
      <w:r w:rsidRPr="00B13CD3">
        <w:rPr>
          <w:rFonts w:hAnsi="SimSun"/>
          <w:sz w:val="24"/>
          <w:szCs w:val="24"/>
        </w:rPr>
        <w:t>位于</w:t>
      </w:r>
      <w:r w:rsidRPr="00B13CD3">
        <w:rPr>
          <w:sz w:val="24"/>
          <w:szCs w:val="24"/>
        </w:rPr>
        <w:t>CPUFreq</w:t>
      </w:r>
      <w:r w:rsidRPr="00B13CD3">
        <w:rPr>
          <w:rFonts w:hAnsi="SimSun"/>
          <w:sz w:val="24"/>
          <w:szCs w:val="24"/>
        </w:rPr>
        <w:t>框架的最底层，其功能是实现</w:t>
      </w:r>
      <w:r>
        <w:rPr>
          <w:rFonts w:hint="eastAsia"/>
          <w:sz w:val="24"/>
          <w:szCs w:val="24"/>
        </w:rPr>
        <w:t>CPU</w:t>
      </w:r>
      <w:r w:rsidRPr="00B13CD3">
        <w:rPr>
          <w:rFonts w:hAnsi="SimSun"/>
          <w:sz w:val="24"/>
          <w:szCs w:val="24"/>
        </w:rPr>
        <w:t>的调频等一系列与之相关操作的驱动程序。</w:t>
      </w:r>
      <w:r w:rsidRPr="00B13CD3">
        <w:rPr>
          <w:sz w:val="24"/>
          <w:szCs w:val="24"/>
        </w:rPr>
        <w:t>CPUFreq</w:t>
      </w:r>
      <w:r w:rsidRPr="00B13CD3">
        <w:rPr>
          <w:rFonts w:hAnsi="SimSun"/>
          <w:sz w:val="24"/>
          <w:szCs w:val="24"/>
        </w:rPr>
        <w:t>核位于</w:t>
      </w:r>
      <w:r w:rsidRPr="00B13CD3">
        <w:rPr>
          <w:sz w:val="24"/>
          <w:szCs w:val="24"/>
        </w:rPr>
        <w:t>CPU-Specific Driver</w:t>
      </w:r>
      <w:r w:rsidRPr="00B13CD3">
        <w:rPr>
          <w:rFonts w:hAnsi="SimSun"/>
          <w:sz w:val="24"/>
          <w:szCs w:val="24"/>
        </w:rPr>
        <w:t>的上层，具有硬件不相关性</w:t>
      </w:r>
      <w:r w:rsidR="0052505C">
        <w:rPr>
          <w:rFonts w:hAnsi="SimSun" w:hint="eastAsia"/>
          <w:sz w:val="24"/>
          <w:szCs w:val="24"/>
        </w:rPr>
        <w:t>，</w:t>
      </w:r>
      <w:r w:rsidRPr="00B13CD3">
        <w:rPr>
          <w:rFonts w:hAnsi="SimSun"/>
          <w:sz w:val="24"/>
          <w:szCs w:val="24"/>
        </w:rPr>
        <w:t>封装了变频技术以及根据工作负载选择合适的运行频率，为机制与策略提供了规范的通信接口。</w:t>
      </w:r>
      <w:r w:rsidRPr="00B13CD3">
        <w:rPr>
          <w:sz w:val="24"/>
          <w:szCs w:val="24"/>
        </w:rPr>
        <w:t>CPUFreq governor</w:t>
      </w:r>
      <w:r w:rsidRPr="00B13CD3">
        <w:rPr>
          <w:rFonts w:hAnsi="SimSun"/>
          <w:sz w:val="24"/>
          <w:szCs w:val="24"/>
        </w:rPr>
        <w:t>位于</w:t>
      </w:r>
      <w:r w:rsidRPr="00B13CD3">
        <w:rPr>
          <w:sz w:val="24"/>
          <w:szCs w:val="24"/>
        </w:rPr>
        <w:t>CPUFreq</w:t>
      </w:r>
      <w:r w:rsidRPr="00B13CD3">
        <w:rPr>
          <w:rFonts w:hAnsi="SimSun"/>
          <w:sz w:val="24"/>
          <w:szCs w:val="24"/>
        </w:rPr>
        <w:t>核的上层，是</w:t>
      </w:r>
      <w:r w:rsidRPr="00B13CD3">
        <w:rPr>
          <w:sz w:val="24"/>
          <w:szCs w:val="24"/>
        </w:rPr>
        <w:t>CPUFreq</w:t>
      </w:r>
      <w:r w:rsidRPr="00B13CD3">
        <w:rPr>
          <w:rFonts w:hAnsi="SimSun"/>
          <w:sz w:val="24"/>
          <w:szCs w:val="24"/>
        </w:rPr>
        <w:t>框架的核心</w:t>
      </w:r>
      <w:r w:rsidR="0052505C">
        <w:rPr>
          <w:rFonts w:hAnsi="SimSun" w:hint="eastAsia"/>
          <w:sz w:val="24"/>
          <w:szCs w:val="24"/>
        </w:rPr>
        <w:t>，</w:t>
      </w:r>
      <w:r w:rsidRPr="00B13CD3">
        <w:rPr>
          <w:rFonts w:hAnsi="SimSun"/>
          <w:sz w:val="24"/>
          <w:szCs w:val="24"/>
        </w:rPr>
        <w:t>它根据策略在必要的时间选择出一个</w:t>
      </w:r>
      <w:r w:rsidRPr="00B13CD3">
        <w:rPr>
          <w:sz w:val="24"/>
          <w:szCs w:val="24"/>
        </w:rPr>
        <w:t>CPU</w:t>
      </w:r>
      <w:r w:rsidRPr="00B13CD3">
        <w:rPr>
          <w:rFonts w:hAnsi="SimSun"/>
          <w:sz w:val="24"/>
          <w:szCs w:val="24"/>
        </w:rPr>
        <w:t>适合的工作频率。目前的</w:t>
      </w:r>
      <w:r w:rsidRPr="00B13CD3">
        <w:rPr>
          <w:sz w:val="24"/>
          <w:szCs w:val="24"/>
        </w:rPr>
        <w:t>Linux</w:t>
      </w:r>
      <w:r w:rsidRPr="00B13CD3">
        <w:rPr>
          <w:rFonts w:hAnsi="SimSun"/>
          <w:sz w:val="24"/>
          <w:szCs w:val="24"/>
        </w:rPr>
        <w:t>内核</w:t>
      </w:r>
      <w:del w:id="1086" w:author="alling" w:date="2017-04-04T15:37:00Z">
        <w:r w:rsidRPr="00B13CD3" w:rsidDel="00C06EF4">
          <w:rPr>
            <w:sz w:val="24"/>
            <w:szCs w:val="24"/>
          </w:rPr>
          <w:delText xml:space="preserve"> </w:delText>
        </w:r>
        <w:r w:rsidRPr="00C06EF4" w:rsidDel="00C06EF4">
          <w:rPr>
            <w:sz w:val="24"/>
            <w:szCs w:val="24"/>
            <w:rPrChange w:id="1087" w:author="alling" w:date="2017-04-04T15:37:00Z">
              <w:rPr>
                <w:rFonts w:hAnsi="SimSun"/>
                <w:sz w:val="24"/>
                <w:szCs w:val="24"/>
              </w:rPr>
            </w:rPrChange>
          </w:rPr>
          <w:delText>（</w:delText>
        </w:r>
      </w:del>
      <w:ins w:id="1088" w:author="alling" w:date="2017-04-04T15:37:00Z">
        <w:r w:rsidR="00C06EF4">
          <w:rPr>
            <w:sz w:val="24"/>
            <w:szCs w:val="24"/>
          </w:rPr>
          <w:t>(</w:t>
        </w:r>
      </w:ins>
      <w:r w:rsidRPr="00B13CD3">
        <w:rPr>
          <w:rFonts w:hAnsi="SimSun"/>
          <w:sz w:val="24"/>
          <w:szCs w:val="24"/>
        </w:rPr>
        <w:t>自</w:t>
      </w:r>
      <w:r w:rsidRPr="00B13CD3">
        <w:rPr>
          <w:sz w:val="24"/>
          <w:szCs w:val="24"/>
        </w:rPr>
        <w:t>2.6.0</w:t>
      </w:r>
      <w:r w:rsidRPr="00B13CD3">
        <w:rPr>
          <w:rFonts w:hAnsi="SimSun"/>
          <w:sz w:val="24"/>
          <w:szCs w:val="24"/>
        </w:rPr>
        <w:t>以后</w:t>
      </w:r>
      <w:del w:id="1089" w:author="alling" w:date="2017-04-04T15:37:00Z">
        <w:r w:rsidRPr="00B13CD3" w:rsidDel="00C06EF4">
          <w:rPr>
            <w:rFonts w:hAnsi="SimSun"/>
            <w:sz w:val="24"/>
            <w:szCs w:val="24"/>
          </w:rPr>
          <w:delText>）</w:delText>
        </w:r>
      </w:del>
      <w:ins w:id="1090" w:author="alling" w:date="2017-04-04T15:37:00Z">
        <w:r w:rsidR="00C06EF4">
          <w:rPr>
            <w:rFonts w:hAnsi="SimSun"/>
            <w:sz w:val="24"/>
            <w:szCs w:val="24"/>
          </w:rPr>
          <w:t>)</w:t>
        </w:r>
      </w:ins>
      <w:r w:rsidRPr="00B13CD3">
        <w:rPr>
          <w:rFonts w:hAnsi="SimSun"/>
          <w:sz w:val="24"/>
          <w:szCs w:val="24"/>
        </w:rPr>
        <w:t>中提供了</w:t>
      </w:r>
      <w:r w:rsidRPr="00B13CD3">
        <w:rPr>
          <w:sz w:val="24"/>
          <w:szCs w:val="24"/>
        </w:rPr>
        <w:t>Performance</w:t>
      </w:r>
      <w:r w:rsidRPr="00B13CD3">
        <w:rPr>
          <w:rFonts w:hAnsi="SimSun"/>
          <w:sz w:val="24"/>
          <w:szCs w:val="24"/>
        </w:rPr>
        <w:t>、</w:t>
      </w:r>
      <w:r w:rsidRPr="00B13CD3">
        <w:rPr>
          <w:sz w:val="24"/>
          <w:szCs w:val="24"/>
        </w:rPr>
        <w:t>Powersave</w:t>
      </w:r>
      <w:r w:rsidRPr="00B13CD3">
        <w:rPr>
          <w:rFonts w:hAnsi="SimSun"/>
          <w:sz w:val="24"/>
          <w:szCs w:val="24"/>
        </w:rPr>
        <w:t>、</w:t>
      </w:r>
      <w:r w:rsidRPr="00B13CD3">
        <w:rPr>
          <w:sz w:val="24"/>
          <w:szCs w:val="24"/>
        </w:rPr>
        <w:t xml:space="preserve"> Userspace</w:t>
      </w:r>
      <w:r w:rsidRPr="00B13CD3">
        <w:rPr>
          <w:rFonts w:hAnsi="SimSun"/>
          <w:sz w:val="24"/>
          <w:szCs w:val="24"/>
        </w:rPr>
        <w:t>、</w:t>
      </w:r>
      <w:r w:rsidRPr="00B13CD3">
        <w:rPr>
          <w:sz w:val="24"/>
          <w:szCs w:val="24"/>
        </w:rPr>
        <w:t xml:space="preserve"> Ondemand</w:t>
      </w:r>
      <w:r w:rsidRPr="00B13CD3">
        <w:rPr>
          <w:sz w:val="24"/>
          <w:szCs w:val="24"/>
          <w:vertAlign w:val="superscript"/>
        </w:rPr>
        <w:t>[16]</w:t>
      </w:r>
      <w:r w:rsidRPr="00B13CD3">
        <w:rPr>
          <w:sz w:val="24"/>
          <w:szCs w:val="24"/>
        </w:rPr>
        <w:t xml:space="preserve"> </w:t>
      </w:r>
      <w:r w:rsidRPr="00B13CD3">
        <w:rPr>
          <w:rFonts w:hAnsi="SimSun"/>
          <w:sz w:val="24"/>
          <w:szCs w:val="24"/>
        </w:rPr>
        <w:t>和</w:t>
      </w:r>
      <w:r w:rsidRPr="00B13CD3">
        <w:rPr>
          <w:sz w:val="24"/>
          <w:szCs w:val="24"/>
        </w:rPr>
        <w:t xml:space="preserve"> Conservative</w:t>
      </w:r>
      <w:r w:rsidRPr="00B13CD3">
        <w:rPr>
          <w:rFonts w:hAnsi="SimSun"/>
          <w:sz w:val="24"/>
          <w:szCs w:val="24"/>
        </w:rPr>
        <w:t>等５种调控器供用户选择使用</w:t>
      </w:r>
      <w:ins w:id="1091" w:author="alling" w:date="2017-04-04T15:38:00Z">
        <w:r w:rsidR="00C06EF4">
          <w:rPr>
            <w:rFonts w:hAnsi="SimSun" w:hint="eastAsia"/>
            <w:sz w:val="24"/>
            <w:szCs w:val="24"/>
          </w:rPr>
          <w:t>。</w:t>
        </w:r>
      </w:ins>
      <w:del w:id="1092" w:author="alling" w:date="2017-04-04T15:38:00Z">
        <w:r w:rsidDel="00C06EF4">
          <w:rPr>
            <w:rFonts w:hAnsi="SimSun" w:hint="eastAsia"/>
            <w:sz w:val="24"/>
            <w:szCs w:val="24"/>
          </w:rPr>
          <w:delText>：</w:delText>
        </w:r>
      </w:del>
    </w:p>
    <w:p w14:paraId="232E8FBE" w14:textId="77777777" w:rsidR="00D75141" w:rsidRPr="001827D9" w:rsidRDefault="00D75141" w:rsidP="00415507">
      <w:pPr>
        <w:pStyle w:val="af5"/>
        <w:numPr>
          <w:ilvl w:val="0"/>
          <w:numId w:val="18"/>
        </w:numPr>
        <w:jc w:val="left"/>
        <w:rPr>
          <w:sz w:val="24"/>
          <w:szCs w:val="24"/>
        </w:rPr>
      </w:pPr>
      <w:r w:rsidRPr="001827D9">
        <w:rPr>
          <w:sz w:val="24"/>
          <w:szCs w:val="24"/>
        </w:rPr>
        <w:t>Performance</w:t>
      </w:r>
      <w:r>
        <w:rPr>
          <w:rFonts w:hAnsi="SimSun" w:hint="eastAsia"/>
          <w:sz w:val="24"/>
          <w:szCs w:val="24"/>
        </w:rPr>
        <w:t xml:space="preserve">: </w:t>
      </w:r>
      <w:r>
        <w:rPr>
          <w:rFonts w:hint="eastAsia"/>
          <w:sz w:val="24"/>
          <w:szCs w:val="24"/>
        </w:rPr>
        <w:t>CPU</w:t>
      </w:r>
      <w:r w:rsidRPr="001827D9">
        <w:rPr>
          <w:rFonts w:hAnsi="SimSun"/>
          <w:sz w:val="24"/>
          <w:szCs w:val="24"/>
        </w:rPr>
        <w:t>工作在它所支持运行的最高频率上</w:t>
      </w:r>
    </w:p>
    <w:p w14:paraId="4C4D2CD6" w14:textId="77777777" w:rsidR="00D75141" w:rsidRPr="001827D9" w:rsidRDefault="00D75141" w:rsidP="00415507">
      <w:pPr>
        <w:pStyle w:val="af5"/>
        <w:numPr>
          <w:ilvl w:val="0"/>
          <w:numId w:val="18"/>
        </w:numPr>
        <w:jc w:val="left"/>
        <w:rPr>
          <w:sz w:val="24"/>
          <w:szCs w:val="24"/>
        </w:rPr>
      </w:pPr>
      <w:r w:rsidRPr="001827D9">
        <w:rPr>
          <w:sz w:val="24"/>
          <w:szCs w:val="24"/>
        </w:rPr>
        <w:t>Powersave</w:t>
      </w:r>
      <w:r>
        <w:rPr>
          <w:rFonts w:hAnsi="SimSun" w:hint="eastAsia"/>
          <w:sz w:val="24"/>
          <w:szCs w:val="24"/>
        </w:rPr>
        <w:t>: CPU</w:t>
      </w:r>
      <w:r w:rsidRPr="001827D9">
        <w:rPr>
          <w:rFonts w:hAnsi="SimSun"/>
          <w:sz w:val="24"/>
          <w:szCs w:val="24"/>
        </w:rPr>
        <w:t>工作在它所支持运行的最低频率上</w:t>
      </w:r>
    </w:p>
    <w:p w14:paraId="47BDEC27" w14:textId="77777777" w:rsidR="00D75141" w:rsidRPr="001827D9" w:rsidRDefault="00D75141" w:rsidP="00415507">
      <w:pPr>
        <w:pStyle w:val="af5"/>
        <w:numPr>
          <w:ilvl w:val="0"/>
          <w:numId w:val="18"/>
        </w:numPr>
        <w:jc w:val="left"/>
        <w:rPr>
          <w:sz w:val="24"/>
          <w:szCs w:val="24"/>
        </w:rPr>
      </w:pPr>
      <w:r w:rsidRPr="001827D9">
        <w:rPr>
          <w:sz w:val="24"/>
          <w:szCs w:val="24"/>
        </w:rPr>
        <w:t>Userspace</w:t>
      </w:r>
      <w:r>
        <w:rPr>
          <w:rFonts w:hAnsi="SimSun" w:hint="eastAsia"/>
          <w:sz w:val="24"/>
          <w:szCs w:val="24"/>
        </w:rPr>
        <w:t xml:space="preserve">: </w:t>
      </w:r>
      <w:r w:rsidRPr="001827D9">
        <w:rPr>
          <w:rFonts w:hAnsi="SimSun"/>
          <w:sz w:val="24"/>
          <w:szCs w:val="24"/>
        </w:rPr>
        <w:t>用户应用程序通过它提供的接口按照需求调节</w:t>
      </w:r>
      <w:r>
        <w:rPr>
          <w:rFonts w:hAnsi="SimSun" w:hint="eastAsia"/>
          <w:sz w:val="24"/>
          <w:szCs w:val="24"/>
        </w:rPr>
        <w:t>CPU</w:t>
      </w:r>
      <w:r>
        <w:rPr>
          <w:rFonts w:hAnsi="SimSun"/>
          <w:sz w:val="24"/>
          <w:szCs w:val="24"/>
        </w:rPr>
        <w:t>的运行频率</w:t>
      </w:r>
    </w:p>
    <w:p w14:paraId="5C1968E9" w14:textId="77777777" w:rsidR="00D75141" w:rsidRPr="001827D9" w:rsidRDefault="00D75141" w:rsidP="00415507">
      <w:pPr>
        <w:pStyle w:val="af5"/>
        <w:numPr>
          <w:ilvl w:val="0"/>
          <w:numId w:val="18"/>
        </w:numPr>
        <w:jc w:val="left"/>
        <w:rPr>
          <w:sz w:val="24"/>
          <w:szCs w:val="24"/>
        </w:rPr>
      </w:pPr>
      <w:r w:rsidRPr="001827D9">
        <w:rPr>
          <w:sz w:val="24"/>
          <w:szCs w:val="24"/>
        </w:rPr>
        <w:t>Ondemand</w:t>
      </w:r>
      <w:r>
        <w:rPr>
          <w:rFonts w:hAnsi="SimSun" w:hint="eastAsia"/>
          <w:sz w:val="24"/>
          <w:szCs w:val="24"/>
        </w:rPr>
        <w:t xml:space="preserve">: </w:t>
      </w:r>
      <w:r w:rsidRPr="001827D9">
        <w:rPr>
          <w:sz w:val="24"/>
          <w:szCs w:val="24"/>
        </w:rPr>
        <w:t>Ondemand</w:t>
      </w:r>
      <w:r w:rsidRPr="001827D9">
        <w:rPr>
          <w:rFonts w:hAnsi="SimSun"/>
          <w:sz w:val="24"/>
          <w:szCs w:val="24"/>
        </w:rPr>
        <w:t>只能在内核态下运行，能够以更加小的时间间隔对系统的负载采集并分析</w:t>
      </w:r>
    </w:p>
    <w:p w14:paraId="55DA9D31" w14:textId="77777777" w:rsidR="00D75141" w:rsidRPr="00D75141" w:rsidRDefault="00D75141" w:rsidP="00415507">
      <w:pPr>
        <w:pStyle w:val="af5"/>
        <w:numPr>
          <w:ilvl w:val="0"/>
          <w:numId w:val="18"/>
        </w:numPr>
        <w:jc w:val="left"/>
        <w:rPr>
          <w:rFonts w:hAnsi="SimSun"/>
          <w:sz w:val="24"/>
          <w:szCs w:val="24"/>
        </w:rPr>
      </w:pPr>
      <w:r w:rsidRPr="001827D9">
        <w:rPr>
          <w:sz w:val="24"/>
          <w:szCs w:val="24"/>
        </w:rPr>
        <w:t>Conservative</w:t>
      </w:r>
      <w:r>
        <w:rPr>
          <w:rFonts w:hint="eastAsia"/>
          <w:sz w:val="24"/>
          <w:szCs w:val="24"/>
        </w:rPr>
        <w:t xml:space="preserve">: </w:t>
      </w:r>
      <w:r w:rsidRPr="001827D9">
        <w:rPr>
          <w:sz w:val="24"/>
          <w:szCs w:val="24"/>
        </w:rPr>
        <w:t>Conservative</w:t>
      </w:r>
      <w:r w:rsidRPr="001827D9">
        <w:rPr>
          <w:rFonts w:hAnsi="SimSun"/>
          <w:sz w:val="24"/>
          <w:szCs w:val="24"/>
        </w:rPr>
        <w:t>是在</w:t>
      </w:r>
      <w:r w:rsidRPr="001827D9">
        <w:rPr>
          <w:sz w:val="24"/>
          <w:szCs w:val="24"/>
        </w:rPr>
        <w:t>Ondemand</w:t>
      </w:r>
      <w:r w:rsidRPr="001827D9">
        <w:rPr>
          <w:rFonts w:hAnsi="SimSun"/>
          <w:sz w:val="24"/>
          <w:szCs w:val="24"/>
        </w:rPr>
        <w:t>算法的基础上改进而来的，它在降低频率时会</w:t>
      </w:r>
      <w:r w:rsidR="0052505C">
        <w:rPr>
          <w:rFonts w:hAnsi="SimSun" w:hint="eastAsia"/>
          <w:sz w:val="24"/>
          <w:szCs w:val="24"/>
        </w:rPr>
        <w:t>从</w:t>
      </w:r>
      <w:r w:rsidRPr="001827D9">
        <w:rPr>
          <w:rFonts w:hAnsi="SimSun"/>
          <w:sz w:val="24"/>
          <w:szCs w:val="24"/>
        </w:rPr>
        <w:t>可供选择的频率中选出确保</w:t>
      </w:r>
      <w:r w:rsidRPr="001827D9">
        <w:rPr>
          <w:sz w:val="24"/>
          <w:szCs w:val="24"/>
        </w:rPr>
        <w:t>CPU</w:t>
      </w:r>
      <w:r w:rsidRPr="001827D9">
        <w:rPr>
          <w:rFonts w:hAnsi="SimSun"/>
          <w:sz w:val="24"/>
          <w:szCs w:val="24"/>
        </w:rPr>
        <w:t>运行在</w:t>
      </w:r>
      <w:r w:rsidRPr="001827D9">
        <w:rPr>
          <w:sz w:val="24"/>
          <w:szCs w:val="24"/>
        </w:rPr>
        <w:t>80%</w:t>
      </w:r>
      <w:r w:rsidRPr="001827D9">
        <w:rPr>
          <w:rFonts w:hAnsi="SimSun"/>
          <w:sz w:val="24"/>
          <w:szCs w:val="24"/>
        </w:rPr>
        <w:t>以上的负载频率。在这个前提下，</w:t>
      </w:r>
      <w:r w:rsidRPr="001827D9">
        <w:rPr>
          <w:sz w:val="24"/>
          <w:szCs w:val="24"/>
        </w:rPr>
        <w:t>Conservative</w:t>
      </w:r>
      <w:r w:rsidRPr="001827D9">
        <w:rPr>
          <w:rFonts w:hAnsi="SimSun"/>
          <w:sz w:val="24"/>
          <w:szCs w:val="24"/>
        </w:rPr>
        <w:t>选择</w:t>
      </w:r>
      <w:r w:rsidRPr="001827D9">
        <w:rPr>
          <w:sz w:val="24"/>
          <w:szCs w:val="24"/>
        </w:rPr>
        <w:t>CPU</w:t>
      </w:r>
      <w:r w:rsidRPr="001827D9">
        <w:rPr>
          <w:rFonts w:hAnsi="SimSun"/>
          <w:sz w:val="24"/>
          <w:szCs w:val="24"/>
        </w:rPr>
        <w:t>所支持运行的最低频率。大量测试数据表明</w:t>
      </w:r>
      <w:r w:rsidRPr="001827D9">
        <w:rPr>
          <w:sz w:val="24"/>
          <w:szCs w:val="24"/>
        </w:rPr>
        <w:t>Conservative</w:t>
      </w:r>
      <w:r w:rsidRPr="001827D9">
        <w:rPr>
          <w:rFonts w:hAnsi="SimSun"/>
          <w:sz w:val="24"/>
          <w:szCs w:val="24"/>
        </w:rPr>
        <w:t>能够在不影响系统性能的前提下实现更加高效的节能</w:t>
      </w:r>
      <w:r w:rsidR="0052505C">
        <w:rPr>
          <w:rFonts w:hAnsi="SimSun" w:hint="eastAsia"/>
          <w:sz w:val="24"/>
          <w:szCs w:val="24"/>
        </w:rPr>
        <w:t>。</w:t>
      </w:r>
    </w:p>
    <w:p w14:paraId="3ECD45E1" w14:textId="77777777" w:rsidR="005848D5" w:rsidRDefault="00DC48B5">
      <w:pPr>
        <w:ind w:firstLine="426"/>
        <w:jc w:val="left"/>
        <w:rPr>
          <w:sz w:val="24"/>
          <w:szCs w:val="24"/>
        </w:rPr>
      </w:pPr>
      <w:r w:rsidRPr="00B13CD3">
        <w:rPr>
          <w:sz w:val="24"/>
          <w:szCs w:val="24"/>
        </w:rPr>
        <w:t xml:space="preserve">(2) </w:t>
      </w:r>
      <w:r w:rsidRPr="00B13CD3">
        <w:rPr>
          <w:rFonts w:hAnsi="SimSun"/>
          <w:sz w:val="24"/>
          <w:szCs w:val="24"/>
        </w:rPr>
        <w:t>空闲时电源管理</w:t>
      </w:r>
    </w:p>
    <w:p w14:paraId="63FEA3D9" w14:textId="77777777" w:rsidR="00D72DFD" w:rsidRPr="00B13CD3" w:rsidRDefault="00DC48B5" w:rsidP="00F06740">
      <w:pPr>
        <w:jc w:val="left"/>
        <w:rPr>
          <w:sz w:val="24"/>
          <w:szCs w:val="24"/>
        </w:rPr>
      </w:pPr>
      <w:r w:rsidRPr="00B13CD3">
        <w:rPr>
          <w:rFonts w:hAnsi="SimSun"/>
          <w:sz w:val="24"/>
          <w:szCs w:val="24"/>
        </w:rPr>
        <w:t>空闲时电源管理主要分为</w:t>
      </w:r>
      <w:r w:rsidRPr="00B13CD3">
        <w:rPr>
          <w:sz w:val="24"/>
          <w:szCs w:val="24"/>
        </w:rPr>
        <w:t>CPU</w:t>
      </w:r>
      <w:r w:rsidRPr="00B13CD3">
        <w:rPr>
          <w:rFonts w:hAnsi="SimSun"/>
          <w:sz w:val="24"/>
          <w:szCs w:val="24"/>
        </w:rPr>
        <w:t>和外设两个方面。对于</w:t>
      </w:r>
      <w:r w:rsidRPr="00B13CD3">
        <w:rPr>
          <w:sz w:val="24"/>
          <w:szCs w:val="24"/>
        </w:rPr>
        <w:t>CPU</w:t>
      </w:r>
      <w:r w:rsidRPr="00B13CD3">
        <w:rPr>
          <w:rFonts w:hAnsi="SimSun"/>
          <w:sz w:val="24"/>
          <w:szCs w:val="24"/>
        </w:rPr>
        <w:t>的空闲电源管理，</w:t>
      </w:r>
      <w:r w:rsidR="00700127" w:rsidRPr="00B13CD3">
        <w:rPr>
          <w:sz w:val="24"/>
          <w:szCs w:val="24"/>
        </w:rPr>
        <w:t>Linux</w:t>
      </w:r>
      <w:r w:rsidR="00700127" w:rsidRPr="00B13CD3">
        <w:rPr>
          <w:rFonts w:hAnsi="SimSun" w:hint="eastAsia"/>
          <w:sz w:val="24"/>
          <w:szCs w:val="24"/>
        </w:rPr>
        <w:t>内核提供了</w:t>
      </w:r>
      <w:r w:rsidR="00700127" w:rsidRPr="00B13CD3">
        <w:rPr>
          <w:sz w:val="24"/>
          <w:szCs w:val="24"/>
        </w:rPr>
        <w:t>CPUidle</w:t>
      </w:r>
      <w:r w:rsidR="00700127" w:rsidRPr="00E821E9">
        <w:rPr>
          <w:sz w:val="24"/>
          <w:szCs w:val="24"/>
          <w:vertAlign w:val="superscript"/>
        </w:rPr>
        <w:t xml:space="preserve"> [</w:t>
      </w:r>
      <w:r w:rsidR="00E821E9" w:rsidRPr="00E821E9">
        <w:rPr>
          <w:rFonts w:hint="eastAsia"/>
          <w:sz w:val="24"/>
          <w:szCs w:val="24"/>
          <w:vertAlign w:val="superscript"/>
        </w:rPr>
        <w:t>3</w:t>
      </w:r>
      <w:r w:rsidR="00700127" w:rsidRPr="00E821E9">
        <w:rPr>
          <w:sz w:val="24"/>
          <w:szCs w:val="24"/>
          <w:vertAlign w:val="superscript"/>
        </w:rPr>
        <w:t>]</w:t>
      </w:r>
      <w:r w:rsidR="00700127" w:rsidRPr="00B13CD3">
        <w:rPr>
          <w:rFonts w:hAnsi="SimSun" w:hint="eastAsia"/>
          <w:sz w:val="24"/>
          <w:szCs w:val="24"/>
        </w:rPr>
        <w:t xml:space="preserve"> </w:t>
      </w:r>
      <w:r w:rsidR="00700127" w:rsidRPr="00B13CD3">
        <w:rPr>
          <w:rFonts w:hAnsi="SimSun" w:hint="eastAsia"/>
          <w:sz w:val="24"/>
          <w:szCs w:val="24"/>
        </w:rPr>
        <w:t>和</w:t>
      </w:r>
      <w:r w:rsidR="00700127" w:rsidRPr="00B13CD3">
        <w:rPr>
          <w:rFonts w:hAnsi="SimSun" w:hint="eastAsia"/>
          <w:sz w:val="24"/>
          <w:szCs w:val="24"/>
        </w:rPr>
        <w:t>CP</w:t>
      </w:r>
      <w:r w:rsidR="00700127" w:rsidRPr="00B13CD3">
        <w:rPr>
          <w:rFonts w:hAnsi="SimSun"/>
          <w:sz w:val="24"/>
          <w:szCs w:val="24"/>
        </w:rPr>
        <w:t>U</w:t>
      </w:r>
      <w:r w:rsidR="000F2A1C" w:rsidRPr="00B13CD3">
        <w:rPr>
          <w:sz w:val="24"/>
          <w:szCs w:val="24"/>
        </w:rPr>
        <w:t xml:space="preserve"> </w:t>
      </w:r>
      <w:r w:rsidR="00700127" w:rsidRPr="00B13CD3">
        <w:rPr>
          <w:sz w:val="24"/>
          <w:szCs w:val="24"/>
        </w:rPr>
        <w:t>Hotplug</w:t>
      </w:r>
      <w:r w:rsidR="00700127" w:rsidRPr="00E821E9">
        <w:rPr>
          <w:sz w:val="24"/>
          <w:szCs w:val="24"/>
          <w:vertAlign w:val="superscript"/>
        </w:rPr>
        <w:t xml:space="preserve"> [</w:t>
      </w:r>
      <w:r w:rsidR="00E821E9" w:rsidRPr="00E821E9">
        <w:rPr>
          <w:rFonts w:hint="eastAsia"/>
          <w:sz w:val="24"/>
          <w:szCs w:val="24"/>
          <w:vertAlign w:val="superscript"/>
        </w:rPr>
        <w:t>11</w:t>
      </w:r>
      <w:r w:rsidR="00700127" w:rsidRPr="00E821E9">
        <w:rPr>
          <w:sz w:val="24"/>
          <w:szCs w:val="24"/>
          <w:vertAlign w:val="superscript"/>
        </w:rPr>
        <w:t>]</w:t>
      </w:r>
      <w:r w:rsidR="00700127" w:rsidRPr="00B13CD3">
        <w:rPr>
          <w:rFonts w:hAnsi="SimSun" w:hint="eastAsia"/>
          <w:sz w:val="24"/>
          <w:szCs w:val="24"/>
        </w:rPr>
        <w:t xml:space="preserve"> </w:t>
      </w:r>
      <w:r w:rsidR="00700127" w:rsidRPr="00B13CD3">
        <w:rPr>
          <w:rFonts w:hAnsi="SimSun" w:hint="eastAsia"/>
          <w:sz w:val="24"/>
          <w:szCs w:val="24"/>
        </w:rPr>
        <w:t>框架</w:t>
      </w:r>
      <w:r w:rsidR="00351E95" w:rsidRPr="00B13CD3">
        <w:rPr>
          <w:rFonts w:hAnsi="SimSun"/>
          <w:sz w:val="24"/>
          <w:szCs w:val="24"/>
        </w:rPr>
        <w:t>。而对于设备，主要使用</w:t>
      </w:r>
      <w:r w:rsidR="00351E95" w:rsidRPr="00B13CD3">
        <w:rPr>
          <w:sz w:val="24"/>
          <w:szCs w:val="24"/>
        </w:rPr>
        <w:t>Runtime PM</w:t>
      </w:r>
      <w:r w:rsidR="00351E95" w:rsidRPr="00B13CD3">
        <w:rPr>
          <w:rFonts w:hAnsi="SimSun"/>
          <w:sz w:val="24"/>
          <w:szCs w:val="24"/>
        </w:rPr>
        <w:t>机制</w:t>
      </w:r>
      <w:r w:rsidR="00E821E9" w:rsidRPr="00E821E9">
        <w:rPr>
          <w:rFonts w:hAnsi="SimSun" w:hint="eastAsia"/>
          <w:sz w:val="24"/>
          <w:szCs w:val="24"/>
          <w:vertAlign w:val="superscript"/>
        </w:rPr>
        <w:t>[5]</w:t>
      </w:r>
      <w:r w:rsidR="00351E95" w:rsidRPr="00B13CD3">
        <w:rPr>
          <w:rFonts w:hAnsi="SimSun"/>
          <w:sz w:val="24"/>
          <w:szCs w:val="24"/>
        </w:rPr>
        <w:t>。</w:t>
      </w:r>
      <w:r w:rsidR="003C49C5" w:rsidRPr="00B13CD3">
        <w:rPr>
          <w:rFonts w:hAnsi="SimSun"/>
          <w:sz w:val="24"/>
          <w:szCs w:val="24"/>
        </w:rPr>
        <w:t>在现代嵌入式</w:t>
      </w:r>
      <w:r w:rsidR="003C49C5" w:rsidRPr="00B13CD3">
        <w:rPr>
          <w:sz w:val="24"/>
          <w:szCs w:val="24"/>
        </w:rPr>
        <w:t>Linux</w:t>
      </w:r>
      <w:r w:rsidR="003C49C5" w:rsidRPr="00B13CD3">
        <w:rPr>
          <w:rFonts w:hAnsi="SimSun"/>
          <w:sz w:val="24"/>
          <w:szCs w:val="24"/>
        </w:rPr>
        <w:t>系统中，</w:t>
      </w:r>
      <w:r w:rsidR="003C49C5" w:rsidRPr="00B13CD3">
        <w:rPr>
          <w:sz w:val="24"/>
          <w:szCs w:val="24"/>
        </w:rPr>
        <w:t>CPU</w:t>
      </w:r>
      <w:r w:rsidR="003C49C5" w:rsidRPr="00B13CD3">
        <w:rPr>
          <w:rFonts w:hAnsi="SimSun"/>
          <w:sz w:val="24"/>
          <w:szCs w:val="24"/>
        </w:rPr>
        <w:t>大多按功耗程度的不同包含多个空闲状态。虽然在理论上希望</w:t>
      </w:r>
      <w:r w:rsidR="003C49C5" w:rsidRPr="00B13CD3">
        <w:rPr>
          <w:sz w:val="24"/>
          <w:szCs w:val="24"/>
        </w:rPr>
        <w:t>CPU</w:t>
      </w:r>
      <w:r w:rsidR="003C49C5" w:rsidRPr="00B13CD3">
        <w:rPr>
          <w:rFonts w:hAnsi="SimSun"/>
          <w:sz w:val="24"/>
          <w:szCs w:val="24"/>
        </w:rPr>
        <w:t>尽可能多</w:t>
      </w:r>
      <w:r w:rsidR="00467E71">
        <w:rPr>
          <w:rFonts w:hAnsi="SimSun" w:hint="eastAsia"/>
          <w:sz w:val="24"/>
          <w:szCs w:val="24"/>
        </w:rPr>
        <w:t>地</w:t>
      </w:r>
      <w:r w:rsidR="003C49C5" w:rsidRPr="00B13CD3">
        <w:rPr>
          <w:rFonts w:hAnsi="SimSun"/>
          <w:sz w:val="24"/>
          <w:szCs w:val="24"/>
        </w:rPr>
        <w:t>处于功耗最低的状态，但是实际上，由于各个状态进入和退出需要一定的代价</w:t>
      </w:r>
      <w:r w:rsidR="00850BC1" w:rsidRPr="001E213F">
        <w:rPr>
          <w:rFonts w:hAnsi="SimSun" w:hint="eastAsia"/>
          <w:sz w:val="24"/>
          <w:szCs w:val="24"/>
          <w:vertAlign w:val="superscript"/>
        </w:rPr>
        <w:t>[</w:t>
      </w:r>
      <w:r w:rsidR="001E213F" w:rsidRPr="001E213F">
        <w:rPr>
          <w:rFonts w:hAnsi="SimSun" w:hint="eastAsia"/>
          <w:sz w:val="24"/>
          <w:szCs w:val="24"/>
          <w:vertAlign w:val="superscript"/>
        </w:rPr>
        <w:t>17</w:t>
      </w:r>
      <w:r w:rsidR="00850BC1" w:rsidRPr="001E213F">
        <w:rPr>
          <w:rFonts w:hAnsi="SimSun" w:hint="eastAsia"/>
          <w:sz w:val="24"/>
          <w:szCs w:val="24"/>
          <w:vertAlign w:val="superscript"/>
        </w:rPr>
        <w:t>]</w:t>
      </w:r>
      <w:r w:rsidR="003C49C5" w:rsidRPr="00B13CD3">
        <w:rPr>
          <w:rFonts w:hAnsi="SimSun"/>
          <w:sz w:val="24"/>
          <w:szCs w:val="24"/>
        </w:rPr>
        <w:t>，即额外的功耗</w:t>
      </w:r>
      <w:r w:rsidR="00462FE1" w:rsidRPr="00B13CD3">
        <w:rPr>
          <w:rFonts w:hAnsi="SimSun"/>
          <w:sz w:val="24"/>
          <w:szCs w:val="24"/>
        </w:rPr>
        <w:t>，需要根据实际情况（通常是可预测的空闲时间）选择合适的状态进入。要达到这一目标，</w:t>
      </w:r>
      <w:r w:rsidR="00467E71">
        <w:rPr>
          <w:rFonts w:hAnsi="SimSun" w:hint="eastAsia"/>
          <w:sz w:val="24"/>
          <w:szCs w:val="24"/>
        </w:rPr>
        <w:t>就</w:t>
      </w:r>
      <w:r w:rsidR="00462FE1" w:rsidRPr="00B13CD3">
        <w:rPr>
          <w:rFonts w:hAnsi="SimSun"/>
          <w:sz w:val="24"/>
          <w:szCs w:val="24"/>
        </w:rPr>
        <w:t>需要掌握</w:t>
      </w:r>
      <w:r w:rsidR="00462FE1" w:rsidRPr="00B13CD3">
        <w:rPr>
          <w:sz w:val="24"/>
          <w:szCs w:val="24"/>
        </w:rPr>
        <w:t>CPU</w:t>
      </w:r>
      <w:r w:rsidR="00462FE1" w:rsidRPr="00B13CD3">
        <w:rPr>
          <w:rFonts w:hAnsi="SimSun"/>
          <w:sz w:val="24"/>
          <w:szCs w:val="24"/>
        </w:rPr>
        <w:t>各</w:t>
      </w:r>
      <w:r w:rsidR="00462FE1" w:rsidRPr="00B13CD3">
        <w:rPr>
          <w:rFonts w:hAnsi="SimSun"/>
          <w:sz w:val="24"/>
          <w:szCs w:val="24"/>
        </w:rPr>
        <w:lastRenderedPageBreak/>
        <w:t>个空闲状态的特性包括进入和退出的功耗或延时</w:t>
      </w:r>
      <w:r w:rsidR="00467E71">
        <w:rPr>
          <w:rFonts w:hAnsi="SimSun" w:hint="eastAsia"/>
          <w:sz w:val="24"/>
          <w:szCs w:val="24"/>
        </w:rPr>
        <w:t>、</w:t>
      </w:r>
      <w:r w:rsidR="00462FE1" w:rsidRPr="00B13CD3">
        <w:rPr>
          <w:rFonts w:hAnsi="SimSun"/>
          <w:sz w:val="24"/>
          <w:szCs w:val="24"/>
        </w:rPr>
        <w:t>进入或退出该状态的具体方法。</w:t>
      </w:r>
      <w:r w:rsidR="00462FE1" w:rsidRPr="00B13CD3">
        <w:rPr>
          <w:sz w:val="24"/>
          <w:szCs w:val="24"/>
        </w:rPr>
        <w:t>CPUidle</w:t>
      </w:r>
      <w:r w:rsidR="00462FE1" w:rsidRPr="00B13CD3">
        <w:rPr>
          <w:rFonts w:hAnsi="SimSun"/>
          <w:sz w:val="24"/>
          <w:szCs w:val="24"/>
        </w:rPr>
        <w:t>框架就是为了提供这些而设计的。在此基础上，</w:t>
      </w:r>
      <w:r w:rsidR="00462FE1" w:rsidRPr="00B13CD3">
        <w:rPr>
          <w:sz w:val="24"/>
          <w:szCs w:val="24"/>
        </w:rPr>
        <w:t>CPUidle</w:t>
      </w:r>
      <w:r w:rsidR="00462FE1" w:rsidRPr="00B13CD3">
        <w:rPr>
          <w:rFonts w:hAnsi="SimSun"/>
          <w:sz w:val="24"/>
          <w:szCs w:val="24"/>
        </w:rPr>
        <w:t>还包含了一个控制状态切换的策略，即</w:t>
      </w:r>
      <w:r w:rsidR="00462FE1" w:rsidRPr="00B13CD3">
        <w:rPr>
          <w:sz w:val="24"/>
          <w:szCs w:val="24"/>
        </w:rPr>
        <w:t>CPUidle governor</w:t>
      </w:r>
      <w:r w:rsidR="00850BC1" w:rsidRPr="00850BC1">
        <w:rPr>
          <w:rFonts w:hint="eastAsia"/>
          <w:sz w:val="24"/>
          <w:szCs w:val="24"/>
          <w:vertAlign w:val="superscript"/>
        </w:rPr>
        <w:t>[3]</w:t>
      </w:r>
      <w:r w:rsidR="00462FE1" w:rsidRPr="00B13CD3">
        <w:rPr>
          <w:rFonts w:hAnsi="SimSun"/>
          <w:sz w:val="24"/>
          <w:szCs w:val="24"/>
        </w:rPr>
        <w:t>。</w:t>
      </w:r>
    </w:p>
    <w:p w14:paraId="3AE0B73D" w14:textId="77777777" w:rsidR="00D72DFD" w:rsidRPr="00975163" w:rsidRDefault="00D72DFD" w:rsidP="00975163">
      <w:pPr>
        <w:jc w:val="left"/>
        <w:rPr>
          <w:sz w:val="24"/>
          <w:szCs w:val="24"/>
        </w:rPr>
      </w:pPr>
      <w:r w:rsidRPr="00B13CD3">
        <w:rPr>
          <w:rFonts w:hAnsi="SimSun"/>
          <w:sz w:val="24"/>
          <w:szCs w:val="24"/>
        </w:rPr>
        <w:t>随着处理器技术的不断发展，嵌入式领域越来越多的</w:t>
      </w:r>
      <w:r w:rsidRPr="00B13CD3">
        <w:rPr>
          <w:sz w:val="24"/>
          <w:szCs w:val="24"/>
        </w:rPr>
        <w:t>CPU</w:t>
      </w:r>
      <w:r w:rsidRPr="00B13CD3">
        <w:rPr>
          <w:rFonts w:hAnsi="SimSun"/>
          <w:sz w:val="24"/>
          <w:szCs w:val="24"/>
        </w:rPr>
        <w:t>开始包含双核、四核甚至八核来满足</w:t>
      </w:r>
      <w:r w:rsidRPr="00B13CD3">
        <w:rPr>
          <w:sz w:val="24"/>
          <w:szCs w:val="24"/>
        </w:rPr>
        <w:t>CPU</w:t>
      </w:r>
      <w:r w:rsidRPr="00B13CD3">
        <w:rPr>
          <w:rFonts w:hAnsi="SimSun"/>
          <w:sz w:val="24"/>
          <w:szCs w:val="24"/>
        </w:rPr>
        <w:t>的高负载计算。相对地，嵌入式</w:t>
      </w:r>
      <w:r w:rsidRPr="00B13CD3">
        <w:rPr>
          <w:sz w:val="24"/>
          <w:szCs w:val="24"/>
        </w:rPr>
        <w:t>Linux</w:t>
      </w:r>
      <w:r w:rsidRPr="00B13CD3">
        <w:rPr>
          <w:rFonts w:hAnsi="SimSun"/>
          <w:sz w:val="24"/>
          <w:szCs w:val="24"/>
        </w:rPr>
        <w:t>系统可以在系统负载较低的情况下关闭一个或多个</w:t>
      </w:r>
      <w:r w:rsidRPr="00B13CD3">
        <w:rPr>
          <w:sz w:val="24"/>
          <w:szCs w:val="24"/>
        </w:rPr>
        <w:t>CPU</w:t>
      </w:r>
      <w:r w:rsidRPr="00B13CD3">
        <w:rPr>
          <w:rFonts w:hAnsi="SimSun"/>
          <w:sz w:val="24"/>
          <w:szCs w:val="24"/>
        </w:rPr>
        <w:t>核来更进一步降低整个</w:t>
      </w:r>
      <w:r w:rsidRPr="00B13CD3">
        <w:rPr>
          <w:sz w:val="24"/>
          <w:szCs w:val="24"/>
        </w:rPr>
        <w:t>CPU</w:t>
      </w:r>
      <w:r w:rsidRPr="00B13CD3">
        <w:rPr>
          <w:rFonts w:hAnsi="SimSun"/>
          <w:sz w:val="24"/>
          <w:szCs w:val="24"/>
        </w:rPr>
        <w:t>的功耗。</w:t>
      </w:r>
      <w:r w:rsidRPr="00B13CD3">
        <w:rPr>
          <w:sz w:val="24"/>
          <w:szCs w:val="24"/>
        </w:rPr>
        <w:t>CPU Hotplug</w:t>
      </w:r>
      <w:r w:rsidRPr="00B13CD3">
        <w:rPr>
          <w:rFonts w:hAnsi="SimSun"/>
          <w:sz w:val="24"/>
          <w:szCs w:val="24"/>
        </w:rPr>
        <w:t>框架就是为实现这一目的而设计的。</w:t>
      </w:r>
      <w:r w:rsidR="00806EF7" w:rsidRPr="00B13CD3">
        <w:rPr>
          <w:rFonts w:hAnsi="SimSun"/>
          <w:sz w:val="24"/>
          <w:szCs w:val="24"/>
        </w:rPr>
        <w:t>对应于</w:t>
      </w:r>
      <w:r w:rsidR="00806EF7" w:rsidRPr="00B13CD3">
        <w:rPr>
          <w:sz w:val="24"/>
          <w:szCs w:val="24"/>
        </w:rPr>
        <w:t>CPU</w:t>
      </w:r>
      <w:r w:rsidR="00806EF7" w:rsidRPr="00B13CD3">
        <w:rPr>
          <w:rFonts w:hAnsi="SimSun"/>
          <w:sz w:val="24"/>
          <w:szCs w:val="24"/>
        </w:rPr>
        <w:t>，设备的动态电源管理是通过</w:t>
      </w:r>
      <w:r w:rsidRPr="00B13CD3">
        <w:rPr>
          <w:sz w:val="24"/>
          <w:szCs w:val="24"/>
        </w:rPr>
        <w:t xml:space="preserve">Runtime </w:t>
      </w:r>
      <w:r w:rsidR="00975163" w:rsidRPr="00B13CD3">
        <w:rPr>
          <w:sz w:val="24"/>
          <w:szCs w:val="24"/>
        </w:rPr>
        <w:t>PM</w:t>
      </w:r>
      <w:r w:rsidR="00975163" w:rsidRPr="00975163">
        <w:rPr>
          <w:sz w:val="24"/>
          <w:szCs w:val="24"/>
          <w:vertAlign w:val="superscript"/>
        </w:rPr>
        <w:t xml:space="preserve"> [</w:t>
      </w:r>
      <w:r w:rsidR="00975163" w:rsidRPr="00975163">
        <w:rPr>
          <w:rFonts w:hint="eastAsia"/>
          <w:sz w:val="24"/>
          <w:szCs w:val="24"/>
          <w:vertAlign w:val="superscript"/>
        </w:rPr>
        <w:t>5</w:t>
      </w:r>
      <w:r w:rsidR="00975163" w:rsidRPr="00975163">
        <w:rPr>
          <w:sz w:val="24"/>
          <w:szCs w:val="24"/>
          <w:vertAlign w:val="superscript"/>
        </w:rPr>
        <w:t>]</w:t>
      </w:r>
      <w:r w:rsidR="00975163" w:rsidRPr="00B13CD3">
        <w:rPr>
          <w:rFonts w:hAnsi="SimSun" w:hint="eastAsia"/>
          <w:sz w:val="24"/>
          <w:szCs w:val="24"/>
        </w:rPr>
        <w:t xml:space="preserve"> </w:t>
      </w:r>
      <w:r w:rsidR="00975163" w:rsidRPr="00B13CD3">
        <w:rPr>
          <w:rFonts w:hAnsi="SimSun" w:hint="eastAsia"/>
          <w:sz w:val="24"/>
          <w:szCs w:val="24"/>
        </w:rPr>
        <w:t>框架实现的</w:t>
      </w:r>
      <w:r w:rsidR="00806EF7" w:rsidRPr="00B13CD3">
        <w:rPr>
          <w:rFonts w:hAnsi="SimSun"/>
          <w:sz w:val="24"/>
          <w:szCs w:val="24"/>
        </w:rPr>
        <w:t>。</w:t>
      </w:r>
      <w:r w:rsidR="003150A0">
        <w:rPr>
          <w:rFonts w:hAnsi="SimSun" w:hint="eastAsia"/>
          <w:sz w:val="24"/>
          <w:szCs w:val="24"/>
        </w:rPr>
        <w:t>考虑到</w:t>
      </w:r>
      <w:r w:rsidR="003150A0">
        <w:rPr>
          <w:rFonts w:hAnsi="SimSun" w:hint="eastAsia"/>
          <w:sz w:val="24"/>
          <w:szCs w:val="24"/>
        </w:rPr>
        <w:t>SoC</w:t>
      </w:r>
      <w:r w:rsidR="003150A0">
        <w:rPr>
          <w:rFonts w:hAnsi="SimSun" w:hint="eastAsia"/>
          <w:sz w:val="24"/>
          <w:szCs w:val="24"/>
        </w:rPr>
        <w:t>上的设备是有相关性的，特别是在空闲状态的管理上，存在依赖关系和共同的电源开关，比如一个</w:t>
      </w:r>
      <w:r w:rsidR="003150A0">
        <w:rPr>
          <w:rFonts w:hAnsi="SimSun" w:hint="eastAsia"/>
          <w:sz w:val="24"/>
          <w:szCs w:val="24"/>
        </w:rPr>
        <w:t>SoC</w:t>
      </w:r>
      <w:r w:rsidR="003150A0">
        <w:rPr>
          <w:rFonts w:hAnsi="SimSun" w:hint="eastAsia"/>
          <w:sz w:val="24"/>
          <w:szCs w:val="24"/>
        </w:rPr>
        <w:t>集成图形处理子系统部分的存储和时钟部分。因此在</w:t>
      </w:r>
      <w:r w:rsidR="003150A0">
        <w:rPr>
          <w:rFonts w:hAnsi="SimSun" w:hint="eastAsia"/>
          <w:sz w:val="24"/>
          <w:szCs w:val="24"/>
        </w:rPr>
        <w:t xml:space="preserve">Runtime </w:t>
      </w:r>
      <w:r w:rsidR="00726096">
        <w:rPr>
          <w:rFonts w:hAnsi="SimSun"/>
          <w:sz w:val="24"/>
          <w:szCs w:val="24"/>
        </w:rPr>
        <w:t>PM</w:t>
      </w:r>
      <w:r w:rsidR="00726096">
        <w:rPr>
          <w:rFonts w:hAnsi="SimSun" w:hint="eastAsia"/>
          <w:sz w:val="24"/>
          <w:szCs w:val="24"/>
        </w:rPr>
        <w:t>的基础上又引入了电源管理域</w:t>
      </w:r>
      <w:r w:rsidR="00726096">
        <w:rPr>
          <w:rFonts w:hAnsi="SimSun"/>
          <w:sz w:val="24"/>
          <w:szCs w:val="24"/>
        </w:rPr>
        <w:t xml:space="preserve"> (</w:t>
      </w:r>
      <w:r w:rsidR="003150A0">
        <w:rPr>
          <w:rFonts w:hAnsi="SimSun" w:hint="eastAsia"/>
          <w:sz w:val="24"/>
          <w:szCs w:val="24"/>
        </w:rPr>
        <w:t>PM domains</w:t>
      </w:r>
      <w:r w:rsidR="00726096">
        <w:rPr>
          <w:rFonts w:hAnsi="SimSun"/>
          <w:sz w:val="24"/>
          <w:szCs w:val="24"/>
        </w:rPr>
        <w:t>)</w:t>
      </w:r>
      <w:r w:rsidR="00726096" w:rsidRPr="003150A0">
        <w:rPr>
          <w:rFonts w:hAnsi="SimSun"/>
          <w:sz w:val="24"/>
          <w:szCs w:val="24"/>
          <w:vertAlign w:val="superscript"/>
        </w:rPr>
        <w:t xml:space="preserve"> [</w:t>
      </w:r>
      <w:r w:rsidR="003150A0">
        <w:rPr>
          <w:rFonts w:hAnsi="SimSun" w:hint="eastAsia"/>
          <w:sz w:val="24"/>
          <w:szCs w:val="24"/>
          <w:vertAlign w:val="superscript"/>
        </w:rPr>
        <w:t>27</w:t>
      </w:r>
      <w:r w:rsidR="00726096" w:rsidRPr="003150A0">
        <w:rPr>
          <w:rFonts w:hAnsi="SimSun"/>
          <w:sz w:val="24"/>
          <w:szCs w:val="24"/>
          <w:vertAlign w:val="superscript"/>
        </w:rPr>
        <w:t>]</w:t>
      </w:r>
      <w:r w:rsidR="00726096" w:rsidRPr="003150A0">
        <w:rPr>
          <w:rFonts w:hAnsi="SimSun" w:hint="eastAsia"/>
          <w:sz w:val="24"/>
          <w:szCs w:val="24"/>
        </w:rPr>
        <w:t xml:space="preserve"> </w:t>
      </w:r>
      <w:r w:rsidR="00726096" w:rsidRPr="003150A0">
        <w:rPr>
          <w:rFonts w:hAnsi="SimSun" w:hint="eastAsia"/>
          <w:sz w:val="24"/>
          <w:szCs w:val="24"/>
        </w:rPr>
        <w:t>的概念</w:t>
      </w:r>
      <w:r w:rsidR="003150A0">
        <w:rPr>
          <w:rFonts w:hAnsi="SimSun" w:hint="eastAsia"/>
          <w:sz w:val="24"/>
          <w:szCs w:val="24"/>
        </w:rPr>
        <w:t>。</w:t>
      </w:r>
      <w:r w:rsidR="00726096">
        <w:rPr>
          <w:rFonts w:hAnsi="SimSun" w:hint="eastAsia"/>
          <w:sz w:val="24"/>
          <w:szCs w:val="24"/>
        </w:rPr>
        <w:t>同时，引入</w:t>
      </w:r>
      <w:r w:rsidR="00726096">
        <w:rPr>
          <w:rFonts w:hAnsi="SimSun" w:hint="eastAsia"/>
          <w:sz w:val="24"/>
          <w:szCs w:val="24"/>
        </w:rPr>
        <w:t>PM QoS</w:t>
      </w:r>
      <w:r w:rsidR="00726096" w:rsidRPr="003150A0">
        <w:rPr>
          <w:rFonts w:hAnsi="SimSun"/>
          <w:sz w:val="24"/>
          <w:szCs w:val="24"/>
          <w:vertAlign w:val="superscript"/>
        </w:rPr>
        <w:t>[</w:t>
      </w:r>
      <w:r w:rsidR="00726096">
        <w:rPr>
          <w:rFonts w:hAnsi="SimSun" w:hint="eastAsia"/>
          <w:sz w:val="24"/>
          <w:szCs w:val="24"/>
          <w:vertAlign w:val="superscript"/>
        </w:rPr>
        <w:t>27</w:t>
      </w:r>
      <w:r w:rsidR="00726096" w:rsidRPr="003150A0">
        <w:rPr>
          <w:rFonts w:hAnsi="SimSun"/>
          <w:sz w:val="24"/>
          <w:szCs w:val="24"/>
          <w:vertAlign w:val="superscript"/>
        </w:rPr>
        <w:t>]</w:t>
      </w:r>
      <w:r w:rsidR="00726096">
        <w:rPr>
          <w:rFonts w:hAnsi="SimSun" w:hint="eastAsia"/>
          <w:sz w:val="24"/>
          <w:szCs w:val="24"/>
        </w:rPr>
        <w:t>的概念用于表示不同种类的设备或</w:t>
      </w:r>
      <w:r w:rsidR="00726096">
        <w:rPr>
          <w:rFonts w:hAnsi="SimSun" w:hint="eastAsia"/>
          <w:sz w:val="24"/>
          <w:szCs w:val="24"/>
        </w:rPr>
        <w:t>CPU</w:t>
      </w:r>
      <w:r w:rsidR="00726096">
        <w:rPr>
          <w:rFonts w:hAnsi="SimSun" w:hint="eastAsia"/>
          <w:sz w:val="24"/>
          <w:szCs w:val="24"/>
        </w:rPr>
        <w:t>对于电源管理状态的约束，用于让</w:t>
      </w:r>
      <w:r w:rsidR="00726096">
        <w:rPr>
          <w:rFonts w:hAnsi="SimSun" w:hint="eastAsia"/>
          <w:sz w:val="24"/>
          <w:szCs w:val="24"/>
        </w:rPr>
        <w:t>Runtime PM</w:t>
      </w:r>
      <w:r w:rsidR="00726096">
        <w:rPr>
          <w:rFonts w:hAnsi="SimSun" w:hint="eastAsia"/>
          <w:sz w:val="24"/>
          <w:szCs w:val="24"/>
        </w:rPr>
        <w:t>框架决定应该进入哪一个状态。</w:t>
      </w:r>
    </w:p>
    <w:p w14:paraId="59E27F38" w14:textId="77777777" w:rsidR="00B13CD3" w:rsidRPr="00B13CD3" w:rsidRDefault="00B13CD3" w:rsidP="00B82495">
      <w:pPr>
        <w:jc w:val="left"/>
        <w:rPr>
          <w:sz w:val="24"/>
          <w:szCs w:val="24"/>
        </w:rPr>
      </w:pPr>
    </w:p>
    <w:p w14:paraId="61375BF0" w14:textId="77777777" w:rsidR="00DA1A0C" w:rsidDel="00DD21AE" w:rsidRDefault="00DA1A0C" w:rsidP="00DA1A0C">
      <w:pPr>
        <w:ind w:rightChars="12" w:right="25" w:firstLine="0"/>
        <w:outlineLvl w:val="2"/>
        <w:rPr>
          <w:del w:id="1093" w:author="Ling, Alex" w:date="2017-06-04T11:38:00Z"/>
          <w:rFonts w:ascii="SimHei" w:eastAsia="SimHei" w:hAnsi="SimSun"/>
          <w:sz w:val="24"/>
        </w:rPr>
      </w:pPr>
      <w:bookmarkStart w:id="1094" w:name="_Toc471381666"/>
      <w:r w:rsidRPr="002A055A">
        <w:rPr>
          <w:rFonts w:ascii="SimHei" w:eastAsia="SimHei" w:hAnsi="SimSun" w:hint="eastAsia"/>
          <w:b/>
          <w:color w:val="339966"/>
          <w:sz w:val="24"/>
        </w:rPr>
        <w:t>2.</w:t>
      </w:r>
      <w:r>
        <w:rPr>
          <w:rFonts w:ascii="SimHei" w:eastAsia="SimHei" w:hAnsi="SimSun" w:hint="eastAsia"/>
          <w:b/>
          <w:color w:val="339966"/>
          <w:sz w:val="24"/>
        </w:rPr>
        <w:t>2</w:t>
      </w:r>
      <w:r w:rsidRPr="003469EB">
        <w:rPr>
          <w:rFonts w:ascii="SimHei" w:eastAsia="SimHei" w:hAnsi="SimSun" w:hint="eastAsia"/>
          <w:sz w:val="24"/>
        </w:rPr>
        <w:t xml:space="preserve"> </w:t>
      </w:r>
      <w:r>
        <w:rPr>
          <w:rFonts w:ascii="SimHei" w:eastAsia="SimHei" w:hAnsi="SimSun" w:hint="eastAsia"/>
          <w:sz w:val="24"/>
        </w:rPr>
        <w:t>嵌入式Linux系统电源管理的需求和存在问题</w:t>
      </w:r>
      <w:bookmarkEnd w:id="1094"/>
    </w:p>
    <w:p w14:paraId="23CEE2CD" w14:textId="77777777" w:rsidR="00B13CD3" w:rsidRPr="00B13CD3" w:rsidRDefault="00B13CD3">
      <w:pPr>
        <w:ind w:rightChars="12" w:right="25" w:firstLine="0"/>
        <w:outlineLvl w:val="2"/>
        <w:pPrChange w:id="1095" w:author="Ling, Alex" w:date="2017-06-04T11:38:00Z">
          <w:pPr>
            <w:ind w:left="420" w:firstLine="0"/>
          </w:pPr>
        </w:pPrChange>
      </w:pPr>
    </w:p>
    <w:p w14:paraId="52DF996E" w14:textId="77777777" w:rsidR="00DA1A0C" w:rsidRDefault="00DA1A0C" w:rsidP="00DA1A0C">
      <w:pPr>
        <w:ind w:rightChars="12" w:right="25" w:firstLine="0"/>
        <w:outlineLvl w:val="2"/>
        <w:rPr>
          <w:rFonts w:ascii="SimHei" w:eastAsia="SimHei" w:hAnsi="SimSun"/>
          <w:sz w:val="24"/>
        </w:rPr>
      </w:pPr>
      <w:bookmarkStart w:id="1096" w:name="_Toc471381667"/>
      <w:r w:rsidRPr="002A055A">
        <w:rPr>
          <w:rFonts w:ascii="SimHei" w:eastAsia="SimHei" w:hAnsi="SimSun" w:hint="eastAsia"/>
          <w:b/>
          <w:color w:val="339966"/>
          <w:sz w:val="24"/>
        </w:rPr>
        <w:t>2.</w:t>
      </w:r>
      <w:r>
        <w:rPr>
          <w:rFonts w:ascii="SimHei" w:eastAsia="SimHei" w:hAnsi="SimSun" w:hint="eastAsia"/>
          <w:b/>
          <w:color w:val="339966"/>
          <w:sz w:val="24"/>
        </w:rPr>
        <w:t>2</w:t>
      </w:r>
      <w:r w:rsidRPr="002A055A">
        <w:rPr>
          <w:rFonts w:ascii="SimHei" w:eastAsia="SimHei" w:hAnsi="SimSun" w:hint="eastAsia"/>
          <w:b/>
          <w:color w:val="339966"/>
          <w:sz w:val="24"/>
        </w:rPr>
        <w:t>.1</w:t>
      </w:r>
      <w:r w:rsidRPr="003469EB">
        <w:rPr>
          <w:rFonts w:ascii="SimHei" w:eastAsia="SimHei" w:hAnsi="SimSun" w:hint="eastAsia"/>
          <w:sz w:val="24"/>
        </w:rPr>
        <w:t xml:space="preserve"> </w:t>
      </w:r>
      <w:r>
        <w:rPr>
          <w:rFonts w:ascii="SimHei" w:eastAsia="SimHei" w:hAnsi="SimSun" w:hint="eastAsia"/>
          <w:sz w:val="24"/>
        </w:rPr>
        <w:t>电源管理需求</w:t>
      </w:r>
      <w:bookmarkEnd w:id="1096"/>
    </w:p>
    <w:p w14:paraId="670DEB53" w14:textId="77777777" w:rsidR="007C4008" w:rsidRPr="00B13CD3" w:rsidRDefault="007C4008" w:rsidP="00DA1A0C">
      <w:pPr>
        <w:rPr>
          <w:sz w:val="24"/>
          <w:szCs w:val="24"/>
        </w:rPr>
      </w:pPr>
      <w:r w:rsidRPr="00B13CD3">
        <w:rPr>
          <w:rFonts w:hAnsi="SimSun"/>
          <w:sz w:val="24"/>
          <w:szCs w:val="24"/>
        </w:rPr>
        <w:t>在静态电源管理上，嵌入式系统往往因为用户体验，需要智能地判断系统什么时候处于空闲状态从而可以进入睡眠而不影响用户对系统的正常使用。比如即使屏幕关闭，我们仍然</w:t>
      </w:r>
      <w:r w:rsidR="00F95B2B" w:rsidRPr="00B13CD3">
        <w:rPr>
          <w:rFonts w:hAnsi="SimSun"/>
          <w:sz w:val="24"/>
          <w:szCs w:val="24"/>
        </w:rPr>
        <w:t>期望</w:t>
      </w:r>
      <w:r w:rsidRPr="00B13CD3">
        <w:rPr>
          <w:rFonts w:hAnsi="SimSun"/>
          <w:sz w:val="24"/>
          <w:szCs w:val="24"/>
        </w:rPr>
        <w:t>智能手机</w:t>
      </w:r>
      <w:r w:rsidR="00F95B2B" w:rsidRPr="00B13CD3">
        <w:rPr>
          <w:rFonts w:hAnsi="SimSun"/>
          <w:sz w:val="24"/>
          <w:szCs w:val="24"/>
        </w:rPr>
        <w:t>等到</w:t>
      </w:r>
      <w:r w:rsidRPr="00B13CD3">
        <w:rPr>
          <w:rFonts w:hAnsi="SimSun"/>
          <w:sz w:val="24"/>
          <w:szCs w:val="24"/>
        </w:rPr>
        <w:t>后台的</w:t>
      </w:r>
      <w:r w:rsidR="00902784" w:rsidRPr="00B13CD3">
        <w:rPr>
          <w:sz w:val="24"/>
          <w:szCs w:val="24"/>
        </w:rPr>
        <w:t>Wi-Fi</w:t>
      </w:r>
      <w:r w:rsidRPr="00B13CD3">
        <w:rPr>
          <w:rFonts w:hAnsi="SimSun"/>
          <w:sz w:val="24"/>
          <w:szCs w:val="24"/>
        </w:rPr>
        <w:t>数据网络</w:t>
      </w:r>
      <w:r w:rsidR="00F95B2B" w:rsidRPr="00B13CD3">
        <w:rPr>
          <w:rFonts w:hAnsi="SimSun"/>
          <w:sz w:val="24"/>
          <w:szCs w:val="24"/>
        </w:rPr>
        <w:t>下载</w:t>
      </w:r>
      <w:r w:rsidRPr="00B13CD3">
        <w:rPr>
          <w:rFonts w:hAnsi="SimSun"/>
          <w:sz w:val="24"/>
          <w:szCs w:val="24"/>
        </w:rPr>
        <w:t>任务完成后</w:t>
      </w:r>
      <w:r w:rsidR="00F95B2B" w:rsidRPr="00B13CD3">
        <w:rPr>
          <w:rFonts w:hAnsi="SimSun"/>
          <w:sz w:val="24"/>
          <w:szCs w:val="24"/>
        </w:rPr>
        <w:t>再进入睡眠。而在系统唤醒时，比如用户在系统睡眠状态下按下电源键，也需要尽快完成这一过程来提高用户体验。</w:t>
      </w:r>
    </w:p>
    <w:p w14:paraId="1C09AB3E" w14:textId="77777777" w:rsidR="00F95B2B" w:rsidRPr="00B13CD3" w:rsidRDefault="00F95B2B" w:rsidP="00DA1A0C">
      <w:pPr>
        <w:rPr>
          <w:sz w:val="24"/>
          <w:szCs w:val="24"/>
        </w:rPr>
      </w:pPr>
      <w:r w:rsidRPr="00B13CD3">
        <w:rPr>
          <w:rFonts w:hAnsi="SimSun"/>
          <w:sz w:val="24"/>
          <w:szCs w:val="24"/>
        </w:rPr>
        <w:t>在</w:t>
      </w:r>
      <w:r w:rsidRPr="00B13CD3">
        <w:rPr>
          <w:sz w:val="24"/>
          <w:szCs w:val="24"/>
        </w:rPr>
        <w:t>CPU</w:t>
      </w:r>
      <w:r w:rsidRPr="00B13CD3">
        <w:rPr>
          <w:rFonts w:hAnsi="SimSun"/>
          <w:sz w:val="24"/>
          <w:szCs w:val="24"/>
        </w:rPr>
        <w:t>的动态电源管理方面，需要根据系统的应用场景来选择合适的</w:t>
      </w:r>
      <w:r w:rsidRPr="00B13CD3">
        <w:rPr>
          <w:sz w:val="24"/>
          <w:szCs w:val="24"/>
        </w:rPr>
        <w:t>CPUFreq</w:t>
      </w:r>
      <w:r w:rsidRPr="00B13CD3">
        <w:rPr>
          <w:rFonts w:hAnsi="SimSun"/>
          <w:sz w:val="24"/>
          <w:szCs w:val="24"/>
        </w:rPr>
        <w:t>策略。比如根据智能手机的特点，选择更注重用户交互体验的</w:t>
      </w:r>
      <w:r w:rsidRPr="00B13CD3">
        <w:rPr>
          <w:sz w:val="24"/>
          <w:szCs w:val="24"/>
        </w:rPr>
        <w:t xml:space="preserve">interactive CPUFreq </w:t>
      </w:r>
      <w:r w:rsidR="00902784" w:rsidRPr="00B13CD3">
        <w:rPr>
          <w:sz w:val="24"/>
          <w:szCs w:val="24"/>
        </w:rPr>
        <w:t>governor</w:t>
      </w:r>
      <w:r w:rsidRPr="00B13CD3">
        <w:rPr>
          <w:rFonts w:hAnsi="SimSun"/>
          <w:sz w:val="24"/>
          <w:szCs w:val="24"/>
        </w:rPr>
        <w:t>。</w:t>
      </w:r>
      <w:r w:rsidR="00677AA3" w:rsidRPr="00B13CD3">
        <w:rPr>
          <w:rFonts w:hAnsi="SimSun"/>
          <w:sz w:val="24"/>
          <w:szCs w:val="24"/>
        </w:rPr>
        <w:t>对于</w:t>
      </w:r>
      <w:r w:rsidR="00677AA3" w:rsidRPr="00B13CD3">
        <w:rPr>
          <w:sz w:val="24"/>
          <w:szCs w:val="24"/>
        </w:rPr>
        <w:t>CPU</w:t>
      </w:r>
      <w:r w:rsidR="00677AA3" w:rsidRPr="00B13CD3">
        <w:rPr>
          <w:rFonts w:hAnsi="SimSun"/>
          <w:sz w:val="24"/>
          <w:szCs w:val="24"/>
        </w:rPr>
        <w:t>空闲状态的管理，需要更精确的预测出</w:t>
      </w:r>
      <w:r w:rsidR="00677AA3" w:rsidRPr="00B13CD3">
        <w:rPr>
          <w:sz w:val="24"/>
          <w:szCs w:val="24"/>
        </w:rPr>
        <w:t>CPU</w:t>
      </w:r>
      <w:r w:rsidR="00677AA3" w:rsidRPr="00B13CD3">
        <w:rPr>
          <w:rFonts w:hAnsi="SimSun"/>
          <w:sz w:val="24"/>
          <w:szCs w:val="24"/>
        </w:rPr>
        <w:t>可以空闲的时间，避免频繁进入和退出空闲状态带来的额外开销</w:t>
      </w:r>
      <w:r w:rsidR="00467E71">
        <w:rPr>
          <w:rFonts w:hAnsi="SimSun" w:hint="eastAsia"/>
          <w:sz w:val="24"/>
          <w:szCs w:val="24"/>
        </w:rPr>
        <w:t>，</w:t>
      </w:r>
      <w:r w:rsidR="00677AA3" w:rsidRPr="00B13CD3">
        <w:rPr>
          <w:rFonts w:hAnsi="SimSun"/>
          <w:sz w:val="24"/>
          <w:szCs w:val="24"/>
        </w:rPr>
        <w:t>另一方面也可以根据预测的时间选择适当开销的空闲状态</w:t>
      </w:r>
      <w:r w:rsidR="00467E71">
        <w:rPr>
          <w:rFonts w:hAnsi="SimSun" w:hint="eastAsia"/>
          <w:sz w:val="24"/>
          <w:szCs w:val="24"/>
        </w:rPr>
        <w:t>，</w:t>
      </w:r>
      <w:r w:rsidR="00B37210" w:rsidRPr="00B13CD3">
        <w:rPr>
          <w:rFonts w:hAnsi="SimSun"/>
          <w:sz w:val="24"/>
          <w:szCs w:val="24"/>
        </w:rPr>
        <w:t>这一点也同样适用于外设硬件的动态电源管理。同时，在</w:t>
      </w:r>
      <w:r w:rsidR="00B37210" w:rsidRPr="00B13CD3">
        <w:rPr>
          <w:sz w:val="24"/>
          <w:szCs w:val="24"/>
        </w:rPr>
        <w:t>CPU</w:t>
      </w:r>
      <w:r w:rsidR="00B37210" w:rsidRPr="00B13CD3">
        <w:rPr>
          <w:rFonts w:hAnsi="SimSun"/>
          <w:sz w:val="24"/>
          <w:szCs w:val="24"/>
        </w:rPr>
        <w:t>或外设进入空闲状态后，如何减少不必要的唤醒也同样重要</w:t>
      </w:r>
      <w:r w:rsidR="00467E71">
        <w:rPr>
          <w:rFonts w:hAnsi="SimSun" w:hint="eastAsia"/>
          <w:sz w:val="24"/>
          <w:szCs w:val="24"/>
        </w:rPr>
        <w:t>，</w:t>
      </w:r>
      <w:r w:rsidR="00B37210" w:rsidRPr="00B13CD3">
        <w:rPr>
          <w:rFonts w:hAnsi="SimSun"/>
          <w:sz w:val="24"/>
          <w:szCs w:val="24"/>
        </w:rPr>
        <w:t>空闲状态下无时钟中断</w:t>
      </w:r>
      <w:r w:rsidR="004604F8" w:rsidRPr="00B13CD3">
        <w:rPr>
          <w:rFonts w:hAnsi="SimSun"/>
          <w:sz w:val="24"/>
          <w:szCs w:val="24"/>
        </w:rPr>
        <w:t>机制就是通过移除空闲状态下的时钟中断来减少不必要的</w:t>
      </w:r>
      <w:r w:rsidR="004604F8" w:rsidRPr="00B13CD3">
        <w:rPr>
          <w:sz w:val="24"/>
          <w:szCs w:val="24"/>
        </w:rPr>
        <w:t>CPU</w:t>
      </w:r>
      <w:r w:rsidR="004604F8" w:rsidRPr="00B13CD3">
        <w:rPr>
          <w:rFonts w:hAnsi="SimSun"/>
          <w:sz w:val="24"/>
          <w:szCs w:val="24"/>
        </w:rPr>
        <w:t>唤醒的。</w:t>
      </w:r>
    </w:p>
    <w:p w14:paraId="39FB2611" w14:textId="77777777" w:rsidR="00DA1A0C" w:rsidRPr="00B13CD3" w:rsidDel="00D63E45" w:rsidRDefault="00B37210" w:rsidP="00DA1A0C">
      <w:pPr>
        <w:rPr>
          <w:del w:id="1097" w:author="alling" w:date="2017-04-04T15:44:00Z"/>
          <w:sz w:val="24"/>
          <w:szCs w:val="24"/>
        </w:rPr>
      </w:pPr>
      <w:r w:rsidRPr="00B13CD3">
        <w:rPr>
          <w:rFonts w:hAnsi="SimSun"/>
          <w:sz w:val="24"/>
          <w:szCs w:val="24"/>
        </w:rPr>
        <w:t>此外，</w:t>
      </w:r>
      <w:r w:rsidR="00DA1A0C" w:rsidRPr="00B13CD3">
        <w:rPr>
          <w:rFonts w:hAnsi="SimSun"/>
          <w:sz w:val="24"/>
          <w:szCs w:val="24"/>
        </w:rPr>
        <w:t>随着嵌入式</w:t>
      </w:r>
      <w:r w:rsidR="00DA1A0C" w:rsidRPr="00B13CD3">
        <w:rPr>
          <w:sz w:val="24"/>
          <w:szCs w:val="24"/>
        </w:rPr>
        <w:t>Linux</w:t>
      </w:r>
      <w:r w:rsidR="00DA1A0C" w:rsidRPr="00B13CD3">
        <w:rPr>
          <w:rFonts w:hAnsi="SimSun"/>
          <w:sz w:val="24"/>
          <w:szCs w:val="24"/>
        </w:rPr>
        <w:t>系统</w:t>
      </w:r>
      <w:r w:rsidR="005848D5">
        <w:rPr>
          <w:rFonts w:hAnsi="SimSun" w:hint="eastAsia"/>
          <w:sz w:val="24"/>
          <w:szCs w:val="24"/>
        </w:rPr>
        <w:t>上</w:t>
      </w:r>
      <w:r w:rsidR="00DA1A0C" w:rsidRPr="00B13CD3">
        <w:rPr>
          <w:sz w:val="24"/>
          <w:szCs w:val="24"/>
        </w:rPr>
        <w:t>CPU</w:t>
      </w:r>
      <w:r w:rsidR="00DA1A0C" w:rsidRPr="00B13CD3">
        <w:rPr>
          <w:rFonts w:hAnsi="SimSun"/>
          <w:sz w:val="24"/>
          <w:szCs w:val="24"/>
        </w:rPr>
        <w:t>处理器技术的不断提高和新的外设硬件种类的不断出现，对电源管理的需求也在不断更新。例如，</w:t>
      </w:r>
      <w:r w:rsidR="00DA1A0C" w:rsidRPr="00B13CD3">
        <w:rPr>
          <w:sz w:val="24"/>
          <w:szCs w:val="24"/>
        </w:rPr>
        <w:t>CPU</w:t>
      </w:r>
      <w:r w:rsidR="00DA1A0C" w:rsidRPr="00B13CD3">
        <w:rPr>
          <w:rFonts w:hAnsi="SimSun"/>
          <w:sz w:val="24"/>
          <w:szCs w:val="24"/>
        </w:rPr>
        <w:t>从单核发展多双核四核甚至多核、</w:t>
      </w:r>
      <w:r w:rsidR="00504150" w:rsidRPr="00B13CD3">
        <w:rPr>
          <w:rFonts w:hAnsi="SimSun"/>
          <w:sz w:val="24"/>
          <w:szCs w:val="24"/>
        </w:rPr>
        <w:t>从</w:t>
      </w:r>
      <w:r w:rsidR="00F13BA6" w:rsidRPr="00B13CD3">
        <w:rPr>
          <w:sz w:val="24"/>
          <w:szCs w:val="24"/>
        </w:rPr>
        <w:t>SMP</w:t>
      </w:r>
      <w:r w:rsidR="00504150" w:rsidRPr="00B13CD3">
        <w:rPr>
          <w:rFonts w:hAnsi="SimSun"/>
          <w:sz w:val="24"/>
          <w:szCs w:val="24"/>
        </w:rPr>
        <w:t>发展到</w:t>
      </w:r>
      <w:r w:rsidR="00A40F91" w:rsidRPr="00B13CD3">
        <w:rPr>
          <w:sz w:val="24"/>
          <w:szCs w:val="24"/>
        </w:rPr>
        <w:t>HMP</w:t>
      </w:r>
      <w:r w:rsidR="00F13BA6" w:rsidRPr="00B13CD3">
        <w:rPr>
          <w:rFonts w:hAnsi="SimSun"/>
          <w:sz w:val="24"/>
          <w:szCs w:val="24"/>
        </w:rPr>
        <w:t>，</w:t>
      </w:r>
      <w:r w:rsidR="00DA1A0C" w:rsidRPr="00B13CD3">
        <w:rPr>
          <w:rFonts w:hAnsi="SimSun"/>
          <w:sz w:val="24"/>
          <w:szCs w:val="24"/>
        </w:rPr>
        <w:t>每个</w:t>
      </w:r>
      <w:r w:rsidR="00DA1A0C" w:rsidRPr="00B13CD3">
        <w:rPr>
          <w:sz w:val="24"/>
          <w:szCs w:val="24"/>
        </w:rPr>
        <w:t>CPU</w:t>
      </w:r>
      <w:r w:rsidR="00DA1A0C" w:rsidRPr="00B13CD3">
        <w:rPr>
          <w:rFonts w:hAnsi="SimSun"/>
          <w:sz w:val="24"/>
          <w:szCs w:val="24"/>
        </w:rPr>
        <w:t>核支持多个工作电压和频率以适应不同的工作负载需求</w:t>
      </w:r>
      <w:r w:rsidR="00C143C4" w:rsidRPr="00B13CD3">
        <w:rPr>
          <w:rFonts w:hAnsi="SimSun"/>
          <w:sz w:val="24"/>
          <w:szCs w:val="24"/>
        </w:rPr>
        <w:t>，</w:t>
      </w:r>
      <w:r w:rsidR="00504150" w:rsidRPr="00B13CD3">
        <w:rPr>
          <w:rFonts w:hAnsi="SimSun"/>
          <w:sz w:val="24"/>
          <w:szCs w:val="24"/>
        </w:rPr>
        <w:t>这就需要</w:t>
      </w:r>
      <w:r w:rsidR="00C143C4" w:rsidRPr="00B13CD3">
        <w:rPr>
          <w:sz w:val="24"/>
          <w:szCs w:val="24"/>
        </w:rPr>
        <w:t>CPU</w:t>
      </w:r>
      <w:r w:rsidR="00C143C4" w:rsidRPr="00B13CD3">
        <w:rPr>
          <w:rFonts w:hAnsi="SimSun"/>
          <w:sz w:val="24"/>
          <w:szCs w:val="24"/>
        </w:rPr>
        <w:t>调度器</w:t>
      </w:r>
      <w:r w:rsidR="0081216E" w:rsidRPr="00B13CD3">
        <w:rPr>
          <w:rFonts w:hAnsi="SimSun"/>
          <w:sz w:val="24"/>
          <w:szCs w:val="24"/>
        </w:rPr>
        <w:t>能实现以下</w:t>
      </w:r>
      <w:r w:rsidR="00CF30CA" w:rsidRPr="00B13CD3">
        <w:rPr>
          <w:rFonts w:hAnsi="SimSun"/>
          <w:sz w:val="24"/>
          <w:szCs w:val="24"/>
        </w:rPr>
        <w:t>两个</w:t>
      </w:r>
      <w:r w:rsidR="0081216E" w:rsidRPr="00B13CD3">
        <w:rPr>
          <w:rFonts w:hAnsi="SimSun"/>
          <w:sz w:val="24"/>
          <w:szCs w:val="24"/>
        </w:rPr>
        <w:t>方面的平衡：</w:t>
      </w:r>
    </w:p>
    <w:p w14:paraId="72F02B05" w14:textId="77777777" w:rsidR="0081216E" w:rsidRPr="00B13CD3" w:rsidDel="00D63E45" w:rsidRDefault="00C07180" w:rsidP="00DA1A0C">
      <w:pPr>
        <w:rPr>
          <w:del w:id="1098" w:author="alling" w:date="2017-04-04T15:44:00Z"/>
          <w:sz w:val="24"/>
          <w:szCs w:val="24"/>
        </w:rPr>
      </w:pPr>
      <w:r>
        <w:rPr>
          <w:rFonts w:hAnsi="SimSun" w:hint="eastAsia"/>
          <w:sz w:val="24"/>
          <w:szCs w:val="24"/>
        </w:rPr>
        <w:t>一是</w:t>
      </w:r>
      <w:r w:rsidR="0081216E" w:rsidRPr="00B13CD3">
        <w:rPr>
          <w:rFonts w:hAnsi="SimSun"/>
          <w:sz w:val="24"/>
          <w:szCs w:val="24"/>
        </w:rPr>
        <w:t>尽可能地将任务集中到一个</w:t>
      </w:r>
      <w:r w:rsidR="0081216E" w:rsidRPr="00B13CD3">
        <w:rPr>
          <w:sz w:val="24"/>
          <w:szCs w:val="24"/>
        </w:rPr>
        <w:t>CPU</w:t>
      </w:r>
      <w:r w:rsidR="0081216E" w:rsidRPr="00B13CD3">
        <w:rPr>
          <w:rFonts w:hAnsi="SimSun"/>
          <w:sz w:val="24"/>
          <w:szCs w:val="24"/>
        </w:rPr>
        <w:t>核或</w:t>
      </w:r>
      <w:r w:rsidR="0081216E" w:rsidRPr="00B13CD3">
        <w:rPr>
          <w:sz w:val="24"/>
          <w:szCs w:val="24"/>
        </w:rPr>
        <w:t>CPU</w:t>
      </w:r>
      <w:r w:rsidR="0081216E" w:rsidRPr="00B13CD3">
        <w:rPr>
          <w:rFonts w:hAnsi="SimSun"/>
          <w:sz w:val="24"/>
          <w:szCs w:val="24"/>
        </w:rPr>
        <w:t>簇以便让更多的</w:t>
      </w:r>
      <w:r w:rsidR="0081216E" w:rsidRPr="00B13CD3">
        <w:rPr>
          <w:sz w:val="24"/>
          <w:szCs w:val="24"/>
        </w:rPr>
        <w:t>CPU</w:t>
      </w:r>
      <w:r w:rsidR="0081216E" w:rsidRPr="00B13CD3">
        <w:rPr>
          <w:rFonts w:hAnsi="SimSun"/>
          <w:sz w:val="24"/>
          <w:szCs w:val="24"/>
        </w:rPr>
        <w:t>核处于空闲</w:t>
      </w:r>
      <w:r w:rsidR="0081216E" w:rsidRPr="00B13CD3">
        <w:rPr>
          <w:rFonts w:hAnsi="SimSun"/>
          <w:sz w:val="24"/>
          <w:szCs w:val="24"/>
        </w:rPr>
        <w:lastRenderedPageBreak/>
        <w:t>状态；</w:t>
      </w:r>
    </w:p>
    <w:p w14:paraId="02AF5EA6" w14:textId="77777777" w:rsidR="0081216E" w:rsidRPr="00B13CD3" w:rsidRDefault="00C07180" w:rsidP="00D63E45">
      <w:pPr>
        <w:rPr>
          <w:sz w:val="24"/>
          <w:szCs w:val="24"/>
        </w:rPr>
      </w:pPr>
      <w:r>
        <w:rPr>
          <w:rFonts w:hint="eastAsia"/>
          <w:sz w:val="24"/>
          <w:szCs w:val="24"/>
        </w:rPr>
        <w:t>二是</w:t>
      </w:r>
      <w:r w:rsidR="0081216E" w:rsidRPr="00B13CD3">
        <w:rPr>
          <w:rFonts w:hAnsi="SimSun"/>
          <w:sz w:val="24"/>
          <w:szCs w:val="24"/>
        </w:rPr>
        <w:t>根据任务</w:t>
      </w:r>
      <w:r w:rsidR="00CF30CA" w:rsidRPr="00B13CD3">
        <w:rPr>
          <w:rFonts w:hAnsi="SimSun"/>
          <w:sz w:val="24"/>
          <w:szCs w:val="24"/>
        </w:rPr>
        <w:t>对</w:t>
      </w:r>
      <w:r w:rsidR="00CF30CA" w:rsidRPr="00B13CD3">
        <w:rPr>
          <w:sz w:val="24"/>
          <w:szCs w:val="24"/>
        </w:rPr>
        <w:t>CPU</w:t>
      </w:r>
      <w:r w:rsidR="0081216E" w:rsidRPr="00B13CD3">
        <w:rPr>
          <w:rFonts w:hAnsi="SimSun"/>
          <w:sz w:val="24"/>
          <w:szCs w:val="24"/>
        </w:rPr>
        <w:t>的负载</w:t>
      </w:r>
      <w:r w:rsidR="00CF30CA" w:rsidRPr="00B13CD3">
        <w:rPr>
          <w:rFonts w:hAnsi="SimSun"/>
          <w:sz w:val="24"/>
          <w:szCs w:val="24"/>
        </w:rPr>
        <w:t>要求调整</w:t>
      </w:r>
      <w:r w:rsidR="00CF30CA" w:rsidRPr="00B13CD3">
        <w:rPr>
          <w:sz w:val="24"/>
          <w:szCs w:val="24"/>
        </w:rPr>
        <w:t>CPU</w:t>
      </w:r>
      <w:r w:rsidR="00CF30CA" w:rsidRPr="00B13CD3">
        <w:rPr>
          <w:rFonts w:hAnsi="SimSun"/>
          <w:sz w:val="24"/>
          <w:szCs w:val="24"/>
        </w:rPr>
        <w:t>核的工作电压和频率，选择合适的</w:t>
      </w:r>
      <w:r w:rsidR="00CF30CA" w:rsidRPr="00B13CD3">
        <w:rPr>
          <w:sz w:val="24"/>
          <w:szCs w:val="24"/>
        </w:rPr>
        <w:t>CPU</w:t>
      </w:r>
      <w:r w:rsidR="00CF30CA" w:rsidRPr="00B13CD3">
        <w:rPr>
          <w:rFonts w:hAnsi="SimSun"/>
          <w:sz w:val="24"/>
          <w:szCs w:val="24"/>
        </w:rPr>
        <w:t>核来运行任务。</w:t>
      </w:r>
    </w:p>
    <w:p w14:paraId="1CCEB54A" w14:textId="77777777" w:rsidR="00CF30CA" w:rsidRDefault="002903F5" w:rsidP="00DA1A0C">
      <w:pPr>
        <w:rPr>
          <w:rFonts w:hAnsi="SimSun"/>
          <w:sz w:val="24"/>
          <w:szCs w:val="24"/>
        </w:rPr>
      </w:pPr>
      <w:r w:rsidRPr="00B13CD3">
        <w:rPr>
          <w:rFonts w:hAnsi="SimSun"/>
          <w:sz w:val="24"/>
          <w:szCs w:val="24"/>
        </w:rPr>
        <w:t>需要注意的是，这里所说的</w:t>
      </w:r>
      <w:r w:rsidRPr="00B13CD3">
        <w:rPr>
          <w:sz w:val="24"/>
          <w:szCs w:val="24"/>
        </w:rPr>
        <w:t>CPU</w:t>
      </w:r>
      <w:r w:rsidRPr="00B13CD3">
        <w:rPr>
          <w:rFonts w:hAnsi="SimSun"/>
          <w:sz w:val="24"/>
          <w:szCs w:val="24"/>
        </w:rPr>
        <w:t>的负载应该是和</w:t>
      </w:r>
      <w:r w:rsidRPr="00B13CD3">
        <w:rPr>
          <w:sz w:val="24"/>
          <w:szCs w:val="24"/>
        </w:rPr>
        <w:t>CPU</w:t>
      </w:r>
      <w:r w:rsidRPr="00B13CD3">
        <w:rPr>
          <w:rFonts w:hAnsi="SimSun"/>
          <w:sz w:val="24"/>
          <w:szCs w:val="24"/>
        </w:rPr>
        <w:t>的工作频率相关的。</w:t>
      </w:r>
      <w:r w:rsidR="00401342" w:rsidRPr="00B13CD3">
        <w:rPr>
          <w:rFonts w:hAnsi="SimSun"/>
          <w:sz w:val="24"/>
          <w:szCs w:val="24"/>
        </w:rPr>
        <w:t>理论上</w:t>
      </w:r>
      <w:r w:rsidRPr="00B13CD3">
        <w:rPr>
          <w:rFonts w:hAnsi="SimSun"/>
          <w:sz w:val="24"/>
          <w:szCs w:val="24"/>
        </w:rPr>
        <w:t>同样一个任务在</w:t>
      </w:r>
      <w:r w:rsidR="00401342" w:rsidRPr="00B13CD3">
        <w:rPr>
          <w:sz w:val="24"/>
          <w:szCs w:val="24"/>
        </w:rPr>
        <w:t>CPU</w:t>
      </w:r>
      <w:r w:rsidR="00401342" w:rsidRPr="00B13CD3">
        <w:rPr>
          <w:rFonts w:hAnsi="SimSun"/>
          <w:sz w:val="24"/>
          <w:szCs w:val="24"/>
        </w:rPr>
        <w:t>频率提升一倍的情况下所需要的</w:t>
      </w:r>
      <w:r w:rsidR="00401342" w:rsidRPr="00B13CD3">
        <w:rPr>
          <w:sz w:val="24"/>
          <w:szCs w:val="24"/>
        </w:rPr>
        <w:t>CPU</w:t>
      </w:r>
      <w:r w:rsidR="00401342" w:rsidRPr="00B13CD3">
        <w:rPr>
          <w:rFonts w:hAnsi="SimSun"/>
          <w:sz w:val="24"/>
          <w:szCs w:val="24"/>
        </w:rPr>
        <w:t>时间是原先的一半。</w:t>
      </w:r>
      <w:r w:rsidR="00CF30CA" w:rsidRPr="00B13CD3">
        <w:rPr>
          <w:rFonts w:hAnsi="SimSun"/>
          <w:sz w:val="24"/>
          <w:szCs w:val="24"/>
        </w:rPr>
        <w:t>要实现</w:t>
      </w:r>
      <w:r w:rsidR="00401342" w:rsidRPr="00B13CD3">
        <w:rPr>
          <w:rFonts w:hAnsi="SimSun"/>
          <w:sz w:val="24"/>
          <w:szCs w:val="24"/>
        </w:rPr>
        <w:t>上面的平衡</w:t>
      </w:r>
      <w:r w:rsidR="00CF30CA" w:rsidRPr="00B13CD3">
        <w:rPr>
          <w:rFonts w:hAnsi="SimSun"/>
          <w:sz w:val="24"/>
          <w:szCs w:val="24"/>
        </w:rPr>
        <w:t>，就需要调度器不仅仅只是完成任务的调度，更是具有节能意识的</w:t>
      </w:r>
      <w:r w:rsidR="00577670" w:rsidRPr="00B13CD3">
        <w:rPr>
          <w:sz w:val="24"/>
          <w:szCs w:val="24"/>
        </w:rPr>
        <w:t>(Energy-Aware Scheduling</w:t>
      </w:r>
      <w:r w:rsidR="00902784">
        <w:rPr>
          <w:rFonts w:hint="eastAsia"/>
          <w:sz w:val="24"/>
          <w:szCs w:val="24"/>
        </w:rPr>
        <w:t>，</w:t>
      </w:r>
      <w:r w:rsidR="00577670" w:rsidRPr="00B13CD3">
        <w:rPr>
          <w:rFonts w:hAnsi="SimSun"/>
          <w:sz w:val="24"/>
          <w:szCs w:val="24"/>
        </w:rPr>
        <w:t>简称</w:t>
      </w:r>
      <w:r w:rsidR="00577670" w:rsidRPr="00B13CD3">
        <w:rPr>
          <w:sz w:val="24"/>
          <w:szCs w:val="24"/>
        </w:rPr>
        <w:t>EAS)</w:t>
      </w:r>
      <w:r w:rsidR="00CF30CA" w:rsidRPr="00B13CD3">
        <w:rPr>
          <w:rFonts w:hAnsi="SimSun"/>
          <w:sz w:val="24"/>
          <w:szCs w:val="24"/>
        </w:rPr>
        <w:t>。</w:t>
      </w:r>
    </w:p>
    <w:p w14:paraId="410D8717" w14:textId="77777777" w:rsidR="00B13CD3" w:rsidRPr="00B13CD3" w:rsidRDefault="00B13CD3" w:rsidP="00DA1A0C">
      <w:pPr>
        <w:rPr>
          <w:sz w:val="24"/>
          <w:szCs w:val="24"/>
        </w:rPr>
      </w:pPr>
    </w:p>
    <w:p w14:paraId="3F045878" w14:textId="77777777" w:rsidR="00DA1A0C" w:rsidRDefault="00DA1A0C" w:rsidP="00DA1A0C">
      <w:pPr>
        <w:ind w:rightChars="12" w:right="25" w:firstLine="0"/>
        <w:outlineLvl w:val="2"/>
        <w:rPr>
          <w:rFonts w:ascii="SimHei" w:eastAsia="SimHei" w:hAnsi="SimSun"/>
          <w:sz w:val="24"/>
        </w:rPr>
      </w:pPr>
      <w:bookmarkStart w:id="1099" w:name="_Toc471381668"/>
      <w:r w:rsidRPr="002A055A">
        <w:rPr>
          <w:rFonts w:ascii="SimHei" w:eastAsia="SimHei" w:hAnsi="SimSun" w:hint="eastAsia"/>
          <w:b/>
          <w:color w:val="339966"/>
          <w:sz w:val="24"/>
        </w:rPr>
        <w:t>2.</w:t>
      </w:r>
      <w:r>
        <w:rPr>
          <w:rFonts w:ascii="SimHei" w:eastAsia="SimHei" w:hAnsi="SimSun" w:hint="eastAsia"/>
          <w:b/>
          <w:color w:val="339966"/>
          <w:sz w:val="24"/>
        </w:rPr>
        <w:t>2</w:t>
      </w:r>
      <w:r w:rsidRPr="002A055A">
        <w:rPr>
          <w:rFonts w:ascii="SimHei" w:eastAsia="SimHei" w:hAnsi="SimSun" w:hint="eastAsia"/>
          <w:b/>
          <w:color w:val="339966"/>
          <w:sz w:val="24"/>
        </w:rPr>
        <w:t>.</w:t>
      </w:r>
      <w:r>
        <w:rPr>
          <w:rFonts w:ascii="SimHei" w:eastAsia="SimHei" w:hAnsi="SimSun" w:hint="eastAsia"/>
          <w:b/>
          <w:color w:val="339966"/>
          <w:sz w:val="24"/>
        </w:rPr>
        <w:t>2</w:t>
      </w:r>
      <w:r w:rsidRPr="003469EB">
        <w:rPr>
          <w:rFonts w:ascii="SimHei" w:eastAsia="SimHei" w:hAnsi="SimSun" w:hint="eastAsia"/>
          <w:sz w:val="24"/>
        </w:rPr>
        <w:t xml:space="preserve"> </w:t>
      </w:r>
      <w:r>
        <w:rPr>
          <w:rFonts w:ascii="SimHei" w:eastAsia="SimHei" w:hAnsi="SimSun" w:hint="eastAsia"/>
          <w:sz w:val="24"/>
        </w:rPr>
        <w:t>存在的问题</w:t>
      </w:r>
      <w:bookmarkEnd w:id="1099"/>
    </w:p>
    <w:p w14:paraId="24C2C8A4" w14:textId="77777777" w:rsidR="00467E71" w:rsidDel="00110D66" w:rsidRDefault="00A90D4B" w:rsidP="00110D66">
      <w:pPr>
        <w:rPr>
          <w:del w:id="1100" w:author="alling" w:date="2017-04-04T15:48:00Z"/>
          <w:sz w:val="24"/>
          <w:szCs w:val="24"/>
        </w:rPr>
      </w:pPr>
      <w:r w:rsidRPr="00110D66">
        <w:rPr>
          <w:rFonts w:hint="eastAsia"/>
          <w:sz w:val="24"/>
          <w:szCs w:val="24"/>
          <w:rPrChange w:id="1101" w:author="alling" w:date="2017-04-04T15:48:00Z">
            <w:rPr>
              <w:rFonts w:hAnsi="SimSun" w:hint="eastAsia"/>
              <w:sz w:val="24"/>
              <w:szCs w:val="24"/>
            </w:rPr>
          </w:rPrChange>
        </w:rPr>
        <w:t>（</w:t>
      </w:r>
      <w:r w:rsidRPr="00110D66">
        <w:rPr>
          <w:sz w:val="24"/>
          <w:szCs w:val="24"/>
          <w:rPrChange w:id="1102" w:author="alling" w:date="2017-04-04T15:48:00Z">
            <w:rPr>
              <w:rFonts w:hAnsi="SimSun"/>
              <w:sz w:val="24"/>
              <w:szCs w:val="24"/>
            </w:rPr>
          </w:rPrChange>
        </w:rPr>
        <w:t>1</w:t>
      </w:r>
      <w:r w:rsidRPr="00110D66">
        <w:rPr>
          <w:rFonts w:hint="eastAsia"/>
          <w:sz w:val="24"/>
          <w:szCs w:val="24"/>
          <w:rPrChange w:id="1103" w:author="alling" w:date="2017-04-04T15:48:00Z">
            <w:rPr>
              <w:rFonts w:hAnsi="SimSun" w:hint="eastAsia"/>
              <w:sz w:val="24"/>
              <w:szCs w:val="24"/>
            </w:rPr>
          </w:rPrChange>
        </w:rPr>
        <w:t>）</w:t>
      </w:r>
      <w:r w:rsidR="002903F5" w:rsidRPr="00110D66">
        <w:rPr>
          <w:sz w:val="24"/>
          <w:szCs w:val="24"/>
          <w:rPrChange w:id="1104" w:author="alling" w:date="2017-04-04T15:48:00Z">
            <w:rPr>
              <w:rFonts w:hAnsi="SimSun"/>
              <w:sz w:val="24"/>
              <w:szCs w:val="24"/>
            </w:rPr>
          </w:rPrChange>
        </w:rPr>
        <w:t>目前电源管理系统中第一个问题在于任务的调度和</w:t>
      </w:r>
      <w:r w:rsidR="002903F5" w:rsidRPr="00110D66">
        <w:rPr>
          <w:sz w:val="24"/>
          <w:szCs w:val="24"/>
        </w:rPr>
        <w:t>CPU</w:t>
      </w:r>
      <w:r w:rsidR="002903F5" w:rsidRPr="00110D66">
        <w:rPr>
          <w:sz w:val="24"/>
          <w:szCs w:val="24"/>
          <w:rPrChange w:id="1105" w:author="alling" w:date="2017-04-04T15:48:00Z">
            <w:rPr>
              <w:rFonts w:hAnsi="SimSun"/>
              <w:sz w:val="24"/>
              <w:szCs w:val="24"/>
            </w:rPr>
          </w:rPrChange>
        </w:rPr>
        <w:t>频率分别是由</w:t>
      </w:r>
      <w:r w:rsidR="002903F5" w:rsidRPr="00110D66">
        <w:rPr>
          <w:sz w:val="24"/>
          <w:szCs w:val="24"/>
        </w:rPr>
        <w:t>Linux</w:t>
      </w:r>
      <w:r w:rsidR="002903F5" w:rsidRPr="00110D66">
        <w:rPr>
          <w:sz w:val="24"/>
          <w:szCs w:val="24"/>
          <w:rPrChange w:id="1106" w:author="alling" w:date="2017-04-04T15:48:00Z">
            <w:rPr>
              <w:rFonts w:hAnsi="SimSun"/>
              <w:sz w:val="24"/>
              <w:szCs w:val="24"/>
            </w:rPr>
          </w:rPrChange>
        </w:rPr>
        <w:t>内核的调度器和</w:t>
      </w:r>
      <w:r w:rsidR="002903F5" w:rsidRPr="00110D66">
        <w:rPr>
          <w:sz w:val="24"/>
          <w:szCs w:val="24"/>
        </w:rPr>
        <w:t>CPUFreq</w:t>
      </w:r>
      <w:r w:rsidR="002903F5" w:rsidRPr="00110D66">
        <w:rPr>
          <w:sz w:val="24"/>
          <w:szCs w:val="24"/>
          <w:rPrChange w:id="1107" w:author="alling" w:date="2017-04-04T15:48:00Z">
            <w:rPr>
              <w:rFonts w:hAnsi="SimSun"/>
              <w:sz w:val="24"/>
              <w:szCs w:val="24"/>
            </w:rPr>
          </w:rPrChange>
        </w:rPr>
        <w:t>各自管理的，没有共享数据。</w:t>
      </w:r>
    </w:p>
    <w:p w14:paraId="5F97F545" w14:textId="77777777" w:rsidR="00110D66" w:rsidRPr="00110D66" w:rsidRDefault="00110D66" w:rsidP="002903F5">
      <w:pPr>
        <w:rPr>
          <w:ins w:id="1108" w:author="alling" w:date="2017-04-04T15:50:00Z"/>
          <w:sz w:val="24"/>
          <w:szCs w:val="24"/>
          <w:rPrChange w:id="1109" w:author="alling" w:date="2017-04-04T15:48:00Z">
            <w:rPr>
              <w:ins w:id="1110" w:author="alling" w:date="2017-04-04T15:50:00Z"/>
              <w:rFonts w:hAnsi="SimSun"/>
              <w:sz w:val="24"/>
              <w:szCs w:val="24"/>
            </w:rPr>
          </w:rPrChange>
        </w:rPr>
      </w:pPr>
    </w:p>
    <w:p w14:paraId="63A95306" w14:textId="77777777" w:rsidR="00631502" w:rsidRPr="00110D66" w:rsidRDefault="00631502" w:rsidP="00110D66">
      <w:pPr>
        <w:rPr>
          <w:sz w:val="24"/>
          <w:szCs w:val="24"/>
          <w:rPrChange w:id="1111" w:author="alling" w:date="2017-04-04T15:48:00Z">
            <w:rPr>
              <w:rFonts w:hAnsi="SimSun"/>
              <w:sz w:val="24"/>
              <w:szCs w:val="24"/>
            </w:rPr>
          </w:rPrChange>
        </w:rPr>
      </w:pPr>
      <w:r w:rsidRPr="00110D66">
        <w:rPr>
          <w:rFonts w:hint="eastAsia"/>
          <w:sz w:val="24"/>
          <w:szCs w:val="24"/>
          <w:rPrChange w:id="1112" w:author="alling" w:date="2017-04-04T15:48:00Z">
            <w:rPr>
              <w:rFonts w:hAnsi="SimSun" w:hint="eastAsia"/>
              <w:sz w:val="24"/>
              <w:szCs w:val="24"/>
            </w:rPr>
          </w:rPrChange>
        </w:rPr>
        <w:t>如</w:t>
      </w:r>
      <w:r w:rsidRPr="00110D66">
        <w:rPr>
          <w:sz w:val="24"/>
          <w:szCs w:val="24"/>
          <w:rPrChange w:id="1113" w:author="alling" w:date="2017-04-04T15:48:00Z">
            <w:rPr>
              <w:rFonts w:hAnsi="SimSun"/>
              <w:sz w:val="24"/>
              <w:szCs w:val="24"/>
            </w:rPr>
          </w:rPrChange>
        </w:rPr>
        <w:t>2.1.3</w:t>
      </w:r>
      <w:r w:rsidRPr="00110D66">
        <w:rPr>
          <w:rFonts w:hint="eastAsia"/>
          <w:sz w:val="24"/>
          <w:szCs w:val="24"/>
          <w:rPrChange w:id="1114" w:author="alling" w:date="2017-04-04T15:48:00Z">
            <w:rPr>
              <w:rFonts w:hAnsi="SimSun" w:hint="eastAsia"/>
              <w:sz w:val="24"/>
              <w:szCs w:val="24"/>
            </w:rPr>
          </w:rPrChange>
        </w:rPr>
        <w:t>节所描述，</w:t>
      </w:r>
      <w:del w:id="1115" w:author="alling" w:date="2017-04-04T15:48:00Z">
        <w:r w:rsidRPr="00110D66" w:rsidDel="00110D66">
          <w:rPr>
            <w:sz w:val="24"/>
            <w:szCs w:val="24"/>
            <w:rPrChange w:id="1116" w:author="alling" w:date="2017-04-04T15:48:00Z">
              <w:rPr>
                <w:rFonts w:hAnsi="SimSun"/>
                <w:sz w:val="24"/>
                <w:szCs w:val="24"/>
              </w:rPr>
            </w:rPrChange>
          </w:rPr>
          <w:delText xml:space="preserve"> </w:delText>
        </w:r>
      </w:del>
      <w:r w:rsidRPr="00110D66">
        <w:rPr>
          <w:sz w:val="24"/>
          <w:szCs w:val="24"/>
          <w:rPrChange w:id="1117" w:author="alling" w:date="2017-04-04T15:48:00Z">
            <w:rPr>
              <w:rFonts w:hAnsi="SimSun"/>
              <w:sz w:val="24"/>
              <w:szCs w:val="24"/>
            </w:rPr>
          </w:rPrChange>
        </w:rPr>
        <w:t>CPUFreq</w:t>
      </w:r>
      <w:r w:rsidRPr="00110D66">
        <w:rPr>
          <w:rFonts w:hint="eastAsia"/>
          <w:sz w:val="24"/>
          <w:szCs w:val="24"/>
          <w:rPrChange w:id="1118" w:author="alling" w:date="2017-04-04T15:48:00Z">
            <w:rPr>
              <w:rFonts w:hAnsi="SimSun" w:hint="eastAsia"/>
              <w:sz w:val="24"/>
              <w:szCs w:val="24"/>
            </w:rPr>
          </w:rPrChange>
        </w:rPr>
        <w:t>是通过各种插件形式的</w:t>
      </w:r>
      <w:r w:rsidR="001822D5" w:rsidRPr="00110D66">
        <w:rPr>
          <w:sz w:val="24"/>
          <w:szCs w:val="24"/>
          <w:rPrChange w:id="1119" w:author="alling" w:date="2017-04-04T15:48:00Z">
            <w:rPr>
              <w:rFonts w:hAnsi="SimSun"/>
              <w:sz w:val="24"/>
              <w:szCs w:val="24"/>
            </w:rPr>
          </w:rPrChange>
        </w:rPr>
        <w:t>Governor</w:t>
      </w:r>
      <w:r w:rsidRPr="00110D66">
        <w:rPr>
          <w:rFonts w:hint="eastAsia"/>
          <w:sz w:val="24"/>
          <w:szCs w:val="24"/>
          <w:rPrChange w:id="1120" w:author="alling" w:date="2017-04-04T15:48:00Z">
            <w:rPr>
              <w:rFonts w:hAnsi="SimSun" w:hint="eastAsia"/>
              <w:sz w:val="24"/>
              <w:szCs w:val="24"/>
            </w:rPr>
          </w:rPrChange>
        </w:rPr>
        <w:t>工作的。而目前常见的</w:t>
      </w:r>
      <w:r w:rsidR="001822D5" w:rsidRPr="00110D66">
        <w:rPr>
          <w:sz w:val="24"/>
          <w:szCs w:val="24"/>
          <w:rPrChange w:id="1121" w:author="alling" w:date="2017-04-04T15:48:00Z">
            <w:rPr>
              <w:rFonts w:hAnsi="SimSun"/>
              <w:sz w:val="24"/>
              <w:szCs w:val="24"/>
            </w:rPr>
          </w:rPrChange>
        </w:rPr>
        <w:t>Governor</w:t>
      </w:r>
      <w:r w:rsidRPr="00110D66">
        <w:rPr>
          <w:rFonts w:hint="eastAsia"/>
          <w:sz w:val="24"/>
          <w:szCs w:val="24"/>
          <w:rPrChange w:id="1122" w:author="alling" w:date="2017-04-04T15:48:00Z">
            <w:rPr>
              <w:rFonts w:hAnsi="SimSun" w:hint="eastAsia"/>
              <w:sz w:val="24"/>
              <w:szCs w:val="24"/>
            </w:rPr>
          </w:rPrChange>
        </w:rPr>
        <w:t>都是通过基于对</w:t>
      </w:r>
      <w:r w:rsidRPr="00110D66">
        <w:rPr>
          <w:sz w:val="24"/>
          <w:szCs w:val="24"/>
          <w:rPrChange w:id="1123" w:author="alling" w:date="2017-04-04T15:48:00Z">
            <w:rPr>
              <w:rFonts w:hAnsi="SimSun"/>
              <w:sz w:val="24"/>
              <w:szCs w:val="24"/>
            </w:rPr>
          </w:rPrChange>
        </w:rPr>
        <w:t>CPU</w:t>
      </w:r>
      <w:r w:rsidRPr="00110D66">
        <w:rPr>
          <w:rFonts w:hint="eastAsia"/>
          <w:sz w:val="24"/>
          <w:szCs w:val="24"/>
          <w:rPrChange w:id="1124" w:author="alling" w:date="2017-04-04T15:48:00Z">
            <w:rPr>
              <w:rFonts w:hAnsi="SimSun" w:hint="eastAsia"/>
              <w:sz w:val="24"/>
              <w:szCs w:val="24"/>
            </w:rPr>
          </w:rPrChange>
        </w:rPr>
        <w:t>忙碌时间的采样来决定下一步</w:t>
      </w:r>
      <w:r w:rsidRPr="00110D66">
        <w:rPr>
          <w:sz w:val="24"/>
          <w:szCs w:val="24"/>
          <w:rPrChange w:id="1125" w:author="alling" w:date="2017-04-04T15:48:00Z">
            <w:rPr>
              <w:rFonts w:hAnsi="SimSun"/>
              <w:sz w:val="24"/>
              <w:szCs w:val="24"/>
            </w:rPr>
          </w:rPrChange>
        </w:rPr>
        <w:t>CPU</w:t>
      </w:r>
      <w:r w:rsidRPr="00110D66">
        <w:rPr>
          <w:rFonts w:hint="eastAsia"/>
          <w:sz w:val="24"/>
          <w:szCs w:val="24"/>
          <w:rPrChange w:id="1126" w:author="alling" w:date="2017-04-04T15:48:00Z">
            <w:rPr>
              <w:rFonts w:hAnsi="SimSun" w:hint="eastAsia"/>
              <w:sz w:val="24"/>
              <w:szCs w:val="24"/>
            </w:rPr>
          </w:rPrChange>
        </w:rPr>
        <w:t>频率的调整。</w:t>
      </w:r>
      <w:r w:rsidR="001822D5" w:rsidRPr="00110D66">
        <w:rPr>
          <w:rFonts w:hint="eastAsia"/>
          <w:sz w:val="24"/>
          <w:szCs w:val="24"/>
          <w:rPrChange w:id="1127" w:author="alling" w:date="2017-04-04T15:48:00Z">
            <w:rPr>
              <w:rFonts w:hAnsi="SimSun" w:hint="eastAsia"/>
              <w:sz w:val="24"/>
              <w:szCs w:val="24"/>
            </w:rPr>
          </w:rPrChange>
        </w:rPr>
        <w:t>这样的方法在某些情况下会造成不正确的频率调整。</w:t>
      </w:r>
    </w:p>
    <w:p w14:paraId="71E2E9CA" w14:textId="77777777" w:rsidR="001822D5" w:rsidRDefault="001822D5" w:rsidP="002903F5">
      <w:pPr>
        <w:rPr>
          <w:rFonts w:hAnsi="SimSun"/>
          <w:sz w:val="24"/>
          <w:szCs w:val="24"/>
        </w:rPr>
      </w:pPr>
      <w:r w:rsidRPr="00110D66">
        <w:rPr>
          <w:rFonts w:hint="eastAsia"/>
          <w:sz w:val="24"/>
          <w:szCs w:val="24"/>
          <w:rPrChange w:id="1128" w:author="alling" w:date="2017-04-04T15:48:00Z">
            <w:rPr>
              <w:rFonts w:hAnsi="SimSun" w:hint="eastAsia"/>
              <w:sz w:val="24"/>
              <w:szCs w:val="24"/>
            </w:rPr>
          </w:rPrChange>
        </w:rPr>
        <w:t>例如，</w:t>
      </w:r>
      <w:r w:rsidRPr="00110D66">
        <w:rPr>
          <w:sz w:val="24"/>
          <w:szCs w:val="24"/>
          <w:rPrChange w:id="1129" w:author="alling" w:date="2017-04-04T15:48:00Z">
            <w:rPr>
              <w:rFonts w:hAnsi="SimSun"/>
              <w:sz w:val="24"/>
              <w:szCs w:val="24"/>
            </w:rPr>
          </w:rPrChange>
        </w:rPr>
        <w:t>CPU</w:t>
      </w:r>
      <w:r w:rsidRPr="00110D66">
        <w:rPr>
          <w:rFonts w:hint="eastAsia"/>
          <w:sz w:val="24"/>
          <w:szCs w:val="24"/>
          <w:rPrChange w:id="1130" w:author="alling" w:date="2017-04-04T15:48:00Z">
            <w:rPr>
              <w:rFonts w:hAnsi="SimSun" w:hint="eastAsia"/>
              <w:sz w:val="24"/>
              <w:szCs w:val="24"/>
            </w:rPr>
          </w:rPrChange>
        </w:rPr>
        <w:t>的最小频率</w:t>
      </w:r>
      <w:r w:rsidRPr="00110D66">
        <w:rPr>
          <w:sz w:val="24"/>
          <w:szCs w:val="24"/>
          <w:rPrChange w:id="1131" w:author="alling" w:date="2017-04-04T15:48:00Z">
            <w:rPr>
              <w:rFonts w:hAnsi="SimSun"/>
              <w:sz w:val="24"/>
              <w:szCs w:val="24"/>
            </w:rPr>
          </w:rPrChange>
        </w:rPr>
        <w:t>f</w:t>
      </w:r>
      <w:r w:rsidRPr="00110D66">
        <w:rPr>
          <w:sz w:val="24"/>
          <w:szCs w:val="24"/>
          <w:vertAlign w:val="subscript"/>
          <w:rPrChange w:id="1132" w:author="alling" w:date="2017-04-04T15:48:00Z">
            <w:rPr>
              <w:rFonts w:hAnsi="SimSun"/>
              <w:sz w:val="24"/>
              <w:szCs w:val="24"/>
              <w:vertAlign w:val="subscript"/>
            </w:rPr>
          </w:rPrChange>
        </w:rPr>
        <w:t>min</w:t>
      </w:r>
      <w:r w:rsidRPr="00110D66">
        <w:rPr>
          <w:sz w:val="24"/>
          <w:szCs w:val="24"/>
          <w:rPrChange w:id="1133" w:author="alling" w:date="2017-04-04T15:48:00Z">
            <w:rPr>
              <w:rFonts w:hAnsi="SimSun"/>
              <w:sz w:val="24"/>
              <w:szCs w:val="24"/>
            </w:rPr>
          </w:rPrChange>
        </w:rPr>
        <w:t xml:space="preserve">=100MHz, </w:t>
      </w:r>
      <w:r w:rsidRPr="00110D66">
        <w:rPr>
          <w:rFonts w:hint="eastAsia"/>
          <w:sz w:val="24"/>
          <w:szCs w:val="24"/>
          <w:rPrChange w:id="1134" w:author="alling" w:date="2017-04-04T15:48:00Z">
            <w:rPr>
              <w:rFonts w:hAnsi="SimSun" w:hint="eastAsia"/>
              <w:sz w:val="24"/>
              <w:szCs w:val="24"/>
            </w:rPr>
          </w:rPrChange>
        </w:rPr>
        <w:t>最大频率</w:t>
      </w:r>
      <w:r w:rsidRPr="00110D66">
        <w:rPr>
          <w:sz w:val="24"/>
          <w:szCs w:val="24"/>
          <w:rPrChange w:id="1135" w:author="alling" w:date="2017-04-04T15:48:00Z">
            <w:rPr>
              <w:rFonts w:hAnsi="SimSun"/>
              <w:sz w:val="24"/>
              <w:szCs w:val="24"/>
            </w:rPr>
          </w:rPrChange>
        </w:rPr>
        <w:t>f</w:t>
      </w:r>
      <w:r w:rsidRPr="00110D66">
        <w:rPr>
          <w:sz w:val="24"/>
          <w:szCs w:val="24"/>
          <w:vertAlign w:val="subscript"/>
          <w:rPrChange w:id="1136" w:author="alling" w:date="2017-04-04T15:48:00Z">
            <w:rPr>
              <w:rFonts w:hAnsi="SimSun"/>
              <w:sz w:val="24"/>
              <w:szCs w:val="24"/>
              <w:vertAlign w:val="subscript"/>
            </w:rPr>
          </w:rPrChange>
        </w:rPr>
        <w:t>max</w:t>
      </w:r>
      <w:r w:rsidRPr="00110D66">
        <w:rPr>
          <w:sz w:val="24"/>
          <w:szCs w:val="24"/>
          <w:rPrChange w:id="1137" w:author="alling" w:date="2017-04-04T15:48:00Z">
            <w:rPr>
              <w:rFonts w:hAnsi="SimSun"/>
              <w:sz w:val="24"/>
              <w:szCs w:val="24"/>
            </w:rPr>
          </w:rPrChange>
        </w:rPr>
        <w:t>=1000MHz, Governor</w:t>
      </w:r>
      <w:r w:rsidRPr="00110D66">
        <w:rPr>
          <w:rFonts w:hint="eastAsia"/>
          <w:sz w:val="24"/>
          <w:szCs w:val="24"/>
          <w:rPrChange w:id="1138" w:author="alling" w:date="2017-04-04T15:48:00Z">
            <w:rPr>
              <w:rFonts w:hAnsi="SimSun" w:hint="eastAsia"/>
              <w:sz w:val="24"/>
              <w:szCs w:val="24"/>
            </w:rPr>
          </w:rPrChange>
        </w:rPr>
        <w:t>的策略是下一步</w:t>
      </w:r>
      <w:r w:rsidRPr="00110D66">
        <w:rPr>
          <w:sz w:val="24"/>
          <w:szCs w:val="24"/>
          <w:rPrChange w:id="1139" w:author="alling" w:date="2017-04-04T15:48:00Z">
            <w:rPr>
              <w:rFonts w:hAnsi="SimSun"/>
              <w:sz w:val="24"/>
              <w:szCs w:val="24"/>
            </w:rPr>
          </w:rPrChange>
        </w:rPr>
        <w:t>CPU</w:t>
      </w:r>
      <w:r w:rsidRPr="00110D66">
        <w:rPr>
          <w:rFonts w:hint="eastAsia"/>
          <w:sz w:val="24"/>
          <w:szCs w:val="24"/>
          <w:rPrChange w:id="1140" w:author="alling" w:date="2017-04-04T15:48:00Z">
            <w:rPr>
              <w:rFonts w:hAnsi="SimSun" w:hint="eastAsia"/>
              <w:sz w:val="24"/>
              <w:szCs w:val="24"/>
            </w:rPr>
          </w:rPrChange>
        </w:rPr>
        <w:t>的频率</w:t>
      </w:r>
      <w:r w:rsidRPr="00110D66">
        <w:rPr>
          <w:sz w:val="24"/>
          <w:szCs w:val="24"/>
          <w:rPrChange w:id="1141" w:author="alling" w:date="2017-04-04T15:48:00Z">
            <w:rPr>
              <w:rFonts w:hAnsi="SimSun"/>
              <w:sz w:val="24"/>
              <w:szCs w:val="24"/>
            </w:rPr>
          </w:rPrChange>
        </w:rPr>
        <w:t>f=util * f</w:t>
      </w:r>
      <w:r w:rsidRPr="00110D66">
        <w:rPr>
          <w:sz w:val="24"/>
          <w:szCs w:val="24"/>
          <w:vertAlign w:val="subscript"/>
          <w:rPrChange w:id="1142" w:author="alling" w:date="2017-04-04T15:48:00Z">
            <w:rPr>
              <w:rFonts w:hAnsi="SimSun"/>
              <w:sz w:val="24"/>
              <w:szCs w:val="24"/>
              <w:vertAlign w:val="subscript"/>
            </w:rPr>
          </w:rPrChange>
        </w:rPr>
        <w:t>max</w:t>
      </w:r>
      <w:r w:rsidRPr="00110D66">
        <w:rPr>
          <w:sz w:val="24"/>
          <w:szCs w:val="24"/>
          <w:rPrChange w:id="1143" w:author="alling" w:date="2017-04-04T15:48:00Z">
            <w:rPr>
              <w:rFonts w:hAnsi="SimSun"/>
              <w:sz w:val="24"/>
              <w:szCs w:val="24"/>
            </w:rPr>
          </w:rPrChange>
        </w:rPr>
        <w:t>+f</w:t>
      </w:r>
      <w:r w:rsidRPr="00110D66">
        <w:rPr>
          <w:sz w:val="24"/>
          <w:szCs w:val="24"/>
          <w:vertAlign w:val="subscript"/>
          <w:rPrChange w:id="1144" w:author="alling" w:date="2017-04-04T15:48:00Z">
            <w:rPr>
              <w:rFonts w:hAnsi="SimSun"/>
              <w:sz w:val="24"/>
              <w:szCs w:val="24"/>
              <w:vertAlign w:val="subscript"/>
            </w:rPr>
          </w:rPrChange>
        </w:rPr>
        <w:t>min</w:t>
      </w:r>
      <w:r w:rsidRPr="00110D66">
        <w:rPr>
          <w:sz w:val="24"/>
          <w:szCs w:val="24"/>
          <w:rPrChange w:id="1145" w:author="alling" w:date="2017-04-04T15:48:00Z">
            <w:rPr>
              <w:rFonts w:hAnsi="SimSun"/>
              <w:sz w:val="24"/>
              <w:szCs w:val="24"/>
            </w:rPr>
          </w:rPrChange>
        </w:rPr>
        <w:t xml:space="preserve">, </w:t>
      </w:r>
      <w:r w:rsidRPr="00110D66">
        <w:rPr>
          <w:rFonts w:hint="eastAsia"/>
          <w:sz w:val="24"/>
          <w:szCs w:val="24"/>
          <w:rPrChange w:id="1146" w:author="alling" w:date="2017-04-04T15:48:00Z">
            <w:rPr>
              <w:rFonts w:hAnsi="SimSun" w:hint="eastAsia"/>
              <w:sz w:val="24"/>
              <w:szCs w:val="24"/>
            </w:rPr>
          </w:rPrChange>
        </w:rPr>
        <w:t>其中</w:t>
      </w:r>
      <w:r w:rsidRPr="00110D66">
        <w:rPr>
          <w:sz w:val="24"/>
          <w:szCs w:val="24"/>
          <w:rPrChange w:id="1147" w:author="alling" w:date="2017-04-04T15:48:00Z">
            <w:rPr>
              <w:rFonts w:hAnsi="SimSun"/>
              <w:sz w:val="24"/>
              <w:szCs w:val="24"/>
            </w:rPr>
          </w:rPrChange>
        </w:rPr>
        <w:t>util</w:t>
      </w:r>
      <w:r w:rsidRPr="00110D66">
        <w:rPr>
          <w:rFonts w:hint="eastAsia"/>
          <w:sz w:val="24"/>
          <w:szCs w:val="24"/>
          <w:rPrChange w:id="1148" w:author="alling" w:date="2017-04-04T15:48:00Z">
            <w:rPr>
              <w:rFonts w:hAnsi="SimSun" w:hint="eastAsia"/>
              <w:sz w:val="24"/>
              <w:szCs w:val="24"/>
            </w:rPr>
          </w:rPrChange>
        </w:rPr>
        <w:t>为</w:t>
      </w:r>
      <w:r w:rsidR="001052B9" w:rsidRPr="00110D66">
        <w:rPr>
          <w:rFonts w:hint="eastAsia"/>
          <w:sz w:val="24"/>
          <w:szCs w:val="24"/>
          <w:rPrChange w:id="1149" w:author="alling" w:date="2017-04-04T15:48:00Z">
            <w:rPr>
              <w:rFonts w:hAnsi="SimSun" w:hint="eastAsia"/>
              <w:sz w:val="24"/>
              <w:szCs w:val="24"/>
            </w:rPr>
          </w:rPrChange>
        </w:rPr>
        <w:t>上</w:t>
      </w:r>
      <w:r w:rsidRPr="00110D66">
        <w:rPr>
          <w:rFonts w:hint="eastAsia"/>
          <w:sz w:val="24"/>
          <w:szCs w:val="24"/>
          <w:rPrChange w:id="1150" w:author="alling" w:date="2017-04-04T15:48:00Z">
            <w:rPr>
              <w:rFonts w:hAnsi="SimSun" w:hint="eastAsia"/>
              <w:sz w:val="24"/>
              <w:szCs w:val="24"/>
            </w:rPr>
          </w:rPrChange>
        </w:rPr>
        <w:t>一个采样周期内</w:t>
      </w:r>
      <w:r w:rsidRPr="00110D66">
        <w:rPr>
          <w:sz w:val="24"/>
          <w:szCs w:val="24"/>
          <w:rPrChange w:id="1151" w:author="alling" w:date="2017-04-04T15:48:00Z">
            <w:rPr>
              <w:rFonts w:hAnsi="SimSun"/>
              <w:sz w:val="24"/>
              <w:szCs w:val="24"/>
            </w:rPr>
          </w:rPrChange>
        </w:rPr>
        <w:t>CPU</w:t>
      </w:r>
      <w:r>
        <w:rPr>
          <w:rFonts w:hAnsi="SimSun" w:hint="eastAsia"/>
          <w:sz w:val="24"/>
          <w:szCs w:val="24"/>
        </w:rPr>
        <w:t>忙碌时间的百分比。</w:t>
      </w:r>
      <w:r w:rsidR="001052B9">
        <w:rPr>
          <w:rFonts w:hAnsi="SimSun" w:hint="eastAsia"/>
          <w:sz w:val="24"/>
          <w:szCs w:val="24"/>
        </w:rPr>
        <w:t>图</w:t>
      </w:r>
      <w:r w:rsidR="001052B9">
        <w:rPr>
          <w:rFonts w:hAnsi="SimSun" w:hint="eastAsia"/>
          <w:sz w:val="24"/>
          <w:szCs w:val="24"/>
        </w:rPr>
        <w:t>2-2</w:t>
      </w:r>
      <w:r w:rsidR="001052B9">
        <w:rPr>
          <w:rFonts w:hAnsi="SimSun" w:hint="eastAsia"/>
          <w:sz w:val="24"/>
          <w:szCs w:val="24"/>
        </w:rPr>
        <w:t>显示了一个在</w:t>
      </w:r>
      <w:r w:rsidR="001052B9">
        <w:rPr>
          <w:rFonts w:hAnsi="SimSun" w:hint="eastAsia"/>
          <w:sz w:val="24"/>
          <w:szCs w:val="24"/>
        </w:rPr>
        <w:t>8</w:t>
      </w:r>
      <w:r w:rsidR="001052B9">
        <w:rPr>
          <w:rFonts w:hAnsi="SimSun" w:hint="eastAsia"/>
          <w:sz w:val="24"/>
          <w:szCs w:val="24"/>
        </w:rPr>
        <w:t>个采样周期内的</w:t>
      </w:r>
      <w:r w:rsidR="001052B9">
        <w:rPr>
          <w:rFonts w:hAnsi="SimSun" w:hint="eastAsia"/>
          <w:sz w:val="24"/>
          <w:szCs w:val="24"/>
        </w:rPr>
        <w:t>CPU</w:t>
      </w:r>
      <w:r w:rsidR="001052B9">
        <w:rPr>
          <w:rFonts w:hAnsi="SimSun" w:hint="eastAsia"/>
          <w:sz w:val="24"/>
          <w:szCs w:val="24"/>
        </w:rPr>
        <w:t>频率调整过程。</w:t>
      </w:r>
    </w:p>
    <w:p w14:paraId="292FD7B4" w14:textId="77777777" w:rsidR="001822D5" w:rsidRDefault="001822D5" w:rsidP="002903F5">
      <w:pPr>
        <w:rPr>
          <w:rFonts w:hAnsi="SimSun"/>
          <w:sz w:val="24"/>
          <w:szCs w:val="24"/>
        </w:rPr>
      </w:pPr>
      <w:r>
        <w:rPr>
          <w:rFonts w:hAnsi="SimSun" w:hint="eastAsia"/>
          <w:noProof/>
          <w:snapToGrid/>
          <w:sz w:val="24"/>
          <w:szCs w:val="24"/>
        </w:rPr>
        <w:drawing>
          <wp:inline distT="0" distB="0" distL="0" distR="0" wp14:anchorId="5E28BB79" wp14:editId="5BACFAFB">
            <wp:extent cx="5262880" cy="20574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262880" cy="2057400"/>
                    </a:xfrm>
                    <a:prstGeom prst="rect">
                      <a:avLst/>
                    </a:prstGeom>
                    <a:noFill/>
                    <a:ln w="9525">
                      <a:noFill/>
                      <a:miter lim="800000"/>
                      <a:headEnd/>
                      <a:tailEnd/>
                    </a:ln>
                  </pic:spPr>
                </pic:pic>
              </a:graphicData>
            </a:graphic>
          </wp:inline>
        </w:drawing>
      </w:r>
    </w:p>
    <w:p w14:paraId="2B72EED5" w14:textId="77777777" w:rsidR="00ED6D65" w:rsidRPr="000D2630" w:rsidRDefault="00ED6D65" w:rsidP="00ED6D65">
      <w:pPr>
        <w:pStyle w:val="af2"/>
        <w:jc w:val="center"/>
        <w:rPr>
          <w:rFonts w:ascii="Times New Roman" w:eastAsia="KaiTi" w:hAnsi="Times New Roman"/>
          <w:sz w:val="21"/>
          <w:szCs w:val="21"/>
          <w:rPrChange w:id="1152" w:author="Ling, Alex" w:date="2017-06-04T11:31:00Z">
            <w:rPr>
              <w:rFonts w:ascii="KaiTi_GB2312" w:eastAsia="KaiTi_GB2312" w:hAnsi="KaiTi_GB2312"/>
              <w:sz w:val="21"/>
              <w:szCs w:val="21"/>
            </w:rPr>
          </w:rPrChange>
        </w:rPr>
      </w:pPr>
      <w:r w:rsidRPr="000D2630">
        <w:rPr>
          <w:rFonts w:ascii="Times New Roman" w:eastAsia="KaiTi" w:hAnsi="Times New Roman" w:hint="eastAsia"/>
          <w:sz w:val="21"/>
          <w:szCs w:val="21"/>
          <w:rPrChange w:id="1153" w:author="Ling, Alex" w:date="2017-06-04T11:31:00Z">
            <w:rPr>
              <w:rFonts w:ascii="KaiTi_GB2312" w:eastAsia="KaiTi_GB2312" w:hAnsi="KaiTi_GB2312" w:hint="eastAsia"/>
              <w:sz w:val="21"/>
              <w:szCs w:val="21"/>
            </w:rPr>
          </w:rPrChange>
        </w:rPr>
        <w:t>图</w:t>
      </w:r>
      <w:r w:rsidRPr="000D2630">
        <w:rPr>
          <w:rFonts w:ascii="Times New Roman" w:eastAsia="KaiTi" w:hAnsi="Times New Roman"/>
          <w:sz w:val="21"/>
          <w:szCs w:val="21"/>
          <w:rPrChange w:id="1154" w:author="Ling, Alex" w:date="2017-06-04T11:31:00Z">
            <w:rPr>
              <w:rFonts w:ascii="KaiTi_GB2312" w:eastAsia="KaiTi_GB2312" w:hAnsi="KaiTi_GB2312"/>
              <w:sz w:val="21"/>
              <w:szCs w:val="21"/>
            </w:rPr>
          </w:rPrChange>
        </w:rPr>
        <w:t xml:space="preserve"> 2-2 </w:t>
      </w:r>
      <w:r w:rsidRPr="000D2630">
        <w:rPr>
          <w:rFonts w:ascii="Times New Roman" w:eastAsia="KaiTi" w:hAnsi="Times New Roman" w:hint="eastAsia"/>
          <w:sz w:val="21"/>
          <w:szCs w:val="21"/>
          <w:rPrChange w:id="1155" w:author="Ling, Alex" w:date="2017-06-04T11:31:00Z">
            <w:rPr>
              <w:rFonts w:ascii="KaiTi_GB2312" w:eastAsia="KaiTi_GB2312" w:hAnsi="KaiTi_GB2312" w:hint="eastAsia"/>
              <w:sz w:val="21"/>
              <w:szCs w:val="21"/>
            </w:rPr>
          </w:rPrChange>
        </w:rPr>
        <w:t>基于采样的</w:t>
      </w:r>
      <w:r w:rsidRPr="000D2630">
        <w:rPr>
          <w:rFonts w:ascii="Times New Roman" w:eastAsia="KaiTi" w:hAnsi="Times New Roman"/>
          <w:sz w:val="21"/>
          <w:szCs w:val="21"/>
          <w:rPrChange w:id="1156" w:author="Ling, Alex" w:date="2017-06-04T11:31:00Z">
            <w:rPr>
              <w:rFonts w:ascii="KaiTi_GB2312" w:eastAsia="KaiTi_GB2312" w:hAnsi="KaiTi_GB2312"/>
              <w:sz w:val="21"/>
              <w:szCs w:val="21"/>
            </w:rPr>
          </w:rPrChange>
        </w:rPr>
        <w:t>CPU</w:t>
      </w:r>
      <w:r w:rsidRPr="000D2630">
        <w:rPr>
          <w:rFonts w:ascii="Times New Roman" w:eastAsia="KaiTi" w:hAnsi="Times New Roman" w:hint="eastAsia"/>
          <w:sz w:val="21"/>
          <w:szCs w:val="21"/>
          <w:rPrChange w:id="1157" w:author="Ling, Alex" w:date="2017-06-04T11:31:00Z">
            <w:rPr>
              <w:rFonts w:ascii="KaiTi_GB2312" w:eastAsia="KaiTi_GB2312" w:hAnsi="KaiTi_GB2312" w:hint="eastAsia"/>
              <w:sz w:val="21"/>
              <w:szCs w:val="21"/>
            </w:rPr>
          </w:rPrChange>
        </w:rPr>
        <w:t>频率调整的问题</w:t>
      </w:r>
    </w:p>
    <w:p w14:paraId="73411E11" w14:textId="77777777" w:rsidR="00ED6D65" w:rsidRPr="000D2630" w:rsidRDefault="00ED6D65" w:rsidP="00ED6D65">
      <w:pPr>
        <w:pStyle w:val="af2"/>
        <w:jc w:val="center"/>
        <w:rPr>
          <w:rFonts w:ascii="Times New Roman" w:eastAsia="KaiTi" w:hAnsi="Times New Roman"/>
          <w:sz w:val="21"/>
          <w:szCs w:val="21"/>
          <w:vertAlign w:val="superscript"/>
          <w:rPrChange w:id="1158" w:author="Ling, Alex" w:date="2017-06-04T11:31:00Z">
            <w:rPr>
              <w:vertAlign w:val="superscript"/>
            </w:rPr>
          </w:rPrChange>
        </w:rPr>
      </w:pPr>
      <w:r w:rsidRPr="000D2630">
        <w:rPr>
          <w:rFonts w:ascii="Times New Roman" w:eastAsia="KaiTi" w:hAnsi="Times New Roman"/>
          <w:sz w:val="21"/>
          <w:szCs w:val="21"/>
          <w:rPrChange w:id="1159" w:author="Ling, Alex" w:date="2017-06-04T11:31:00Z">
            <w:rPr>
              <w:rFonts w:ascii="Times New Roman" w:hAnsi="Times New Roman"/>
              <w:sz w:val="21"/>
              <w:szCs w:val="21"/>
            </w:rPr>
          </w:rPrChange>
        </w:rPr>
        <w:t>Figure 2-</w:t>
      </w:r>
      <w:r w:rsidR="00F73C41" w:rsidRPr="000D2630">
        <w:rPr>
          <w:rFonts w:ascii="Times New Roman" w:eastAsia="KaiTi" w:hAnsi="Times New Roman"/>
          <w:sz w:val="21"/>
          <w:szCs w:val="21"/>
          <w:rPrChange w:id="1160" w:author="Ling, Alex" w:date="2017-06-04T11:31:00Z">
            <w:rPr>
              <w:rFonts w:ascii="Times New Roman" w:hAnsi="Times New Roman"/>
              <w:sz w:val="21"/>
              <w:szCs w:val="21"/>
            </w:rPr>
          </w:rPrChange>
        </w:rPr>
        <w:t>2</w:t>
      </w:r>
      <w:r w:rsidRPr="000D2630">
        <w:rPr>
          <w:rFonts w:ascii="Times New Roman" w:eastAsia="KaiTi" w:hAnsi="Times New Roman"/>
          <w:sz w:val="21"/>
          <w:szCs w:val="21"/>
          <w:rPrChange w:id="1161" w:author="Ling, Alex" w:date="2017-06-04T11:31:00Z">
            <w:rPr>
              <w:rFonts w:ascii="Times New Roman" w:hAnsi="Times New Roman"/>
              <w:sz w:val="21"/>
              <w:szCs w:val="21"/>
            </w:rPr>
          </w:rPrChange>
        </w:rPr>
        <w:t xml:space="preserve"> </w:t>
      </w:r>
      <w:r w:rsidR="001052B9" w:rsidRPr="000D2630">
        <w:rPr>
          <w:rFonts w:ascii="Times New Roman" w:eastAsia="KaiTi" w:hAnsi="Times New Roman"/>
          <w:sz w:val="21"/>
          <w:szCs w:val="21"/>
          <w:rPrChange w:id="1162" w:author="Ling, Alex" w:date="2017-06-04T11:31:00Z">
            <w:rPr>
              <w:rFonts w:ascii="Times New Roman" w:hAnsi="Times New Roman"/>
              <w:sz w:val="21"/>
              <w:szCs w:val="21"/>
            </w:rPr>
          </w:rPrChange>
        </w:rPr>
        <w:t>Problem with sampling based CPU frequency adjustment</w:t>
      </w:r>
    </w:p>
    <w:p w14:paraId="242B7753" w14:textId="77777777" w:rsidR="00ED6D65" w:rsidRPr="00110D66" w:rsidRDefault="0087763E" w:rsidP="00ED6D65">
      <w:pPr>
        <w:rPr>
          <w:sz w:val="24"/>
          <w:szCs w:val="24"/>
          <w:rPrChange w:id="1163" w:author="alling" w:date="2017-04-04T15:48:00Z">
            <w:rPr>
              <w:rFonts w:asciiTheme="minorEastAsia" w:eastAsiaTheme="minorEastAsia" w:hAnsiTheme="minorEastAsia"/>
              <w:sz w:val="24"/>
              <w:szCs w:val="24"/>
            </w:rPr>
          </w:rPrChange>
        </w:rPr>
      </w:pPr>
      <w:r w:rsidRPr="00110D66">
        <w:rPr>
          <w:rFonts w:hAnsi="SimSun" w:hint="eastAsia"/>
          <w:sz w:val="24"/>
          <w:szCs w:val="24"/>
          <w:rPrChange w:id="1164" w:author="alling" w:date="2017-04-04T15:48:00Z">
            <w:rPr>
              <w:rFonts w:asciiTheme="minorEastAsia" w:eastAsiaTheme="minorEastAsia" w:hAnsiTheme="minorEastAsia" w:hint="eastAsia"/>
              <w:sz w:val="24"/>
              <w:szCs w:val="24"/>
            </w:rPr>
          </w:rPrChange>
        </w:rPr>
        <w:t>从图</w:t>
      </w:r>
      <w:r w:rsidR="00A90D4B" w:rsidRPr="00110D66">
        <w:rPr>
          <w:rFonts w:hAnsi="SimSun" w:hint="eastAsia"/>
          <w:sz w:val="24"/>
          <w:szCs w:val="24"/>
          <w:rPrChange w:id="1165" w:author="alling" w:date="2017-04-04T15:48:00Z">
            <w:rPr>
              <w:rFonts w:asciiTheme="minorEastAsia" w:eastAsiaTheme="minorEastAsia" w:hAnsiTheme="minorEastAsia" w:hint="eastAsia"/>
              <w:sz w:val="24"/>
              <w:szCs w:val="24"/>
            </w:rPr>
          </w:rPrChange>
        </w:rPr>
        <w:t>中</w:t>
      </w:r>
      <w:r w:rsidRPr="00110D66">
        <w:rPr>
          <w:rFonts w:hAnsi="SimSun" w:hint="eastAsia"/>
          <w:sz w:val="24"/>
          <w:szCs w:val="24"/>
          <w:rPrChange w:id="1166" w:author="alling" w:date="2017-04-04T15:48:00Z">
            <w:rPr>
              <w:rFonts w:asciiTheme="minorEastAsia" w:eastAsiaTheme="minorEastAsia" w:hAnsiTheme="minorEastAsia" w:hint="eastAsia"/>
              <w:sz w:val="24"/>
              <w:szCs w:val="24"/>
            </w:rPr>
          </w:rPrChange>
        </w:rPr>
        <w:t>可以看到，在采样周期</w:t>
      </w:r>
      <w:r w:rsidRPr="00110D66">
        <w:rPr>
          <w:sz w:val="24"/>
          <w:szCs w:val="24"/>
          <w:rPrChange w:id="1167" w:author="alling" w:date="2017-04-04T15:48:00Z">
            <w:rPr>
              <w:rFonts w:asciiTheme="minorEastAsia" w:eastAsiaTheme="minorEastAsia" w:hAnsiTheme="minorEastAsia"/>
              <w:sz w:val="24"/>
              <w:szCs w:val="24"/>
            </w:rPr>
          </w:rPrChange>
        </w:rPr>
        <w:t>7</w:t>
      </w:r>
      <w:r w:rsidRPr="00110D66">
        <w:rPr>
          <w:rFonts w:hAnsi="SimSun" w:hint="eastAsia"/>
          <w:sz w:val="24"/>
          <w:szCs w:val="24"/>
          <w:rPrChange w:id="1168" w:author="alling" w:date="2017-04-04T15:48:00Z">
            <w:rPr>
              <w:rFonts w:asciiTheme="minorEastAsia" w:eastAsiaTheme="minorEastAsia" w:hAnsiTheme="minorEastAsia" w:hint="eastAsia"/>
              <w:sz w:val="24"/>
              <w:szCs w:val="24"/>
            </w:rPr>
          </w:rPrChange>
        </w:rPr>
        <w:t>和</w:t>
      </w:r>
      <w:r w:rsidRPr="00110D66">
        <w:rPr>
          <w:sz w:val="24"/>
          <w:szCs w:val="24"/>
          <w:rPrChange w:id="1169" w:author="alling" w:date="2017-04-04T15:48:00Z">
            <w:rPr>
              <w:rFonts w:asciiTheme="minorEastAsia" w:eastAsiaTheme="minorEastAsia" w:hAnsiTheme="minorEastAsia"/>
              <w:sz w:val="24"/>
              <w:szCs w:val="24"/>
            </w:rPr>
          </w:rPrChange>
        </w:rPr>
        <w:t>8</w:t>
      </w:r>
      <w:r w:rsidRPr="00110D66">
        <w:rPr>
          <w:rFonts w:hAnsi="SimSun" w:hint="eastAsia"/>
          <w:sz w:val="24"/>
          <w:szCs w:val="24"/>
          <w:rPrChange w:id="1170" w:author="alling" w:date="2017-04-04T15:48:00Z">
            <w:rPr>
              <w:rFonts w:asciiTheme="minorEastAsia" w:eastAsiaTheme="minorEastAsia" w:hAnsiTheme="minorEastAsia" w:hint="eastAsia"/>
              <w:sz w:val="24"/>
              <w:szCs w:val="24"/>
            </w:rPr>
          </w:rPrChange>
        </w:rPr>
        <w:t>内，</w:t>
      </w:r>
      <w:r w:rsidRPr="00110D66">
        <w:rPr>
          <w:sz w:val="24"/>
          <w:szCs w:val="24"/>
          <w:rPrChange w:id="1171" w:author="alling" w:date="2017-04-04T15:48:00Z">
            <w:rPr>
              <w:rFonts w:asciiTheme="minorEastAsia" w:eastAsiaTheme="minorEastAsia" w:hAnsiTheme="minorEastAsia"/>
              <w:sz w:val="24"/>
              <w:szCs w:val="24"/>
            </w:rPr>
          </w:rPrChange>
        </w:rPr>
        <w:t>CPU</w:t>
      </w:r>
      <w:r w:rsidRPr="00110D66">
        <w:rPr>
          <w:rFonts w:hAnsi="SimSun" w:hint="eastAsia"/>
          <w:sz w:val="24"/>
          <w:szCs w:val="24"/>
          <w:rPrChange w:id="1172" w:author="alling" w:date="2017-04-04T15:48:00Z">
            <w:rPr>
              <w:rFonts w:asciiTheme="minorEastAsia" w:eastAsiaTheme="minorEastAsia" w:hAnsiTheme="minorEastAsia" w:hint="eastAsia"/>
              <w:sz w:val="24"/>
              <w:szCs w:val="24"/>
            </w:rPr>
          </w:rPrChange>
        </w:rPr>
        <w:t>分别是以</w:t>
      </w:r>
      <w:r w:rsidRPr="00110D66">
        <w:rPr>
          <w:sz w:val="24"/>
          <w:szCs w:val="24"/>
          <w:rPrChange w:id="1173" w:author="alling" w:date="2017-04-04T15:48:00Z">
            <w:rPr>
              <w:rFonts w:asciiTheme="minorEastAsia" w:eastAsiaTheme="minorEastAsia" w:hAnsiTheme="minorEastAsia"/>
              <w:sz w:val="24"/>
              <w:szCs w:val="24"/>
            </w:rPr>
          </w:rPrChange>
        </w:rPr>
        <w:t>200MHz</w:t>
      </w:r>
      <w:r w:rsidRPr="00110D66">
        <w:rPr>
          <w:rFonts w:hAnsi="SimSun" w:hint="eastAsia"/>
          <w:sz w:val="24"/>
          <w:szCs w:val="24"/>
          <w:rPrChange w:id="1174" w:author="alling" w:date="2017-04-04T15:48:00Z">
            <w:rPr>
              <w:rFonts w:asciiTheme="minorEastAsia" w:eastAsiaTheme="minorEastAsia" w:hAnsiTheme="minorEastAsia" w:hint="eastAsia"/>
              <w:sz w:val="24"/>
              <w:szCs w:val="24"/>
            </w:rPr>
          </w:rPrChange>
        </w:rPr>
        <w:t>和</w:t>
      </w:r>
      <w:r w:rsidRPr="00110D66">
        <w:rPr>
          <w:sz w:val="24"/>
          <w:szCs w:val="24"/>
          <w:rPrChange w:id="1175" w:author="alling" w:date="2017-04-04T15:48:00Z">
            <w:rPr>
              <w:rFonts w:asciiTheme="minorEastAsia" w:eastAsiaTheme="minorEastAsia" w:hAnsiTheme="minorEastAsia"/>
              <w:sz w:val="24"/>
              <w:szCs w:val="24"/>
            </w:rPr>
          </w:rPrChange>
        </w:rPr>
        <w:t>1000MHz</w:t>
      </w:r>
      <w:r w:rsidRPr="00110D66">
        <w:rPr>
          <w:rFonts w:hAnsi="SimSun" w:hint="eastAsia"/>
          <w:sz w:val="24"/>
          <w:szCs w:val="24"/>
          <w:rPrChange w:id="1176" w:author="alling" w:date="2017-04-04T15:48:00Z">
            <w:rPr>
              <w:rFonts w:asciiTheme="minorEastAsia" w:eastAsiaTheme="minorEastAsia" w:hAnsiTheme="minorEastAsia" w:hint="eastAsia"/>
              <w:sz w:val="24"/>
              <w:szCs w:val="24"/>
            </w:rPr>
          </w:rPrChange>
        </w:rPr>
        <w:t>运行的，这是因为在采样周期</w:t>
      </w:r>
      <w:r w:rsidRPr="00110D66">
        <w:rPr>
          <w:sz w:val="24"/>
          <w:szCs w:val="24"/>
          <w:rPrChange w:id="1177" w:author="alling" w:date="2017-04-04T15:48:00Z">
            <w:rPr>
              <w:rFonts w:asciiTheme="minorEastAsia" w:eastAsiaTheme="minorEastAsia" w:hAnsiTheme="minorEastAsia"/>
              <w:sz w:val="24"/>
              <w:szCs w:val="24"/>
            </w:rPr>
          </w:rPrChange>
        </w:rPr>
        <w:t>6</w:t>
      </w:r>
      <w:r w:rsidRPr="00110D66">
        <w:rPr>
          <w:rFonts w:hAnsi="SimSun" w:hint="eastAsia"/>
          <w:sz w:val="24"/>
          <w:szCs w:val="24"/>
          <w:rPrChange w:id="1178" w:author="alling" w:date="2017-04-04T15:48:00Z">
            <w:rPr>
              <w:rFonts w:asciiTheme="minorEastAsia" w:eastAsiaTheme="minorEastAsia" w:hAnsiTheme="minorEastAsia" w:hint="eastAsia"/>
              <w:sz w:val="24"/>
              <w:szCs w:val="24"/>
            </w:rPr>
          </w:rPrChange>
        </w:rPr>
        <w:t>和</w:t>
      </w:r>
      <w:r w:rsidRPr="00110D66">
        <w:rPr>
          <w:sz w:val="24"/>
          <w:szCs w:val="24"/>
          <w:rPrChange w:id="1179" w:author="alling" w:date="2017-04-04T15:48:00Z">
            <w:rPr>
              <w:rFonts w:asciiTheme="minorEastAsia" w:eastAsiaTheme="minorEastAsia" w:hAnsiTheme="minorEastAsia"/>
              <w:sz w:val="24"/>
              <w:szCs w:val="24"/>
            </w:rPr>
          </w:rPrChange>
        </w:rPr>
        <w:t>7</w:t>
      </w:r>
      <w:r w:rsidRPr="00110D66">
        <w:rPr>
          <w:rFonts w:hAnsi="SimSun" w:hint="eastAsia"/>
          <w:sz w:val="24"/>
          <w:szCs w:val="24"/>
          <w:rPrChange w:id="1180" w:author="alling" w:date="2017-04-04T15:48:00Z">
            <w:rPr>
              <w:rFonts w:asciiTheme="minorEastAsia" w:eastAsiaTheme="minorEastAsia" w:hAnsiTheme="minorEastAsia" w:hint="eastAsia"/>
              <w:sz w:val="24"/>
              <w:szCs w:val="24"/>
            </w:rPr>
          </w:rPrChange>
        </w:rPr>
        <w:t>中，统计的</w:t>
      </w:r>
      <w:r w:rsidRPr="00110D66">
        <w:rPr>
          <w:sz w:val="24"/>
          <w:szCs w:val="24"/>
          <w:rPrChange w:id="1181" w:author="alling" w:date="2017-04-04T15:48:00Z">
            <w:rPr>
              <w:rFonts w:asciiTheme="minorEastAsia" w:eastAsiaTheme="minorEastAsia" w:hAnsiTheme="minorEastAsia"/>
              <w:sz w:val="24"/>
              <w:szCs w:val="24"/>
            </w:rPr>
          </w:rPrChange>
        </w:rPr>
        <w:t>CPU</w:t>
      </w:r>
      <w:r w:rsidRPr="00110D66">
        <w:rPr>
          <w:rFonts w:hAnsi="SimSun" w:hint="eastAsia"/>
          <w:sz w:val="24"/>
          <w:szCs w:val="24"/>
          <w:rPrChange w:id="1182" w:author="alling" w:date="2017-04-04T15:48:00Z">
            <w:rPr>
              <w:rFonts w:asciiTheme="minorEastAsia" w:eastAsiaTheme="minorEastAsia" w:hAnsiTheme="minorEastAsia" w:hint="eastAsia"/>
              <w:sz w:val="24"/>
              <w:szCs w:val="24"/>
            </w:rPr>
          </w:rPrChange>
        </w:rPr>
        <w:t>忙碌时间百分比分别为</w:t>
      </w:r>
      <w:r w:rsidRPr="00110D66">
        <w:rPr>
          <w:sz w:val="24"/>
          <w:szCs w:val="24"/>
          <w:rPrChange w:id="1183" w:author="alling" w:date="2017-04-04T15:48:00Z">
            <w:rPr>
              <w:rFonts w:asciiTheme="minorEastAsia" w:eastAsiaTheme="minorEastAsia" w:hAnsiTheme="minorEastAsia"/>
              <w:sz w:val="24"/>
              <w:szCs w:val="24"/>
            </w:rPr>
          </w:rPrChange>
        </w:rPr>
        <w:t>10%</w:t>
      </w:r>
      <w:r w:rsidRPr="00110D66">
        <w:rPr>
          <w:rFonts w:hAnsi="SimSun" w:hint="eastAsia"/>
          <w:sz w:val="24"/>
          <w:szCs w:val="24"/>
          <w:rPrChange w:id="1184" w:author="alling" w:date="2017-04-04T15:48:00Z">
            <w:rPr>
              <w:rFonts w:asciiTheme="minorEastAsia" w:eastAsiaTheme="minorEastAsia" w:hAnsiTheme="minorEastAsia" w:hint="eastAsia"/>
              <w:sz w:val="24"/>
              <w:szCs w:val="24"/>
            </w:rPr>
          </w:rPrChange>
        </w:rPr>
        <w:t>和</w:t>
      </w:r>
      <w:r w:rsidRPr="00110D66">
        <w:rPr>
          <w:sz w:val="24"/>
          <w:szCs w:val="24"/>
          <w:rPrChange w:id="1185" w:author="alling" w:date="2017-04-04T15:48:00Z">
            <w:rPr>
              <w:rFonts w:asciiTheme="minorEastAsia" w:eastAsiaTheme="minorEastAsia" w:hAnsiTheme="minorEastAsia"/>
              <w:sz w:val="24"/>
              <w:szCs w:val="24"/>
            </w:rPr>
          </w:rPrChange>
        </w:rPr>
        <w:t>100%</w:t>
      </w:r>
      <w:r w:rsidRPr="00110D66">
        <w:rPr>
          <w:rFonts w:hAnsi="SimSun" w:hint="eastAsia"/>
          <w:sz w:val="24"/>
          <w:szCs w:val="24"/>
          <w:rPrChange w:id="1186" w:author="alling" w:date="2017-04-04T15:48:00Z">
            <w:rPr>
              <w:rFonts w:asciiTheme="minorEastAsia" w:eastAsiaTheme="minorEastAsia" w:hAnsiTheme="minorEastAsia" w:hint="eastAsia"/>
              <w:sz w:val="24"/>
              <w:szCs w:val="24"/>
            </w:rPr>
          </w:rPrChange>
        </w:rPr>
        <w:t>。然而实际上，希望在周期</w:t>
      </w:r>
      <w:r w:rsidRPr="00110D66">
        <w:rPr>
          <w:sz w:val="24"/>
          <w:szCs w:val="24"/>
          <w:rPrChange w:id="1187" w:author="alling" w:date="2017-04-04T15:48:00Z">
            <w:rPr>
              <w:rFonts w:asciiTheme="minorEastAsia" w:eastAsiaTheme="minorEastAsia" w:hAnsiTheme="minorEastAsia"/>
              <w:sz w:val="24"/>
              <w:szCs w:val="24"/>
            </w:rPr>
          </w:rPrChange>
        </w:rPr>
        <w:t>7</w:t>
      </w:r>
      <w:r w:rsidRPr="00110D66">
        <w:rPr>
          <w:rFonts w:hAnsi="SimSun" w:hint="eastAsia"/>
          <w:sz w:val="24"/>
          <w:szCs w:val="24"/>
          <w:rPrChange w:id="1188" w:author="alling" w:date="2017-04-04T15:48:00Z">
            <w:rPr>
              <w:rFonts w:asciiTheme="minorEastAsia" w:eastAsiaTheme="minorEastAsia" w:hAnsiTheme="minorEastAsia" w:hint="eastAsia"/>
              <w:sz w:val="24"/>
              <w:szCs w:val="24"/>
            </w:rPr>
          </w:rPrChange>
        </w:rPr>
        <w:t>内，</w:t>
      </w:r>
      <w:r w:rsidRPr="00110D66">
        <w:rPr>
          <w:sz w:val="24"/>
          <w:szCs w:val="24"/>
          <w:rPrChange w:id="1189" w:author="alling" w:date="2017-04-04T15:48:00Z">
            <w:rPr>
              <w:rFonts w:asciiTheme="minorEastAsia" w:eastAsiaTheme="minorEastAsia" w:hAnsiTheme="minorEastAsia"/>
              <w:sz w:val="24"/>
              <w:szCs w:val="24"/>
            </w:rPr>
          </w:rPrChange>
        </w:rPr>
        <w:t>CPU</w:t>
      </w:r>
      <w:r w:rsidRPr="00110D66">
        <w:rPr>
          <w:rFonts w:hAnsi="SimSun" w:hint="eastAsia"/>
          <w:sz w:val="24"/>
          <w:szCs w:val="24"/>
          <w:rPrChange w:id="1190" w:author="alling" w:date="2017-04-04T15:48:00Z">
            <w:rPr>
              <w:rFonts w:asciiTheme="minorEastAsia" w:eastAsiaTheme="minorEastAsia" w:hAnsiTheme="minorEastAsia" w:hint="eastAsia"/>
              <w:sz w:val="24"/>
              <w:szCs w:val="24"/>
            </w:rPr>
          </w:rPrChange>
        </w:rPr>
        <w:t>以</w:t>
      </w:r>
      <w:r w:rsidRPr="00110D66">
        <w:rPr>
          <w:sz w:val="24"/>
          <w:szCs w:val="24"/>
          <w:rPrChange w:id="1191" w:author="alling" w:date="2017-04-04T15:48:00Z">
            <w:rPr>
              <w:rFonts w:asciiTheme="minorEastAsia" w:eastAsiaTheme="minorEastAsia" w:hAnsiTheme="minorEastAsia"/>
              <w:sz w:val="24"/>
              <w:szCs w:val="24"/>
            </w:rPr>
          </w:rPrChange>
        </w:rPr>
        <w:t>f</w:t>
      </w:r>
      <w:r w:rsidRPr="00110D66">
        <w:rPr>
          <w:sz w:val="24"/>
          <w:szCs w:val="24"/>
          <w:vertAlign w:val="subscript"/>
          <w:rPrChange w:id="1192" w:author="alling" w:date="2017-04-04T15:48:00Z">
            <w:rPr>
              <w:rFonts w:asciiTheme="minorEastAsia" w:eastAsiaTheme="minorEastAsia" w:hAnsiTheme="minorEastAsia"/>
              <w:sz w:val="24"/>
              <w:szCs w:val="24"/>
              <w:vertAlign w:val="subscript"/>
            </w:rPr>
          </w:rPrChange>
        </w:rPr>
        <w:t>max</w:t>
      </w:r>
      <w:r w:rsidRPr="00110D66">
        <w:rPr>
          <w:rFonts w:hAnsi="SimSun" w:hint="eastAsia"/>
          <w:sz w:val="24"/>
          <w:szCs w:val="24"/>
          <w:rPrChange w:id="1193" w:author="alling" w:date="2017-04-04T15:48:00Z">
            <w:rPr>
              <w:rFonts w:asciiTheme="minorEastAsia" w:eastAsiaTheme="minorEastAsia" w:hAnsiTheme="minorEastAsia" w:hint="eastAsia"/>
              <w:sz w:val="24"/>
              <w:szCs w:val="24"/>
            </w:rPr>
          </w:rPrChange>
        </w:rPr>
        <w:t>运行，而在周期</w:t>
      </w:r>
      <w:r w:rsidRPr="00110D66">
        <w:rPr>
          <w:sz w:val="24"/>
          <w:szCs w:val="24"/>
          <w:rPrChange w:id="1194" w:author="alling" w:date="2017-04-04T15:48:00Z">
            <w:rPr>
              <w:rFonts w:asciiTheme="minorEastAsia" w:eastAsiaTheme="minorEastAsia" w:hAnsiTheme="minorEastAsia"/>
              <w:sz w:val="24"/>
              <w:szCs w:val="24"/>
            </w:rPr>
          </w:rPrChange>
        </w:rPr>
        <w:t>8</w:t>
      </w:r>
      <w:r w:rsidRPr="00110D66">
        <w:rPr>
          <w:rFonts w:hAnsi="SimSun" w:hint="eastAsia"/>
          <w:sz w:val="24"/>
          <w:szCs w:val="24"/>
          <w:rPrChange w:id="1195" w:author="alling" w:date="2017-04-04T15:48:00Z">
            <w:rPr>
              <w:rFonts w:asciiTheme="minorEastAsia" w:eastAsiaTheme="minorEastAsia" w:hAnsiTheme="minorEastAsia" w:hint="eastAsia"/>
              <w:sz w:val="24"/>
              <w:szCs w:val="24"/>
            </w:rPr>
          </w:rPrChange>
        </w:rPr>
        <w:t>内，</w:t>
      </w:r>
      <w:r w:rsidRPr="00110D66">
        <w:rPr>
          <w:sz w:val="24"/>
          <w:szCs w:val="24"/>
          <w:rPrChange w:id="1196" w:author="alling" w:date="2017-04-04T15:48:00Z">
            <w:rPr>
              <w:rFonts w:asciiTheme="minorEastAsia" w:eastAsiaTheme="minorEastAsia" w:hAnsiTheme="minorEastAsia"/>
              <w:sz w:val="24"/>
              <w:szCs w:val="24"/>
            </w:rPr>
          </w:rPrChange>
        </w:rPr>
        <w:t>CPU</w:t>
      </w:r>
      <w:r w:rsidRPr="00110D66">
        <w:rPr>
          <w:rFonts w:hAnsi="SimSun" w:hint="eastAsia"/>
          <w:sz w:val="24"/>
          <w:szCs w:val="24"/>
          <w:rPrChange w:id="1197" w:author="alling" w:date="2017-04-04T15:48:00Z">
            <w:rPr>
              <w:rFonts w:asciiTheme="minorEastAsia" w:eastAsiaTheme="minorEastAsia" w:hAnsiTheme="minorEastAsia" w:hint="eastAsia"/>
              <w:sz w:val="24"/>
              <w:szCs w:val="24"/>
            </w:rPr>
          </w:rPrChange>
        </w:rPr>
        <w:t>以</w:t>
      </w:r>
      <w:r w:rsidRPr="00110D66">
        <w:rPr>
          <w:sz w:val="24"/>
          <w:szCs w:val="24"/>
          <w:rPrChange w:id="1198" w:author="alling" w:date="2017-04-04T15:48:00Z">
            <w:rPr>
              <w:rFonts w:asciiTheme="minorEastAsia" w:eastAsiaTheme="minorEastAsia" w:hAnsiTheme="minorEastAsia"/>
              <w:sz w:val="24"/>
              <w:szCs w:val="24"/>
            </w:rPr>
          </w:rPrChange>
        </w:rPr>
        <w:t>200MHz</w:t>
      </w:r>
      <w:r w:rsidRPr="00110D66">
        <w:rPr>
          <w:rFonts w:hAnsi="SimSun" w:hint="eastAsia"/>
          <w:sz w:val="24"/>
          <w:szCs w:val="24"/>
          <w:rPrChange w:id="1199" w:author="alling" w:date="2017-04-04T15:48:00Z">
            <w:rPr>
              <w:rFonts w:asciiTheme="minorEastAsia" w:eastAsiaTheme="minorEastAsia" w:hAnsiTheme="minorEastAsia" w:hint="eastAsia"/>
              <w:sz w:val="24"/>
              <w:szCs w:val="24"/>
            </w:rPr>
          </w:rPrChange>
        </w:rPr>
        <w:t>运行。造成这一问题的原因在于采样周期与任务调度时机的信息不匹配。在周期</w:t>
      </w:r>
      <w:r w:rsidRPr="00110D66">
        <w:rPr>
          <w:sz w:val="24"/>
          <w:szCs w:val="24"/>
          <w:rPrChange w:id="1200" w:author="alling" w:date="2017-04-04T15:48:00Z">
            <w:rPr>
              <w:rFonts w:asciiTheme="minorEastAsia" w:eastAsiaTheme="minorEastAsia" w:hAnsiTheme="minorEastAsia"/>
              <w:sz w:val="24"/>
              <w:szCs w:val="24"/>
            </w:rPr>
          </w:rPrChange>
        </w:rPr>
        <w:t>6</w:t>
      </w:r>
      <w:r w:rsidRPr="00110D66">
        <w:rPr>
          <w:rFonts w:hAnsi="SimSun" w:hint="eastAsia"/>
          <w:sz w:val="24"/>
          <w:szCs w:val="24"/>
          <w:rPrChange w:id="1201" w:author="alling" w:date="2017-04-04T15:48:00Z">
            <w:rPr>
              <w:rFonts w:asciiTheme="minorEastAsia" w:eastAsiaTheme="minorEastAsia" w:hAnsiTheme="minorEastAsia" w:hint="eastAsia"/>
              <w:sz w:val="24"/>
              <w:szCs w:val="24"/>
            </w:rPr>
          </w:rPrChange>
        </w:rPr>
        <w:t>即将结</w:t>
      </w:r>
      <w:r w:rsidRPr="00110D66">
        <w:rPr>
          <w:rFonts w:hAnsi="SimSun" w:hint="eastAsia"/>
          <w:sz w:val="24"/>
          <w:szCs w:val="24"/>
          <w:rPrChange w:id="1202" w:author="alling" w:date="2017-04-04T15:48:00Z">
            <w:rPr>
              <w:rFonts w:asciiTheme="minorEastAsia" w:eastAsiaTheme="minorEastAsia" w:hAnsiTheme="minorEastAsia" w:hint="eastAsia"/>
              <w:sz w:val="24"/>
              <w:szCs w:val="24"/>
            </w:rPr>
          </w:rPrChange>
        </w:rPr>
        <w:lastRenderedPageBreak/>
        <w:t>束而周期</w:t>
      </w:r>
      <w:r w:rsidRPr="00110D66">
        <w:rPr>
          <w:sz w:val="24"/>
          <w:szCs w:val="24"/>
          <w:rPrChange w:id="1203" w:author="alling" w:date="2017-04-04T15:48:00Z">
            <w:rPr>
              <w:rFonts w:asciiTheme="minorEastAsia" w:eastAsiaTheme="minorEastAsia" w:hAnsiTheme="minorEastAsia"/>
              <w:sz w:val="24"/>
              <w:szCs w:val="24"/>
            </w:rPr>
          </w:rPrChange>
        </w:rPr>
        <w:t>7</w:t>
      </w:r>
      <w:r w:rsidRPr="00110D66">
        <w:rPr>
          <w:rFonts w:hAnsi="SimSun" w:hint="eastAsia"/>
          <w:sz w:val="24"/>
          <w:szCs w:val="24"/>
          <w:rPrChange w:id="1204" w:author="alling" w:date="2017-04-04T15:48:00Z">
            <w:rPr>
              <w:rFonts w:asciiTheme="minorEastAsia" w:eastAsiaTheme="minorEastAsia" w:hAnsiTheme="minorEastAsia" w:hint="eastAsia"/>
              <w:sz w:val="24"/>
              <w:szCs w:val="24"/>
            </w:rPr>
          </w:rPrChange>
        </w:rPr>
        <w:t>还未开始时，</w:t>
      </w:r>
      <w:r w:rsidRPr="00110D66">
        <w:rPr>
          <w:sz w:val="24"/>
          <w:szCs w:val="24"/>
          <w:rPrChange w:id="1205" w:author="alling" w:date="2017-04-04T15:48:00Z">
            <w:rPr>
              <w:rFonts w:asciiTheme="minorEastAsia" w:eastAsiaTheme="minorEastAsia" w:hAnsiTheme="minorEastAsia"/>
              <w:sz w:val="24"/>
              <w:szCs w:val="24"/>
            </w:rPr>
          </w:rPrChange>
        </w:rPr>
        <w:t>CPU</w:t>
      </w:r>
      <w:r w:rsidRPr="00110D66">
        <w:rPr>
          <w:rFonts w:hAnsi="SimSun" w:hint="eastAsia"/>
          <w:sz w:val="24"/>
          <w:szCs w:val="24"/>
          <w:rPrChange w:id="1206" w:author="alling" w:date="2017-04-04T15:48:00Z">
            <w:rPr>
              <w:rFonts w:asciiTheme="minorEastAsia" w:eastAsiaTheme="minorEastAsia" w:hAnsiTheme="minorEastAsia" w:hint="eastAsia"/>
              <w:sz w:val="24"/>
              <w:szCs w:val="24"/>
            </w:rPr>
          </w:rPrChange>
        </w:rPr>
        <w:t>上的可运行任务数量增加了。由于周期</w:t>
      </w:r>
      <w:r w:rsidRPr="00110D66">
        <w:rPr>
          <w:sz w:val="24"/>
          <w:szCs w:val="24"/>
          <w:rPrChange w:id="1207" w:author="alling" w:date="2017-04-04T15:48:00Z">
            <w:rPr>
              <w:rFonts w:asciiTheme="minorEastAsia" w:eastAsiaTheme="minorEastAsia" w:hAnsiTheme="minorEastAsia"/>
              <w:sz w:val="24"/>
              <w:szCs w:val="24"/>
            </w:rPr>
          </w:rPrChange>
        </w:rPr>
        <w:t>6</w:t>
      </w:r>
      <w:r w:rsidRPr="00110D66">
        <w:rPr>
          <w:rFonts w:hAnsi="SimSun" w:hint="eastAsia"/>
          <w:sz w:val="24"/>
          <w:szCs w:val="24"/>
          <w:rPrChange w:id="1208" w:author="alling" w:date="2017-04-04T15:48:00Z">
            <w:rPr>
              <w:rFonts w:asciiTheme="minorEastAsia" w:eastAsiaTheme="minorEastAsia" w:hAnsiTheme="minorEastAsia" w:hint="eastAsia"/>
              <w:sz w:val="24"/>
              <w:szCs w:val="24"/>
            </w:rPr>
          </w:rPrChange>
        </w:rPr>
        <w:t>即将结束，这些任务对</w:t>
      </w:r>
      <w:r w:rsidRPr="00110D66">
        <w:rPr>
          <w:sz w:val="24"/>
          <w:szCs w:val="24"/>
          <w:rPrChange w:id="1209" w:author="alling" w:date="2017-04-04T15:48:00Z">
            <w:rPr>
              <w:rFonts w:asciiTheme="minorEastAsia" w:eastAsiaTheme="minorEastAsia" w:hAnsiTheme="minorEastAsia"/>
              <w:sz w:val="24"/>
              <w:szCs w:val="24"/>
            </w:rPr>
          </w:rPrChange>
        </w:rPr>
        <w:t>CPU</w:t>
      </w:r>
      <w:r w:rsidRPr="00110D66">
        <w:rPr>
          <w:rFonts w:hAnsi="SimSun" w:hint="eastAsia"/>
          <w:sz w:val="24"/>
          <w:szCs w:val="24"/>
          <w:rPrChange w:id="1210" w:author="alling" w:date="2017-04-04T15:48:00Z">
            <w:rPr>
              <w:rFonts w:asciiTheme="minorEastAsia" w:eastAsiaTheme="minorEastAsia" w:hAnsiTheme="minorEastAsia" w:hint="eastAsia"/>
              <w:sz w:val="24"/>
              <w:szCs w:val="24"/>
            </w:rPr>
          </w:rPrChange>
        </w:rPr>
        <w:t>的要求无法体现在采样上，这就导致了周期</w:t>
      </w:r>
      <w:r w:rsidRPr="00110D66">
        <w:rPr>
          <w:sz w:val="24"/>
          <w:szCs w:val="24"/>
          <w:rPrChange w:id="1211" w:author="alling" w:date="2017-04-04T15:48:00Z">
            <w:rPr>
              <w:rFonts w:asciiTheme="minorEastAsia" w:eastAsiaTheme="minorEastAsia" w:hAnsiTheme="minorEastAsia"/>
              <w:sz w:val="24"/>
              <w:szCs w:val="24"/>
            </w:rPr>
          </w:rPrChange>
        </w:rPr>
        <w:t>7</w:t>
      </w:r>
      <w:r w:rsidRPr="00110D66">
        <w:rPr>
          <w:rFonts w:hAnsi="SimSun" w:hint="eastAsia"/>
          <w:sz w:val="24"/>
          <w:szCs w:val="24"/>
          <w:rPrChange w:id="1212" w:author="alling" w:date="2017-04-04T15:48:00Z">
            <w:rPr>
              <w:rFonts w:asciiTheme="minorEastAsia" w:eastAsiaTheme="minorEastAsia" w:hAnsiTheme="minorEastAsia" w:hint="eastAsia"/>
              <w:sz w:val="24"/>
              <w:szCs w:val="24"/>
            </w:rPr>
          </w:rPrChange>
        </w:rPr>
        <w:t>内</w:t>
      </w:r>
      <w:r w:rsidRPr="00110D66">
        <w:rPr>
          <w:sz w:val="24"/>
          <w:szCs w:val="24"/>
          <w:rPrChange w:id="1213" w:author="alling" w:date="2017-04-04T15:48:00Z">
            <w:rPr>
              <w:rFonts w:asciiTheme="minorEastAsia" w:eastAsiaTheme="minorEastAsia" w:hAnsiTheme="minorEastAsia"/>
              <w:sz w:val="24"/>
              <w:szCs w:val="24"/>
            </w:rPr>
          </w:rPrChange>
        </w:rPr>
        <w:t>CPU</w:t>
      </w:r>
      <w:r w:rsidRPr="00110D66">
        <w:rPr>
          <w:rFonts w:hAnsi="SimSun" w:hint="eastAsia"/>
          <w:sz w:val="24"/>
          <w:szCs w:val="24"/>
          <w:rPrChange w:id="1214" w:author="alling" w:date="2017-04-04T15:48:00Z">
            <w:rPr>
              <w:rFonts w:asciiTheme="minorEastAsia" w:eastAsiaTheme="minorEastAsia" w:hAnsiTheme="minorEastAsia" w:hint="eastAsia"/>
              <w:sz w:val="24"/>
              <w:szCs w:val="24"/>
            </w:rPr>
          </w:rPrChange>
        </w:rPr>
        <w:t>依然按照周期</w:t>
      </w:r>
      <w:r w:rsidRPr="00110D66">
        <w:rPr>
          <w:sz w:val="24"/>
          <w:szCs w:val="24"/>
          <w:rPrChange w:id="1215" w:author="alling" w:date="2017-04-04T15:48:00Z">
            <w:rPr>
              <w:rFonts w:asciiTheme="minorEastAsia" w:eastAsiaTheme="minorEastAsia" w:hAnsiTheme="minorEastAsia"/>
              <w:sz w:val="24"/>
              <w:szCs w:val="24"/>
            </w:rPr>
          </w:rPrChange>
        </w:rPr>
        <w:t>6</w:t>
      </w:r>
      <w:r w:rsidRPr="00110D66">
        <w:rPr>
          <w:rFonts w:hAnsi="SimSun" w:hint="eastAsia"/>
          <w:sz w:val="24"/>
          <w:szCs w:val="24"/>
          <w:rPrChange w:id="1216" w:author="alling" w:date="2017-04-04T15:48:00Z">
            <w:rPr>
              <w:rFonts w:asciiTheme="minorEastAsia" w:eastAsiaTheme="minorEastAsia" w:hAnsiTheme="minorEastAsia" w:hint="eastAsia"/>
              <w:sz w:val="24"/>
              <w:szCs w:val="24"/>
            </w:rPr>
          </w:rPrChange>
        </w:rPr>
        <w:t>内较低的</w:t>
      </w:r>
      <w:r w:rsidRPr="00110D66">
        <w:rPr>
          <w:sz w:val="24"/>
          <w:szCs w:val="24"/>
          <w:rPrChange w:id="1217" w:author="alling" w:date="2017-04-04T15:48:00Z">
            <w:rPr>
              <w:rFonts w:asciiTheme="minorEastAsia" w:eastAsiaTheme="minorEastAsia" w:hAnsiTheme="minorEastAsia"/>
              <w:sz w:val="24"/>
              <w:szCs w:val="24"/>
            </w:rPr>
          </w:rPrChange>
        </w:rPr>
        <w:t>CPU</w:t>
      </w:r>
      <w:r w:rsidRPr="00110D66">
        <w:rPr>
          <w:rFonts w:hAnsi="SimSun" w:hint="eastAsia"/>
          <w:sz w:val="24"/>
          <w:szCs w:val="24"/>
          <w:rPrChange w:id="1218" w:author="alling" w:date="2017-04-04T15:48:00Z">
            <w:rPr>
              <w:rFonts w:asciiTheme="minorEastAsia" w:eastAsiaTheme="minorEastAsia" w:hAnsiTheme="minorEastAsia" w:hint="eastAsia"/>
              <w:sz w:val="24"/>
              <w:szCs w:val="24"/>
            </w:rPr>
          </w:rPrChange>
        </w:rPr>
        <w:t>忙碌时间百分比来用较低的</w:t>
      </w:r>
      <w:r w:rsidRPr="00110D66">
        <w:rPr>
          <w:sz w:val="24"/>
          <w:szCs w:val="24"/>
          <w:rPrChange w:id="1219" w:author="alling" w:date="2017-04-04T15:48:00Z">
            <w:rPr>
              <w:rFonts w:asciiTheme="minorEastAsia" w:eastAsiaTheme="minorEastAsia" w:hAnsiTheme="minorEastAsia"/>
              <w:sz w:val="24"/>
              <w:szCs w:val="24"/>
            </w:rPr>
          </w:rPrChange>
        </w:rPr>
        <w:t>200MHz</w:t>
      </w:r>
      <w:r w:rsidRPr="00110D66">
        <w:rPr>
          <w:rFonts w:hAnsi="SimSun" w:hint="eastAsia"/>
          <w:sz w:val="24"/>
          <w:szCs w:val="24"/>
          <w:rPrChange w:id="1220" w:author="alling" w:date="2017-04-04T15:48:00Z">
            <w:rPr>
              <w:rFonts w:asciiTheme="minorEastAsia" w:eastAsiaTheme="minorEastAsia" w:hAnsiTheme="minorEastAsia" w:hint="eastAsia"/>
              <w:sz w:val="24"/>
              <w:szCs w:val="24"/>
            </w:rPr>
          </w:rPrChange>
        </w:rPr>
        <w:t>来运行，从而大大降低了系统的整体性能。同样的道理，虽然在周期</w:t>
      </w:r>
      <w:r w:rsidRPr="00110D66">
        <w:rPr>
          <w:sz w:val="24"/>
          <w:szCs w:val="24"/>
          <w:rPrChange w:id="1221" w:author="alling" w:date="2017-04-04T15:48:00Z">
            <w:rPr>
              <w:rFonts w:asciiTheme="minorEastAsia" w:eastAsiaTheme="minorEastAsia" w:hAnsiTheme="minorEastAsia"/>
              <w:sz w:val="24"/>
              <w:szCs w:val="24"/>
            </w:rPr>
          </w:rPrChange>
        </w:rPr>
        <w:t>8</w:t>
      </w:r>
      <w:r w:rsidRPr="00110D66">
        <w:rPr>
          <w:rFonts w:hAnsi="SimSun" w:hint="eastAsia"/>
          <w:sz w:val="24"/>
          <w:szCs w:val="24"/>
          <w:rPrChange w:id="1222" w:author="alling" w:date="2017-04-04T15:48:00Z">
            <w:rPr>
              <w:rFonts w:asciiTheme="minorEastAsia" w:eastAsiaTheme="minorEastAsia" w:hAnsiTheme="minorEastAsia" w:hint="eastAsia"/>
              <w:sz w:val="24"/>
              <w:szCs w:val="24"/>
            </w:rPr>
          </w:rPrChange>
        </w:rPr>
        <w:t>刚开始不久，</w:t>
      </w:r>
      <w:r w:rsidRPr="00110D66">
        <w:rPr>
          <w:sz w:val="24"/>
          <w:szCs w:val="24"/>
          <w:rPrChange w:id="1223" w:author="alling" w:date="2017-04-04T15:48:00Z">
            <w:rPr>
              <w:rFonts w:asciiTheme="minorEastAsia" w:eastAsiaTheme="minorEastAsia" w:hAnsiTheme="minorEastAsia"/>
              <w:sz w:val="24"/>
              <w:szCs w:val="24"/>
            </w:rPr>
          </w:rPrChange>
        </w:rPr>
        <w:t>CPU</w:t>
      </w:r>
      <w:r w:rsidRPr="00110D66">
        <w:rPr>
          <w:rFonts w:hAnsi="SimSun" w:hint="eastAsia"/>
          <w:sz w:val="24"/>
          <w:szCs w:val="24"/>
          <w:rPrChange w:id="1224" w:author="alling" w:date="2017-04-04T15:48:00Z">
            <w:rPr>
              <w:rFonts w:asciiTheme="minorEastAsia" w:eastAsiaTheme="minorEastAsia" w:hAnsiTheme="minorEastAsia" w:hint="eastAsia"/>
              <w:sz w:val="24"/>
              <w:szCs w:val="24"/>
            </w:rPr>
          </w:rPrChange>
        </w:rPr>
        <w:t>上的可运行任务就没有了，但</w:t>
      </w:r>
      <w:r w:rsidRPr="00110D66">
        <w:rPr>
          <w:sz w:val="24"/>
          <w:szCs w:val="24"/>
          <w:rPrChange w:id="1225" w:author="alling" w:date="2017-04-04T15:48:00Z">
            <w:rPr>
              <w:rFonts w:asciiTheme="minorEastAsia" w:eastAsiaTheme="minorEastAsia" w:hAnsiTheme="minorEastAsia"/>
              <w:sz w:val="24"/>
              <w:szCs w:val="24"/>
            </w:rPr>
          </w:rPrChange>
        </w:rPr>
        <w:t>CPUFreq</w:t>
      </w:r>
      <w:r w:rsidRPr="00110D66">
        <w:rPr>
          <w:rFonts w:hAnsi="SimSun" w:hint="eastAsia"/>
          <w:sz w:val="24"/>
          <w:szCs w:val="24"/>
          <w:rPrChange w:id="1226" w:author="alling" w:date="2017-04-04T15:48:00Z">
            <w:rPr>
              <w:rFonts w:asciiTheme="minorEastAsia" w:eastAsiaTheme="minorEastAsia" w:hAnsiTheme="minorEastAsia" w:hint="eastAsia"/>
              <w:sz w:val="24"/>
              <w:szCs w:val="24"/>
            </w:rPr>
          </w:rPrChange>
        </w:rPr>
        <w:t>依然按照上一个周期</w:t>
      </w:r>
      <w:r w:rsidRPr="00110D66">
        <w:rPr>
          <w:sz w:val="24"/>
          <w:szCs w:val="24"/>
          <w:rPrChange w:id="1227" w:author="alling" w:date="2017-04-04T15:48:00Z">
            <w:rPr>
              <w:rFonts w:asciiTheme="minorEastAsia" w:eastAsiaTheme="minorEastAsia" w:hAnsiTheme="minorEastAsia"/>
              <w:sz w:val="24"/>
              <w:szCs w:val="24"/>
            </w:rPr>
          </w:rPrChange>
        </w:rPr>
        <w:t>7</w:t>
      </w:r>
      <w:r w:rsidRPr="00110D66">
        <w:rPr>
          <w:rFonts w:hint="eastAsia"/>
          <w:sz w:val="24"/>
          <w:szCs w:val="24"/>
          <w:rPrChange w:id="1228" w:author="alling" w:date="2017-04-04T15:48:00Z">
            <w:rPr>
              <w:rFonts w:asciiTheme="minorEastAsia" w:eastAsiaTheme="minorEastAsia" w:hAnsiTheme="minorEastAsia" w:hint="eastAsia"/>
              <w:sz w:val="24"/>
              <w:szCs w:val="24"/>
            </w:rPr>
          </w:rPrChange>
        </w:rPr>
        <w:t>内的采样结果让</w:t>
      </w:r>
      <w:r w:rsidRPr="00110D66">
        <w:rPr>
          <w:sz w:val="24"/>
          <w:szCs w:val="24"/>
          <w:rPrChange w:id="1229" w:author="alling" w:date="2017-04-04T15:48:00Z">
            <w:rPr>
              <w:rFonts w:asciiTheme="minorEastAsia" w:eastAsiaTheme="minorEastAsia" w:hAnsiTheme="minorEastAsia"/>
              <w:sz w:val="24"/>
              <w:szCs w:val="24"/>
            </w:rPr>
          </w:rPrChange>
        </w:rPr>
        <w:t>CPU</w:t>
      </w:r>
      <w:r w:rsidRPr="00110D66">
        <w:rPr>
          <w:rFonts w:hint="eastAsia"/>
          <w:sz w:val="24"/>
          <w:szCs w:val="24"/>
          <w:rPrChange w:id="1230" w:author="alling" w:date="2017-04-04T15:48:00Z">
            <w:rPr>
              <w:rFonts w:asciiTheme="minorEastAsia" w:eastAsiaTheme="minorEastAsia" w:hAnsiTheme="minorEastAsia" w:hint="eastAsia"/>
              <w:sz w:val="24"/>
              <w:szCs w:val="24"/>
            </w:rPr>
          </w:rPrChange>
        </w:rPr>
        <w:t>以最高的</w:t>
      </w:r>
      <w:r w:rsidRPr="00110D66">
        <w:rPr>
          <w:sz w:val="24"/>
          <w:szCs w:val="24"/>
          <w:rPrChange w:id="1231" w:author="alling" w:date="2017-04-04T15:48:00Z">
            <w:rPr>
              <w:rFonts w:asciiTheme="minorEastAsia" w:eastAsiaTheme="minorEastAsia" w:hAnsiTheme="minorEastAsia"/>
              <w:sz w:val="24"/>
              <w:szCs w:val="24"/>
            </w:rPr>
          </w:rPrChange>
        </w:rPr>
        <w:t>1000MHz</w:t>
      </w:r>
      <w:r w:rsidRPr="00110D66">
        <w:rPr>
          <w:rFonts w:hint="eastAsia"/>
          <w:sz w:val="24"/>
          <w:szCs w:val="24"/>
          <w:rPrChange w:id="1232" w:author="alling" w:date="2017-04-04T15:48:00Z">
            <w:rPr>
              <w:rFonts w:asciiTheme="minorEastAsia" w:eastAsiaTheme="minorEastAsia" w:hAnsiTheme="minorEastAsia" w:hint="eastAsia"/>
              <w:sz w:val="24"/>
              <w:szCs w:val="24"/>
            </w:rPr>
          </w:rPrChange>
        </w:rPr>
        <w:t>运行，浪费了系统性能并造成了功耗的增加。这样的问题在新的任务创建，任务在</w:t>
      </w:r>
      <w:r w:rsidRPr="00110D66">
        <w:rPr>
          <w:sz w:val="24"/>
          <w:szCs w:val="24"/>
          <w:rPrChange w:id="1233" w:author="alling" w:date="2017-04-04T15:48:00Z">
            <w:rPr>
              <w:rFonts w:asciiTheme="minorEastAsia" w:eastAsiaTheme="minorEastAsia" w:hAnsiTheme="minorEastAsia"/>
              <w:sz w:val="24"/>
              <w:szCs w:val="24"/>
            </w:rPr>
          </w:rPrChange>
        </w:rPr>
        <w:t>CPU</w:t>
      </w:r>
      <w:r w:rsidRPr="00110D66">
        <w:rPr>
          <w:rFonts w:hint="eastAsia"/>
          <w:sz w:val="24"/>
          <w:szCs w:val="24"/>
          <w:rPrChange w:id="1234" w:author="alling" w:date="2017-04-04T15:48:00Z">
            <w:rPr>
              <w:rFonts w:asciiTheme="minorEastAsia" w:eastAsiaTheme="minorEastAsia" w:hAnsiTheme="minorEastAsia" w:hint="eastAsia"/>
              <w:sz w:val="24"/>
              <w:szCs w:val="24"/>
            </w:rPr>
          </w:rPrChange>
        </w:rPr>
        <w:t>核之间升级</w:t>
      </w:r>
      <w:r w:rsidRPr="00110D66">
        <w:rPr>
          <w:sz w:val="24"/>
          <w:szCs w:val="24"/>
          <w:rPrChange w:id="1235" w:author="alling" w:date="2017-04-04T15:48:00Z">
            <w:rPr>
              <w:rFonts w:asciiTheme="minorEastAsia" w:eastAsiaTheme="minorEastAsia" w:hAnsiTheme="minorEastAsia"/>
              <w:sz w:val="24"/>
              <w:szCs w:val="24"/>
            </w:rPr>
          </w:rPrChange>
        </w:rPr>
        <w:t>(migration)</w:t>
      </w:r>
      <w:r w:rsidRPr="00110D66">
        <w:rPr>
          <w:rFonts w:hint="eastAsia"/>
          <w:sz w:val="24"/>
          <w:szCs w:val="24"/>
          <w:rPrChange w:id="1236" w:author="alling" w:date="2017-04-04T15:48:00Z">
            <w:rPr>
              <w:rFonts w:asciiTheme="minorEastAsia" w:eastAsiaTheme="minorEastAsia" w:hAnsiTheme="minorEastAsia" w:hint="eastAsia"/>
              <w:sz w:val="24"/>
              <w:szCs w:val="24"/>
            </w:rPr>
          </w:rPrChange>
        </w:rPr>
        <w:t>调度时尤为突出。</w:t>
      </w:r>
    </w:p>
    <w:p w14:paraId="328D7C73" w14:textId="77777777" w:rsidR="00C76538" w:rsidRPr="00110D66" w:rsidRDefault="00A90D4B" w:rsidP="002903F5">
      <w:pPr>
        <w:rPr>
          <w:sz w:val="24"/>
          <w:szCs w:val="24"/>
          <w:rPrChange w:id="1237" w:author="alling" w:date="2017-04-04T15:48:00Z">
            <w:rPr>
              <w:rFonts w:hAnsi="SimSun"/>
              <w:sz w:val="24"/>
              <w:szCs w:val="24"/>
            </w:rPr>
          </w:rPrChange>
        </w:rPr>
      </w:pPr>
      <w:r w:rsidRPr="00110D66">
        <w:rPr>
          <w:rFonts w:hAnsi="SimSun" w:hint="eastAsia"/>
          <w:sz w:val="24"/>
          <w:szCs w:val="24"/>
        </w:rPr>
        <w:t>（</w:t>
      </w:r>
      <w:r w:rsidRPr="00110D66">
        <w:rPr>
          <w:sz w:val="24"/>
          <w:szCs w:val="24"/>
          <w:rPrChange w:id="1238" w:author="alling" w:date="2017-04-04T15:48:00Z">
            <w:rPr>
              <w:rFonts w:hAnsi="SimSun"/>
              <w:sz w:val="24"/>
              <w:szCs w:val="24"/>
            </w:rPr>
          </w:rPrChange>
        </w:rPr>
        <w:t>2</w:t>
      </w:r>
      <w:r w:rsidRPr="00110D66">
        <w:rPr>
          <w:rFonts w:hAnsi="SimSun" w:hint="eastAsia"/>
          <w:sz w:val="24"/>
          <w:szCs w:val="24"/>
        </w:rPr>
        <w:t>）</w:t>
      </w:r>
      <w:r w:rsidR="00401342" w:rsidRPr="00110D66">
        <w:rPr>
          <w:rFonts w:hAnsi="SimSun"/>
          <w:sz w:val="24"/>
          <w:szCs w:val="24"/>
        </w:rPr>
        <w:t>第二个问题</w:t>
      </w:r>
      <w:r w:rsidR="005D262C" w:rsidRPr="00110D66">
        <w:rPr>
          <w:rFonts w:hAnsi="SimSun"/>
          <w:sz w:val="24"/>
          <w:szCs w:val="24"/>
        </w:rPr>
        <w:t>是动态电源管理中如何避免进入和退出低功耗状态带来的额外开销。</w:t>
      </w:r>
    </w:p>
    <w:p w14:paraId="78EC24AF" w14:textId="77777777" w:rsidR="00401342" w:rsidRPr="00110D66" w:rsidRDefault="005D262C" w:rsidP="002903F5">
      <w:pPr>
        <w:rPr>
          <w:sz w:val="24"/>
          <w:szCs w:val="24"/>
        </w:rPr>
      </w:pPr>
      <w:r w:rsidRPr="00110D66">
        <w:rPr>
          <w:rFonts w:hAnsi="SimSun"/>
          <w:sz w:val="24"/>
          <w:szCs w:val="24"/>
        </w:rPr>
        <w:t>如上面所分析的，解决这个问题的关键在于选择正确的时机切换状态。</w:t>
      </w:r>
      <w:r w:rsidR="00B65FE4" w:rsidRPr="00110D66">
        <w:rPr>
          <w:rFonts w:hAnsi="SimSun"/>
          <w:sz w:val="24"/>
          <w:szCs w:val="24"/>
        </w:rPr>
        <w:t>对设备的动态电源管理来说，目前大部分的实现方法是基于</w:t>
      </w:r>
      <w:r w:rsidR="00DE7F4E" w:rsidRPr="00110D66">
        <w:rPr>
          <w:rFonts w:hAnsi="SimSun"/>
          <w:sz w:val="24"/>
          <w:szCs w:val="24"/>
        </w:rPr>
        <w:t>固定的</w:t>
      </w:r>
      <w:r w:rsidR="00B65FE4" w:rsidRPr="00110D66">
        <w:rPr>
          <w:rFonts w:hAnsi="SimSun"/>
          <w:sz w:val="24"/>
          <w:szCs w:val="24"/>
        </w:rPr>
        <w:t>超时机制的，即在设备处于空闲状态后，判断经过一定时间后设备是否仍然处于空闲状态。如果是则通过</w:t>
      </w:r>
      <w:r w:rsidR="00B65FE4" w:rsidRPr="00110D66">
        <w:rPr>
          <w:sz w:val="24"/>
          <w:szCs w:val="24"/>
        </w:rPr>
        <w:t>Runtime PM</w:t>
      </w:r>
      <w:r w:rsidR="00B65FE4" w:rsidRPr="00110D66">
        <w:rPr>
          <w:rFonts w:hAnsi="SimSun"/>
          <w:sz w:val="24"/>
          <w:szCs w:val="24"/>
        </w:rPr>
        <w:t>框架将设备切换到低功耗状态，否则就保持运行状态。这种机制的优点在于实现简单而缺点则是灵活性差</w:t>
      </w:r>
      <w:r w:rsidR="00DE7F4E" w:rsidRPr="00110D66">
        <w:rPr>
          <w:rFonts w:hAnsi="SimSun"/>
          <w:sz w:val="24"/>
          <w:szCs w:val="24"/>
        </w:rPr>
        <w:t>。因为这一定时间的超时是固定的，在这段时间内设备很有可能实际上处于空闲但不能把它处于低功耗模式。</w:t>
      </w:r>
      <w:r w:rsidR="00B65FE4" w:rsidRPr="00110D66">
        <w:rPr>
          <w:sz w:val="24"/>
          <w:szCs w:val="24"/>
        </w:rPr>
        <w:t xml:space="preserve"> </w:t>
      </w:r>
      <w:r w:rsidR="00DE7F4E" w:rsidRPr="00110D66">
        <w:rPr>
          <w:rFonts w:hAnsi="SimSun"/>
          <w:sz w:val="24"/>
          <w:szCs w:val="24"/>
        </w:rPr>
        <w:t>一个改进</w:t>
      </w:r>
      <w:r w:rsidRPr="00110D66">
        <w:rPr>
          <w:rFonts w:hAnsi="SimSun"/>
          <w:sz w:val="24"/>
          <w:szCs w:val="24"/>
        </w:rPr>
        <w:t>的办法是预测</w:t>
      </w:r>
      <w:r w:rsidR="00DE7F4E" w:rsidRPr="00110D66">
        <w:rPr>
          <w:rFonts w:hAnsi="SimSun"/>
          <w:sz w:val="24"/>
          <w:szCs w:val="24"/>
        </w:rPr>
        <w:t>设备</w:t>
      </w:r>
      <w:r w:rsidRPr="00110D66">
        <w:rPr>
          <w:rFonts w:hAnsi="SimSun"/>
          <w:sz w:val="24"/>
          <w:szCs w:val="24"/>
        </w:rPr>
        <w:t>可以处于空闲状态的时间，根据预测出的时间选择适当开销的空闲状态。</w:t>
      </w:r>
    </w:p>
    <w:p w14:paraId="164856C5" w14:textId="77777777" w:rsidR="005D262C" w:rsidRPr="00110D66" w:rsidRDefault="00B65FE4" w:rsidP="002903F5">
      <w:pPr>
        <w:rPr>
          <w:sz w:val="24"/>
          <w:szCs w:val="24"/>
          <w:rPrChange w:id="1239" w:author="alling" w:date="2017-04-04T15:48:00Z">
            <w:rPr>
              <w:rFonts w:hAnsi="SimSun"/>
              <w:sz w:val="24"/>
              <w:szCs w:val="24"/>
            </w:rPr>
          </w:rPrChange>
        </w:rPr>
      </w:pPr>
      <w:r w:rsidRPr="00110D66">
        <w:rPr>
          <w:rFonts w:hAnsi="SimSun"/>
          <w:sz w:val="24"/>
          <w:szCs w:val="24"/>
        </w:rPr>
        <w:t>本文在第三章中就将提出</w:t>
      </w:r>
      <w:r w:rsidR="00DE7F4E" w:rsidRPr="00110D66">
        <w:rPr>
          <w:rFonts w:hAnsi="SimSun"/>
          <w:sz w:val="24"/>
          <w:szCs w:val="24"/>
        </w:rPr>
        <w:t>针对上面两个问题的</w:t>
      </w:r>
      <w:r w:rsidR="00297F45" w:rsidRPr="00110D66">
        <w:rPr>
          <w:rFonts w:hAnsi="SimSun"/>
          <w:sz w:val="24"/>
          <w:szCs w:val="24"/>
        </w:rPr>
        <w:t>解决和改进的方法。除此</w:t>
      </w:r>
      <w:r w:rsidR="005D262C" w:rsidRPr="00110D66">
        <w:rPr>
          <w:rFonts w:hAnsi="SimSun"/>
          <w:sz w:val="24"/>
          <w:szCs w:val="24"/>
        </w:rPr>
        <w:t>之外，还需要持续改进静态电源管理中如何判断系统空闲状态、动态电源管理中</w:t>
      </w:r>
      <w:r w:rsidR="005D262C" w:rsidRPr="00110D66">
        <w:rPr>
          <w:sz w:val="24"/>
          <w:szCs w:val="24"/>
        </w:rPr>
        <w:t>CPU</w:t>
      </w:r>
      <w:r w:rsidR="005D262C" w:rsidRPr="00110D66">
        <w:rPr>
          <w:rFonts w:hAnsi="SimSun"/>
          <w:sz w:val="24"/>
          <w:szCs w:val="24"/>
        </w:rPr>
        <w:t>频率调整的策略</w:t>
      </w:r>
      <w:r w:rsidRPr="00110D66">
        <w:rPr>
          <w:rFonts w:hAnsi="SimSun"/>
          <w:sz w:val="24"/>
          <w:szCs w:val="24"/>
        </w:rPr>
        <w:t>以及减少</w:t>
      </w:r>
      <w:r w:rsidRPr="00110D66">
        <w:rPr>
          <w:sz w:val="24"/>
          <w:szCs w:val="24"/>
        </w:rPr>
        <w:t>CPU</w:t>
      </w:r>
      <w:r w:rsidRPr="00110D66">
        <w:rPr>
          <w:rFonts w:hAnsi="SimSun"/>
          <w:sz w:val="24"/>
          <w:szCs w:val="24"/>
        </w:rPr>
        <w:t>在空闲状态下不必要的唤醒等问题。</w:t>
      </w:r>
    </w:p>
    <w:p w14:paraId="70358D85" w14:textId="77777777" w:rsidR="00B13CD3" w:rsidRPr="00B13CD3" w:rsidRDefault="00B13CD3" w:rsidP="002903F5">
      <w:pPr>
        <w:rPr>
          <w:sz w:val="24"/>
          <w:szCs w:val="24"/>
        </w:rPr>
      </w:pPr>
    </w:p>
    <w:p w14:paraId="51830BDF" w14:textId="77777777" w:rsidR="00B65FE4" w:rsidDel="00DD21AE" w:rsidRDefault="00B65FE4" w:rsidP="00B65FE4">
      <w:pPr>
        <w:ind w:rightChars="12" w:right="25" w:firstLine="0"/>
        <w:outlineLvl w:val="2"/>
        <w:rPr>
          <w:del w:id="1240" w:author="Ling, Alex" w:date="2017-06-04T11:37:00Z"/>
          <w:rFonts w:ascii="SimHei" w:eastAsia="SimHei" w:hAnsi="SimSun"/>
          <w:sz w:val="24"/>
        </w:rPr>
      </w:pPr>
      <w:bookmarkStart w:id="1241" w:name="_Toc471381669"/>
      <w:r w:rsidRPr="002A055A">
        <w:rPr>
          <w:rFonts w:ascii="SimHei" w:eastAsia="SimHei" w:hAnsi="SimSun" w:hint="eastAsia"/>
          <w:b/>
          <w:color w:val="339966"/>
          <w:sz w:val="24"/>
        </w:rPr>
        <w:t>2.</w:t>
      </w:r>
      <w:r>
        <w:rPr>
          <w:rFonts w:ascii="SimHei" w:eastAsia="SimHei" w:hAnsi="SimSun" w:hint="eastAsia"/>
          <w:b/>
          <w:color w:val="339966"/>
          <w:sz w:val="24"/>
        </w:rPr>
        <w:t>3</w:t>
      </w:r>
      <w:r w:rsidRPr="003469EB">
        <w:rPr>
          <w:rFonts w:ascii="SimHei" w:eastAsia="SimHei" w:hAnsi="SimSun" w:hint="eastAsia"/>
          <w:sz w:val="24"/>
        </w:rPr>
        <w:t xml:space="preserve"> </w:t>
      </w:r>
      <w:r>
        <w:rPr>
          <w:rFonts w:ascii="SimHei" w:eastAsia="SimHei" w:hAnsi="SimSun" w:hint="eastAsia"/>
          <w:sz w:val="24"/>
        </w:rPr>
        <w:t>本文的研究路线</w:t>
      </w:r>
      <w:bookmarkEnd w:id="1241"/>
    </w:p>
    <w:p w14:paraId="2B6B3ADC" w14:textId="77777777" w:rsidR="00B13CD3" w:rsidRPr="00B13CD3" w:rsidRDefault="00B13CD3">
      <w:pPr>
        <w:ind w:rightChars="12" w:right="25" w:firstLine="0"/>
        <w:outlineLvl w:val="2"/>
        <w:pPrChange w:id="1242" w:author="Ling, Alex" w:date="2017-06-04T11:37:00Z">
          <w:pPr>
            <w:ind w:left="420" w:firstLine="0"/>
          </w:pPr>
        </w:pPrChange>
      </w:pPr>
    </w:p>
    <w:p w14:paraId="4BBDE363" w14:textId="77777777" w:rsidR="00B65FE4" w:rsidRDefault="00B65FE4" w:rsidP="00B65FE4">
      <w:pPr>
        <w:ind w:rightChars="12" w:right="25" w:firstLine="0"/>
        <w:outlineLvl w:val="2"/>
        <w:rPr>
          <w:rFonts w:ascii="SimHei" w:eastAsia="SimHei" w:hAnsi="SimSun"/>
          <w:sz w:val="24"/>
        </w:rPr>
      </w:pPr>
      <w:bookmarkStart w:id="1243" w:name="_Toc471381670"/>
      <w:r w:rsidRPr="002A055A">
        <w:rPr>
          <w:rFonts w:ascii="SimHei" w:eastAsia="SimHei" w:hAnsi="SimSun" w:hint="eastAsia"/>
          <w:b/>
          <w:color w:val="339966"/>
          <w:sz w:val="24"/>
        </w:rPr>
        <w:t>2.</w:t>
      </w:r>
      <w:r>
        <w:rPr>
          <w:rFonts w:ascii="SimHei" w:eastAsia="SimHei" w:hAnsi="SimSun" w:hint="eastAsia"/>
          <w:b/>
          <w:color w:val="339966"/>
          <w:sz w:val="24"/>
        </w:rPr>
        <w:t>3</w:t>
      </w:r>
      <w:r w:rsidRPr="002A055A">
        <w:rPr>
          <w:rFonts w:ascii="SimHei" w:eastAsia="SimHei" w:hAnsi="SimSun" w:hint="eastAsia"/>
          <w:b/>
          <w:color w:val="339966"/>
          <w:sz w:val="24"/>
        </w:rPr>
        <w:t>.1</w:t>
      </w:r>
      <w:r w:rsidRPr="003469EB">
        <w:rPr>
          <w:rFonts w:ascii="SimHei" w:eastAsia="SimHei" w:hAnsi="SimSun" w:hint="eastAsia"/>
          <w:sz w:val="24"/>
        </w:rPr>
        <w:t xml:space="preserve"> </w:t>
      </w:r>
      <w:r w:rsidR="00A05194">
        <w:rPr>
          <w:rFonts w:ascii="SimHei" w:eastAsia="SimHei" w:hAnsi="SimSun" w:hint="eastAsia"/>
          <w:sz w:val="24"/>
        </w:rPr>
        <w:t>有节能意识的调度器</w:t>
      </w:r>
      <w:bookmarkEnd w:id="1243"/>
    </w:p>
    <w:p w14:paraId="4EC92228" w14:textId="690C02A9" w:rsidR="00A05194" w:rsidDel="00A264F8" w:rsidRDefault="00355935">
      <w:pPr>
        <w:rPr>
          <w:del w:id="1244" w:author="Ling, Alex" w:date="2017-06-04T11:37:00Z"/>
          <w:rFonts w:hAnsi="SimSun"/>
          <w:sz w:val="24"/>
          <w:szCs w:val="24"/>
        </w:rPr>
      </w:pPr>
      <w:r w:rsidRPr="00B13CD3">
        <w:rPr>
          <w:rFonts w:hAnsi="SimSun"/>
          <w:sz w:val="24"/>
          <w:szCs w:val="24"/>
        </w:rPr>
        <w:t>如上文中所分析，有节能意识的调度器需要根据任务对</w:t>
      </w:r>
      <w:r w:rsidRPr="00B13CD3">
        <w:rPr>
          <w:sz w:val="24"/>
          <w:szCs w:val="24"/>
        </w:rPr>
        <w:t>CPU</w:t>
      </w:r>
      <w:r w:rsidRPr="00B13CD3">
        <w:rPr>
          <w:rFonts w:hAnsi="SimSun"/>
          <w:sz w:val="24"/>
          <w:szCs w:val="24"/>
        </w:rPr>
        <w:t>的负载要求选择功耗成本最低的</w:t>
      </w:r>
      <w:r w:rsidRPr="00B13CD3">
        <w:rPr>
          <w:sz w:val="24"/>
          <w:szCs w:val="24"/>
        </w:rPr>
        <w:t>CPU</w:t>
      </w:r>
      <w:r w:rsidRPr="00B13CD3">
        <w:rPr>
          <w:rFonts w:hAnsi="SimSun"/>
          <w:sz w:val="24"/>
          <w:szCs w:val="24"/>
        </w:rPr>
        <w:t>或</w:t>
      </w:r>
      <w:r w:rsidRPr="00B13CD3">
        <w:rPr>
          <w:sz w:val="24"/>
          <w:szCs w:val="24"/>
        </w:rPr>
        <w:t>CPU</w:t>
      </w:r>
      <w:r w:rsidRPr="00B13CD3">
        <w:rPr>
          <w:rFonts w:hAnsi="SimSun"/>
          <w:sz w:val="24"/>
          <w:szCs w:val="24"/>
        </w:rPr>
        <w:t>核来运行。因此，要实现这样的调度器，首先要实现能准确反映</w:t>
      </w:r>
      <w:r w:rsidRPr="00B13CD3">
        <w:rPr>
          <w:sz w:val="24"/>
          <w:szCs w:val="24"/>
        </w:rPr>
        <w:t>CPU</w:t>
      </w:r>
      <w:r w:rsidRPr="00B13CD3">
        <w:rPr>
          <w:rFonts w:hAnsi="SimSun"/>
          <w:sz w:val="24"/>
          <w:szCs w:val="24"/>
        </w:rPr>
        <w:t>负载的机制。这在</w:t>
      </w:r>
      <w:del w:id="1245" w:author="alling" w:date="2017-04-04T15:50:00Z">
        <w:r w:rsidR="00577670" w:rsidRPr="00B13CD3" w:rsidDel="00AB618C">
          <w:rPr>
            <w:sz w:val="24"/>
            <w:szCs w:val="24"/>
          </w:rPr>
          <w:delText>Linux</w:delText>
        </w:r>
        <w:r w:rsidR="00577670" w:rsidRPr="00B13CD3" w:rsidDel="00AB618C">
          <w:rPr>
            <w:rFonts w:hAnsi="SimSun"/>
            <w:sz w:val="24"/>
            <w:szCs w:val="24"/>
          </w:rPr>
          <w:delText>目前的内核调度器中是通过负载追踪</w:delText>
        </w:r>
        <w:r w:rsidR="00577670" w:rsidRPr="00B13CD3" w:rsidDel="00AB618C">
          <w:rPr>
            <w:sz w:val="24"/>
            <w:szCs w:val="24"/>
          </w:rPr>
          <w:delText>(</w:delText>
        </w:r>
      </w:del>
      <w:ins w:id="1246" w:author="alling" w:date="2017-04-04T15:50:00Z">
        <w:r w:rsidR="00AB618C" w:rsidRPr="00B13CD3">
          <w:rPr>
            <w:sz w:val="24"/>
            <w:szCs w:val="24"/>
          </w:rPr>
          <w:t>Linux</w:t>
        </w:r>
        <w:r w:rsidR="00AB618C" w:rsidRPr="00B13CD3">
          <w:rPr>
            <w:rFonts w:hAnsi="SimSun" w:hint="eastAsia"/>
            <w:sz w:val="24"/>
            <w:szCs w:val="24"/>
          </w:rPr>
          <w:t>目前的内核调度器中是通过负载追踪</w:t>
        </w:r>
        <w:r w:rsidR="00AB618C" w:rsidRPr="00B13CD3">
          <w:rPr>
            <w:sz w:val="24"/>
            <w:szCs w:val="24"/>
          </w:rPr>
          <w:t xml:space="preserve"> (</w:t>
        </w:r>
      </w:ins>
      <w:r w:rsidRPr="00B13CD3">
        <w:rPr>
          <w:sz w:val="24"/>
          <w:szCs w:val="24"/>
        </w:rPr>
        <w:t>Load Tracking</w:t>
      </w:r>
      <w:r w:rsidR="00577670" w:rsidRPr="00B13CD3">
        <w:rPr>
          <w:rFonts w:hAnsi="SimSun"/>
          <w:sz w:val="24"/>
          <w:szCs w:val="24"/>
        </w:rPr>
        <w:t>，</w:t>
      </w:r>
      <w:r w:rsidRPr="00B13CD3">
        <w:rPr>
          <w:rFonts w:hAnsi="SimSun"/>
          <w:sz w:val="24"/>
          <w:szCs w:val="24"/>
        </w:rPr>
        <w:t>简称</w:t>
      </w:r>
      <w:r w:rsidRPr="00B13CD3">
        <w:rPr>
          <w:sz w:val="24"/>
          <w:szCs w:val="24"/>
        </w:rPr>
        <w:t>LT</w:t>
      </w:r>
      <w:del w:id="1247" w:author="alling" w:date="2017-04-04T15:50:00Z">
        <w:r w:rsidR="00577670" w:rsidRPr="00B13CD3" w:rsidDel="00AB618C">
          <w:rPr>
            <w:sz w:val="24"/>
            <w:szCs w:val="24"/>
          </w:rPr>
          <w:delText>)</w:delText>
        </w:r>
        <w:r w:rsidR="00577670" w:rsidRPr="00B13CD3" w:rsidDel="00AB618C">
          <w:rPr>
            <w:rFonts w:hAnsi="SimSun"/>
            <w:sz w:val="24"/>
            <w:szCs w:val="24"/>
          </w:rPr>
          <w:delText>来实现的</w:delText>
        </w:r>
      </w:del>
      <w:ins w:id="1248" w:author="alling" w:date="2017-04-04T15:50:00Z">
        <w:r w:rsidR="00AB618C" w:rsidRPr="00B13CD3">
          <w:rPr>
            <w:sz w:val="24"/>
            <w:szCs w:val="24"/>
          </w:rPr>
          <w:t>)</w:t>
        </w:r>
        <w:r w:rsidR="00AB618C" w:rsidRPr="00B13CD3">
          <w:rPr>
            <w:rFonts w:hAnsi="SimSun" w:hint="eastAsia"/>
            <w:sz w:val="24"/>
            <w:szCs w:val="24"/>
          </w:rPr>
          <w:t xml:space="preserve"> </w:t>
        </w:r>
        <w:r w:rsidR="00AB618C" w:rsidRPr="00B13CD3">
          <w:rPr>
            <w:rFonts w:hAnsi="SimSun" w:hint="eastAsia"/>
            <w:sz w:val="24"/>
            <w:szCs w:val="24"/>
          </w:rPr>
          <w:t>来实现的</w:t>
        </w:r>
      </w:ins>
      <w:r w:rsidRPr="00B13CD3">
        <w:rPr>
          <w:rFonts w:hAnsi="SimSun"/>
          <w:sz w:val="24"/>
          <w:szCs w:val="24"/>
        </w:rPr>
        <w:t>。</w:t>
      </w:r>
      <w:r w:rsidR="00577670" w:rsidRPr="00B13CD3">
        <w:rPr>
          <w:rFonts w:hAnsi="SimSun"/>
          <w:sz w:val="24"/>
          <w:szCs w:val="24"/>
        </w:rPr>
        <w:t>为此，本文将在第三章中提出一种对目前</w:t>
      </w:r>
      <w:r w:rsidR="00577670" w:rsidRPr="00B13CD3">
        <w:rPr>
          <w:sz w:val="24"/>
          <w:szCs w:val="24"/>
        </w:rPr>
        <w:t>Linux</w:t>
      </w:r>
      <w:r w:rsidR="00577670" w:rsidRPr="00B13CD3">
        <w:rPr>
          <w:rFonts w:hAnsi="SimSun"/>
          <w:sz w:val="24"/>
          <w:szCs w:val="24"/>
        </w:rPr>
        <w:t>内核中默认的</w:t>
      </w:r>
      <w:r w:rsidR="00577670" w:rsidRPr="00B13CD3">
        <w:rPr>
          <w:sz w:val="24"/>
          <w:szCs w:val="24"/>
        </w:rPr>
        <w:t>CFS</w:t>
      </w:r>
      <w:r w:rsidR="00577670" w:rsidRPr="00B13CD3">
        <w:rPr>
          <w:rFonts w:hAnsi="SimSun"/>
          <w:sz w:val="24"/>
          <w:szCs w:val="24"/>
        </w:rPr>
        <w:t>调度器</w:t>
      </w:r>
      <w:r w:rsidR="000D2285" w:rsidRPr="00B13CD3">
        <w:rPr>
          <w:sz w:val="24"/>
          <w:szCs w:val="24"/>
          <w:vertAlign w:val="superscript"/>
        </w:rPr>
        <w:t>[14]</w:t>
      </w:r>
      <w:r w:rsidR="00577670" w:rsidRPr="00B13CD3">
        <w:rPr>
          <w:rFonts w:hAnsi="SimSun"/>
          <w:sz w:val="24"/>
          <w:szCs w:val="24"/>
        </w:rPr>
        <w:t>的负载追踪算法的改进方法。其次，为实现</w:t>
      </w:r>
      <w:r w:rsidR="00577670" w:rsidRPr="00B13CD3">
        <w:rPr>
          <w:sz w:val="24"/>
          <w:szCs w:val="24"/>
        </w:rPr>
        <w:t>2.2.1</w:t>
      </w:r>
      <w:r w:rsidR="00577670" w:rsidRPr="00B13CD3">
        <w:rPr>
          <w:rFonts w:hAnsi="SimSun"/>
          <w:sz w:val="24"/>
          <w:szCs w:val="24"/>
        </w:rPr>
        <w:t>节中所提出的需求，我们需要对调度器的任务放置</w:t>
      </w:r>
      <w:r w:rsidR="00577670" w:rsidRPr="00B13CD3">
        <w:rPr>
          <w:sz w:val="24"/>
          <w:szCs w:val="24"/>
        </w:rPr>
        <w:t>(Task Placement)</w:t>
      </w:r>
      <w:r w:rsidR="00577670" w:rsidRPr="00B13CD3">
        <w:rPr>
          <w:rFonts w:hAnsi="SimSun"/>
          <w:sz w:val="24"/>
          <w:szCs w:val="24"/>
        </w:rPr>
        <w:t>和负载均衡</w:t>
      </w:r>
      <w:r w:rsidR="00577670" w:rsidRPr="00B13CD3">
        <w:rPr>
          <w:sz w:val="24"/>
          <w:szCs w:val="24"/>
        </w:rPr>
        <w:t>(Load Balancing)</w:t>
      </w:r>
      <w:r w:rsidR="00577670" w:rsidRPr="00B13CD3">
        <w:rPr>
          <w:rFonts w:hAnsi="SimSun"/>
          <w:sz w:val="24"/>
          <w:szCs w:val="24"/>
        </w:rPr>
        <w:t>机制作出改进，以达到选择功耗成本最低的</w:t>
      </w:r>
      <w:r w:rsidR="00577670" w:rsidRPr="00B13CD3">
        <w:rPr>
          <w:sz w:val="24"/>
          <w:szCs w:val="24"/>
        </w:rPr>
        <w:t>CPU</w:t>
      </w:r>
      <w:r w:rsidR="00577670" w:rsidRPr="00B13CD3">
        <w:rPr>
          <w:rFonts w:hAnsi="SimSun"/>
          <w:sz w:val="24"/>
          <w:szCs w:val="24"/>
        </w:rPr>
        <w:t>核来运行任务的目的。最后，为实现与</w:t>
      </w:r>
      <w:r w:rsidR="00577670" w:rsidRPr="00B13CD3">
        <w:rPr>
          <w:sz w:val="24"/>
          <w:szCs w:val="24"/>
        </w:rPr>
        <w:t>CPUFreq</w:t>
      </w:r>
      <w:r w:rsidR="00577670" w:rsidRPr="00B13CD3">
        <w:rPr>
          <w:rFonts w:hAnsi="SimSun"/>
          <w:sz w:val="24"/>
          <w:szCs w:val="24"/>
        </w:rPr>
        <w:t>框架的协作，将</w:t>
      </w:r>
      <w:r w:rsidR="00577670" w:rsidRPr="00B13CD3">
        <w:rPr>
          <w:sz w:val="24"/>
          <w:szCs w:val="24"/>
        </w:rPr>
        <w:t>CPU</w:t>
      </w:r>
      <w:r w:rsidR="00577670" w:rsidRPr="00B13CD3">
        <w:rPr>
          <w:rFonts w:hAnsi="SimSun"/>
          <w:sz w:val="24"/>
          <w:szCs w:val="24"/>
        </w:rPr>
        <w:t>的负载信息反馈给</w:t>
      </w:r>
      <w:r w:rsidR="00577670" w:rsidRPr="00B13CD3">
        <w:rPr>
          <w:sz w:val="24"/>
          <w:szCs w:val="24"/>
        </w:rPr>
        <w:t xml:space="preserve">CPUFreq </w:t>
      </w:r>
      <w:r w:rsidR="00902784">
        <w:rPr>
          <w:sz w:val="24"/>
          <w:szCs w:val="24"/>
        </w:rPr>
        <w:t>governor</w:t>
      </w:r>
      <w:r w:rsidR="00577670" w:rsidRPr="00B13CD3">
        <w:rPr>
          <w:rFonts w:hAnsi="SimSun"/>
          <w:sz w:val="24"/>
          <w:szCs w:val="24"/>
        </w:rPr>
        <w:t>，还需要实现调度器和</w:t>
      </w:r>
      <w:r w:rsidR="00577670" w:rsidRPr="00B13CD3">
        <w:rPr>
          <w:sz w:val="24"/>
          <w:szCs w:val="24"/>
        </w:rPr>
        <w:t>CPUFreq</w:t>
      </w:r>
      <w:r w:rsidR="00577670" w:rsidRPr="00B13CD3">
        <w:rPr>
          <w:rFonts w:hAnsi="SimSun"/>
          <w:sz w:val="24"/>
          <w:szCs w:val="24"/>
        </w:rPr>
        <w:t>框架之间的协同机制。</w:t>
      </w:r>
      <w:r w:rsidR="00806FAF" w:rsidRPr="00B13CD3">
        <w:rPr>
          <w:rFonts w:hAnsi="SimSun"/>
          <w:sz w:val="24"/>
          <w:szCs w:val="24"/>
        </w:rPr>
        <w:t>此外，为满足嵌入式系统不同应用场景的需要，调度器设计中还包括了对调度器算法的可调整参数。用户可以根据实际需要调整这些参数并从实际测试结果中选出最合适的参数。</w:t>
      </w:r>
    </w:p>
    <w:p w14:paraId="0CCEF4B9" w14:textId="77777777" w:rsidR="00A264F8" w:rsidRDefault="00A264F8" w:rsidP="00355935">
      <w:pPr>
        <w:rPr>
          <w:ins w:id="1249" w:author="Ling, Alex" w:date="2017-06-04T11:40:00Z"/>
          <w:rFonts w:hAnsi="SimSun"/>
          <w:sz w:val="24"/>
          <w:szCs w:val="24"/>
        </w:rPr>
      </w:pPr>
    </w:p>
    <w:p w14:paraId="15304687" w14:textId="77777777" w:rsidR="00B13CD3" w:rsidRPr="00B13CD3" w:rsidRDefault="00B13CD3">
      <w:pPr>
        <w:rPr>
          <w:sz w:val="24"/>
          <w:szCs w:val="24"/>
        </w:rPr>
      </w:pPr>
    </w:p>
    <w:p w14:paraId="780E7564" w14:textId="77777777" w:rsidR="00B65FE4" w:rsidRDefault="00B65FE4" w:rsidP="00B65FE4">
      <w:pPr>
        <w:ind w:rightChars="12" w:right="25" w:firstLine="0"/>
        <w:outlineLvl w:val="2"/>
        <w:rPr>
          <w:rFonts w:ascii="SimHei" w:eastAsia="SimHei" w:hAnsi="SimSun"/>
          <w:sz w:val="24"/>
        </w:rPr>
      </w:pPr>
      <w:bookmarkStart w:id="1250" w:name="_Toc471381671"/>
      <w:r w:rsidRPr="002A055A">
        <w:rPr>
          <w:rFonts w:ascii="SimHei" w:eastAsia="SimHei" w:hAnsi="SimSun" w:hint="eastAsia"/>
          <w:b/>
          <w:color w:val="339966"/>
          <w:sz w:val="24"/>
        </w:rPr>
        <w:t>2.</w:t>
      </w:r>
      <w:r>
        <w:rPr>
          <w:rFonts w:ascii="SimHei" w:eastAsia="SimHei" w:hAnsi="SimSun" w:hint="eastAsia"/>
          <w:b/>
          <w:color w:val="339966"/>
          <w:sz w:val="24"/>
        </w:rPr>
        <w:t>3</w:t>
      </w:r>
      <w:r w:rsidRPr="002A055A">
        <w:rPr>
          <w:rFonts w:ascii="SimHei" w:eastAsia="SimHei" w:hAnsi="SimSun" w:hint="eastAsia"/>
          <w:b/>
          <w:color w:val="339966"/>
          <w:sz w:val="24"/>
        </w:rPr>
        <w:t>.</w:t>
      </w:r>
      <w:r>
        <w:rPr>
          <w:rFonts w:ascii="SimHei" w:eastAsia="SimHei" w:hAnsi="SimSun" w:hint="eastAsia"/>
          <w:b/>
          <w:color w:val="339966"/>
          <w:sz w:val="24"/>
        </w:rPr>
        <w:t>2</w:t>
      </w:r>
      <w:r w:rsidRPr="003469EB">
        <w:rPr>
          <w:rFonts w:ascii="SimHei" w:eastAsia="SimHei" w:hAnsi="SimSun" w:hint="eastAsia"/>
          <w:sz w:val="24"/>
        </w:rPr>
        <w:t xml:space="preserve"> </w:t>
      </w:r>
      <w:r w:rsidR="00A05194">
        <w:rPr>
          <w:rFonts w:ascii="SimHei" w:eastAsia="SimHei" w:hAnsi="SimSun" w:hint="eastAsia"/>
          <w:sz w:val="24"/>
        </w:rPr>
        <w:t>设备动态电源管理</w:t>
      </w:r>
      <w:bookmarkEnd w:id="1250"/>
    </w:p>
    <w:p w14:paraId="5DBA810D" w14:textId="77777777" w:rsidR="00B13CD3" w:rsidRDefault="001851A9" w:rsidP="001851A9">
      <w:pPr>
        <w:rPr>
          <w:rFonts w:hAnsi="SimSun"/>
          <w:sz w:val="24"/>
          <w:szCs w:val="24"/>
        </w:rPr>
      </w:pPr>
      <w:r w:rsidRPr="00B13CD3">
        <w:rPr>
          <w:rFonts w:hAnsi="SimSun"/>
          <w:sz w:val="24"/>
          <w:szCs w:val="24"/>
        </w:rPr>
        <w:t>对于设备的动态电源管理，</w:t>
      </w:r>
      <w:r w:rsidR="00DA059D" w:rsidRPr="00B13CD3">
        <w:rPr>
          <w:rFonts w:hAnsi="SimSun"/>
          <w:sz w:val="24"/>
          <w:szCs w:val="24"/>
        </w:rPr>
        <w:t>本文以</w:t>
      </w:r>
      <w:r w:rsidR="00DA059D" w:rsidRPr="00B13CD3">
        <w:rPr>
          <w:sz w:val="24"/>
          <w:szCs w:val="24"/>
        </w:rPr>
        <w:t>Atmel MXT1664</w:t>
      </w:r>
      <w:r w:rsidR="00DA059D" w:rsidRPr="00B13CD3">
        <w:rPr>
          <w:rFonts w:hAnsi="SimSun"/>
          <w:sz w:val="24"/>
          <w:szCs w:val="24"/>
        </w:rPr>
        <w:t>电容触摸屏控制器为例，首先明确硬件上定义的各种运行模式并在此基础上确立动态电源管理的目标。然后，基于</w:t>
      </w:r>
      <w:r w:rsidR="00DA059D" w:rsidRPr="00B13CD3">
        <w:rPr>
          <w:sz w:val="24"/>
          <w:szCs w:val="24"/>
        </w:rPr>
        <w:t>Runtime PM</w:t>
      </w:r>
      <w:r w:rsidR="00DA059D" w:rsidRPr="00B13CD3">
        <w:rPr>
          <w:rFonts w:hAnsi="SimSun"/>
          <w:sz w:val="24"/>
          <w:szCs w:val="24"/>
        </w:rPr>
        <w:t>机制设计进入和退出低功耗模式的算法。同时基于一种设备空闲状态的预测机制实现对进入低功耗状态切换的控制。在实际运用中根据不同预测结果调整预测参数以提高预测准确度。</w:t>
      </w:r>
    </w:p>
    <w:p w14:paraId="56F5B626" w14:textId="77777777" w:rsidR="004B10A9" w:rsidRDefault="004B10A9" w:rsidP="001851A9">
      <w:pPr>
        <w:rPr>
          <w:rFonts w:hAnsi="SimSun"/>
          <w:sz w:val="24"/>
          <w:szCs w:val="24"/>
        </w:rPr>
      </w:pPr>
    </w:p>
    <w:p w14:paraId="2B59B542" w14:textId="77777777" w:rsidR="004B10A9" w:rsidRDefault="004B10A9" w:rsidP="004B10A9">
      <w:pPr>
        <w:ind w:rightChars="12" w:right="25" w:firstLine="0"/>
        <w:outlineLvl w:val="2"/>
        <w:rPr>
          <w:rFonts w:ascii="SimHei" w:eastAsia="SimHei" w:hAnsi="SimSun"/>
          <w:sz w:val="24"/>
        </w:rPr>
      </w:pPr>
      <w:bookmarkStart w:id="1251" w:name="_Toc471381672"/>
      <w:r w:rsidRPr="002A055A">
        <w:rPr>
          <w:rFonts w:ascii="SimHei" w:eastAsia="SimHei" w:hAnsi="SimSun" w:hint="eastAsia"/>
          <w:b/>
          <w:color w:val="339966"/>
          <w:sz w:val="24"/>
        </w:rPr>
        <w:t>2.</w:t>
      </w:r>
      <w:r>
        <w:rPr>
          <w:rFonts w:ascii="SimHei" w:eastAsia="SimHei" w:hAnsi="SimSun" w:hint="eastAsia"/>
          <w:b/>
          <w:color w:val="339966"/>
          <w:sz w:val="24"/>
        </w:rPr>
        <w:t>4</w:t>
      </w:r>
      <w:r w:rsidRPr="003469EB">
        <w:rPr>
          <w:rFonts w:ascii="SimHei" w:eastAsia="SimHei" w:hAnsi="SimSun" w:hint="eastAsia"/>
          <w:sz w:val="24"/>
        </w:rPr>
        <w:t xml:space="preserve"> </w:t>
      </w:r>
      <w:r>
        <w:rPr>
          <w:rFonts w:ascii="SimHei" w:eastAsia="SimHei" w:hAnsi="SimSun" w:hint="eastAsia"/>
          <w:sz w:val="24"/>
        </w:rPr>
        <w:t>本章小结</w:t>
      </w:r>
      <w:bookmarkEnd w:id="1251"/>
    </w:p>
    <w:p w14:paraId="2B8B7C92" w14:textId="77777777" w:rsidR="004B10A9" w:rsidRPr="0067044B" w:rsidRDefault="004B10A9" w:rsidP="0067044B">
      <w:pPr>
        <w:rPr>
          <w:sz w:val="24"/>
          <w:szCs w:val="24"/>
        </w:rPr>
      </w:pPr>
      <w:r w:rsidRPr="0067044B">
        <w:rPr>
          <w:rFonts w:hint="eastAsia"/>
          <w:sz w:val="24"/>
          <w:szCs w:val="24"/>
        </w:rPr>
        <w:t>本章首先从</w:t>
      </w:r>
      <w:r w:rsidR="0067044B" w:rsidRPr="0067044B">
        <w:rPr>
          <w:rFonts w:hint="eastAsia"/>
          <w:sz w:val="24"/>
          <w:szCs w:val="24"/>
        </w:rPr>
        <w:t>架构、静态和动态电源管理三方面综述了嵌入式</w:t>
      </w:r>
      <w:r w:rsidR="0067044B" w:rsidRPr="0067044B">
        <w:rPr>
          <w:rFonts w:hint="eastAsia"/>
          <w:sz w:val="24"/>
          <w:szCs w:val="24"/>
        </w:rPr>
        <w:t>Linux</w:t>
      </w:r>
      <w:r w:rsidR="0067044B" w:rsidRPr="0067044B">
        <w:rPr>
          <w:rFonts w:hint="eastAsia"/>
          <w:sz w:val="24"/>
          <w:szCs w:val="24"/>
        </w:rPr>
        <w:t>系统电源管理技术，然后提出了电源管理上新的需求和目前存在的问题。在此基础之上给出了本文的研究路线，为本课题的后续设计提供</w:t>
      </w:r>
      <w:r w:rsidR="00C76538">
        <w:rPr>
          <w:rFonts w:hint="eastAsia"/>
          <w:sz w:val="24"/>
          <w:szCs w:val="24"/>
        </w:rPr>
        <w:t>支持</w:t>
      </w:r>
      <w:r w:rsidR="0067044B" w:rsidRPr="0067044B">
        <w:rPr>
          <w:rFonts w:hint="eastAsia"/>
          <w:sz w:val="24"/>
          <w:szCs w:val="24"/>
        </w:rPr>
        <w:t>。</w:t>
      </w:r>
    </w:p>
    <w:p w14:paraId="2136AD7B" w14:textId="77777777" w:rsidR="00B13CD3" w:rsidRPr="00B13CD3" w:rsidRDefault="00B13CD3" w:rsidP="000C222F">
      <w:pPr>
        <w:rPr>
          <w:sz w:val="24"/>
          <w:szCs w:val="24"/>
        </w:rPr>
      </w:pPr>
    </w:p>
    <w:p w14:paraId="49AA0340" w14:textId="77777777" w:rsidR="00493A7C" w:rsidDel="001B052E" w:rsidRDefault="00493A7C">
      <w:pPr>
        <w:widowControl/>
        <w:adjustRightInd/>
        <w:snapToGrid/>
        <w:spacing w:before="0" w:line="240" w:lineRule="auto"/>
        <w:ind w:firstLine="0"/>
        <w:jc w:val="center"/>
        <w:rPr>
          <w:del w:id="1252" w:author="alling" w:date="2017-04-04T15:52:00Z"/>
          <w:bCs/>
        </w:rPr>
        <w:pPrChange w:id="1253" w:author="alling" w:date="2017-04-04T15:52:00Z">
          <w:pPr>
            <w:widowControl/>
            <w:adjustRightInd/>
            <w:snapToGrid/>
            <w:spacing w:before="0" w:line="240" w:lineRule="auto"/>
            <w:ind w:firstLine="0"/>
            <w:jc w:val="left"/>
          </w:pPr>
        </w:pPrChange>
      </w:pPr>
      <w:r>
        <w:rPr>
          <w:bCs/>
        </w:rPr>
        <w:br w:type="page"/>
      </w:r>
    </w:p>
    <w:p w14:paraId="1A4B979A" w14:textId="77777777" w:rsidR="00AC3021" w:rsidRPr="001B0EAB" w:rsidRDefault="005875FD" w:rsidP="00AC3021">
      <w:pPr>
        <w:ind w:rightChars="12" w:right="25" w:firstLine="549"/>
        <w:jc w:val="center"/>
        <w:outlineLvl w:val="0"/>
        <w:rPr>
          <w:ins w:id="1254" w:author="alling" w:date="2017-04-04T16:33:00Z"/>
          <w:rFonts w:ascii="SimHei" w:eastAsia="SimHei" w:hAnsi="SimSun"/>
          <w:b/>
          <w:sz w:val="32"/>
          <w:szCs w:val="32"/>
        </w:rPr>
      </w:pPr>
      <w:bookmarkStart w:id="1255" w:name="_Toc471381673"/>
      <w:bookmarkStart w:id="1256" w:name="_Toc105491697"/>
      <w:del w:id="1257" w:author="alling" w:date="2017-04-04T16:33:00Z">
        <w:r w:rsidRPr="005875FD" w:rsidDel="00AC3021">
          <w:rPr>
            <w:rFonts w:ascii="SimHei" w:eastAsia="SimHei" w:hAnsi="SimHei"/>
            <w:b/>
            <w:sz w:val="32"/>
            <w:szCs w:val="32"/>
          </w:rPr>
          <w:lastRenderedPageBreak/>
          <w:delText>3 嵌入式Linux系统电源管理方法的改进</w:delText>
        </w:r>
      </w:del>
      <w:bookmarkEnd w:id="1255"/>
      <w:ins w:id="1258" w:author="alling" w:date="2017-04-04T16:33:00Z">
        <w:r w:rsidR="00AC3021">
          <w:rPr>
            <w:rFonts w:ascii="SimHei" w:eastAsia="SimHei" w:hint="eastAsia"/>
            <w:b/>
            <w:bCs/>
            <w:sz w:val="32"/>
            <w:szCs w:val="32"/>
          </w:rPr>
          <w:t>3 嵌入式Linux系统电源管理管理方法的改进</w:t>
        </w:r>
      </w:ins>
    </w:p>
    <w:p w14:paraId="6103B141" w14:textId="77777777" w:rsidR="00AC3021" w:rsidRPr="005875FD" w:rsidDel="00A4381A" w:rsidRDefault="00AC3021">
      <w:pPr>
        <w:widowControl/>
        <w:adjustRightInd/>
        <w:snapToGrid/>
        <w:spacing w:before="0" w:line="240" w:lineRule="auto"/>
        <w:ind w:firstLine="0"/>
        <w:jc w:val="center"/>
        <w:rPr>
          <w:del w:id="1259" w:author="alling" w:date="2017-04-04T16:34:00Z"/>
          <w:rFonts w:ascii="SimHei" w:eastAsia="SimHei" w:hAnsi="SimHei"/>
          <w:b/>
          <w:sz w:val="32"/>
          <w:szCs w:val="32"/>
        </w:rPr>
        <w:pPrChange w:id="1260" w:author="alling" w:date="2017-04-04T15:52:00Z">
          <w:pPr>
            <w:jc w:val="center"/>
            <w:outlineLvl w:val="0"/>
          </w:pPr>
        </w:pPrChange>
      </w:pPr>
    </w:p>
    <w:p w14:paraId="65B4014C" w14:textId="77777777" w:rsidR="002D4D7E" w:rsidRDefault="002D4D7E">
      <w:pPr>
        <w:ind w:rightChars="12" w:right="25" w:firstLine="0"/>
        <w:rPr>
          <w:rFonts w:ascii="SimHei" w:eastAsia="SimHei" w:hAnsi="SimSun"/>
          <w:sz w:val="32"/>
          <w:szCs w:val="32"/>
        </w:rPr>
        <w:pPrChange w:id="1261" w:author="alling" w:date="2017-04-04T16:34:00Z">
          <w:pPr>
            <w:ind w:rightChars="12" w:right="25" w:firstLine="547"/>
            <w:jc w:val="center"/>
          </w:pPr>
        </w:pPrChange>
      </w:pPr>
    </w:p>
    <w:p w14:paraId="45A2B606" w14:textId="77777777" w:rsidR="00141EF0" w:rsidRPr="006E7CBD" w:rsidRDefault="00141EF0" w:rsidP="00141EF0">
      <w:pPr>
        <w:ind w:rightChars="12" w:right="25" w:firstLineChars="200" w:firstLine="480"/>
        <w:rPr>
          <w:sz w:val="24"/>
          <w:szCs w:val="24"/>
        </w:rPr>
      </w:pPr>
      <w:r w:rsidRPr="006E7CBD">
        <w:rPr>
          <w:rFonts w:hAnsi="SimSun"/>
          <w:sz w:val="24"/>
          <w:szCs w:val="24"/>
        </w:rPr>
        <w:t>从前面第二章的分析可以</w:t>
      </w:r>
      <w:r w:rsidR="00C76538">
        <w:rPr>
          <w:rFonts w:hAnsi="SimSun" w:hint="eastAsia"/>
          <w:sz w:val="24"/>
          <w:szCs w:val="24"/>
        </w:rPr>
        <w:t>看出</w:t>
      </w:r>
      <w:r w:rsidRPr="006E7CBD">
        <w:rPr>
          <w:rFonts w:hAnsi="SimSun"/>
          <w:sz w:val="24"/>
          <w:szCs w:val="24"/>
        </w:rPr>
        <w:t>，嵌入式</w:t>
      </w:r>
      <w:r w:rsidRPr="006E7CBD">
        <w:rPr>
          <w:sz w:val="24"/>
          <w:szCs w:val="24"/>
        </w:rPr>
        <w:t>Linux</w:t>
      </w:r>
      <w:r w:rsidRPr="006E7CBD">
        <w:rPr>
          <w:rFonts w:hAnsi="SimSun"/>
          <w:sz w:val="24"/>
          <w:szCs w:val="24"/>
        </w:rPr>
        <w:t>系统电源管理在</w:t>
      </w:r>
      <w:r w:rsidRPr="006E7CBD">
        <w:rPr>
          <w:sz w:val="24"/>
          <w:szCs w:val="24"/>
        </w:rPr>
        <w:t>CPU</w:t>
      </w:r>
      <w:r w:rsidRPr="006E7CBD">
        <w:rPr>
          <w:rFonts w:hAnsi="SimSun"/>
          <w:sz w:val="24"/>
          <w:szCs w:val="24"/>
        </w:rPr>
        <w:t>和设备两方面都存在新的需求和问题。在</w:t>
      </w:r>
      <w:r w:rsidRPr="006E7CBD">
        <w:rPr>
          <w:sz w:val="24"/>
          <w:szCs w:val="24"/>
        </w:rPr>
        <w:t>CPU</w:t>
      </w:r>
      <w:r w:rsidRPr="006E7CBD">
        <w:rPr>
          <w:rFonts w:hAnsi="SimSun"/>
          <w:sz w:val="24"/>
          <w:szCs w:val="24"/>
        </w:rPr>
        <w:t>方面，</w:t>
      </w:r>
      <w:r w:rsidR="006E7CBD" w:rsidRPr="006E7CBD">
        <w:rPr>
          <w:rFonts w:hAnsi="SimSun"/>
          <w:sz w:val="24"/>
          <w:szCs w:val="24"/>
        </w:rPr>
        <w:t>针对</w:t>
      </w:r>
      <w:r w:rsidR="006E7CBD" w:rsidRPr="006E7CBD">
        <w:rPr>
          <w:sz w:val="24"/>
          <w:szCs w:val="24"/>
        </w:rPr>
        <w:t>2.2.2</w:t>
      </w:r>
      <w:r w:rsidR="006E7CBD" w:rsidRPr="006E7CBD">
        <w:rPr>
          <w:rFonts w:hAnsi="SimSun"/>
          <w:sz w:val="24"/>
          <w:szCs w:val="24"/>
        </w:rPr>
        <w:t>节中的第一个问题，</w:t>
      </w:r>
      <w:r w:rsidRPr="006E7CBD">
        <w:rPr>
          <w:rFonts w:hAnsi="SimSun"/>
          <w:sz w:val="24"/>
          <w:szCs w:val="24"/>
        </w:rPr>
        <w:t>本章将提出一种有节能意识的调度器设计；而在设备方面，</w:t>
      </w:r>
      <w:r w:rsidR="00C76538">
        <w:rPr>
          <w:rFonts w:hAnsi="SimSun" w:hint="eastAsia"/>
          <w:sz w:val="24"/>
          <w:szCs w:val="24"/>
        </w:rPr>
        <w:t>针</w:t>
      </w:r>
      <w:r w:rsidR="006E7CBD" w:rsidRPr="006E7CBD">
        <w:rPr>
          <w:rFonts w:hAnsi="SimSun"/>
          <w:sz w:val="24"/>
          <w:szCs w:val="24"/>
        </w:rPr>
        <w:t>对</w:t>
      </w:r>
      <w:r w:rsidR="006E7CBD" w:rsidRPr="006E7CBD">
        <w:rPr>
          <w:sz w:val="24"/>
          <w:szCs w:val="24"/>
        </w:rPr>
        <w:t>2.2.2</w:t>
      </w:r>
      <w:r w:rsidR="006E7CBD" w:rsidRPr="006E7CBD">
        <w:rPr>
          <w:rFonts w:hAnsi="SimSun"/>
          <w:sz w:val="24"/>
          <w:szCs w:val="24"/>
        </w:rPr>
        <w:t>节中的第二个问题，</w:t>
      </w:r>
      <w:r w:rsidRPr="006E7CBD">
        <w:rPr>
          <w:rFonts w:hAnsi="SimSun"/>
          <w:sz w:val="24"/>
          <w:szCs w:val="24"/>
        </w:rPr>
        <w:t>本章将提出一种基于</w:t>
      </w:r>
      <w:r w:rsidRPr="006E7CBD">
        <w:rPr>
          <w:sz w:val="24"/>
          <w:szCs w:val="24"/>
        </w:rPr>
        <w:t>Runtime PM</w:t>
      </w:r>
      <w:r w:rsidRPr="006E7CBD">
        <w:rPr>
          <w:rFonts w:hAnsi="SimSun"/>
          <w:sz w:val="24"/>
          <w:szCs w:val="24"/>
        </w:rPr>
        <w:t>的设备动态电源管理设计，从而对这两方面问题提出解决方案。</w:t>
      </w:r>
    </w:p>
    <w:p w14:paraId="0E2DCFDC" w14:textId="77777777" w:rsidR="00141EF0" w:rsidRPr="00141EF0" w:rsidRDefault="00141EF0" w:rsidP="00141EF0">
      <w:pPr>
        <w:ind w:left="420" w:firstLine="0"/>
      </w:pPr>
    </w:p>
    <w:p w14:paraId="0E8BEFEF" w14:textId="77777777" w:rsidR="006E7CBD" w:rsidRPr="003469EB" w:rsidDel="00DD21AE" w:rsidRDefault="002D4D7E" w:rsidP="006E7CBD">
      <w:pPr>
        <w:ind w:leftChars="-1" w:left="-1" w:rightChars="12" w:right="25" w:hanging="1"/>
        <w:outlineLvl w:val="2"/>
        <w:rPr>
          <w:del w:id="1262" w:author="Ling, Alex" w:date="2017-06-04T11:35:00Z"/>
          <w:rFonts w:ascii="SimHei" w:eastAsia="SimHei" w:hAnsi="SimSun"/>
          <w:sz w:val="24"/>
        </w:rPr>
      </w:pPr>
      <w:bookmarkStart w:id="1263" w:name="_Toc471381674"/>
      <w:r>
        <w:rPr>
          <w:rFonts w:ascii="SimHei" w:eastAsia="SimHei" w:hAnsi="SimSun" w:hint="eastAsia"/>
          <w:b/>
          <w:color w:val="339966"/>
          <w:sz w:val="24"/>
        </w:rPr>
        <w:t>3</w:t>
      </w:r>
      <w:r w:rsidRPr="002A055A">
        <w:rPr>
          <w:rFonts w:ascii="SimHei" w:eastAsia="SimHei" w:hAnsi="SimSun" w:hint="eastAsia"/>
          <w:b/>
          <w:color w:val="339966"/>
          <w:sz w:val="24"/>
        </w:rPr>
        <w:t>.1</w:t>
      </w:r>
      <w:r w:rsidRPr="003469EB">
        <w:rPr>
          <w:rFonts w:ascii="SimHei" w:eastAsia="SimHei" w:hAnsi="SimSun" w:hint="eastAsia"/>
          <w:sz w:val="24"/>
        </w:rPr>
        <w:t xml:space="preserve"> </w:t>
      </w:r>
      <w:r>
        <w:rPr>
          <w:rFonts w:ascii="SimHei" w:eastAsia="SimHei" w:hAnsi="SimSun" w:hint="eastAsia"/>
          <w:sz w:val="24"/>
        </w:rPr>
        <w:t>一种有节能意识的调度器设计</w:t>
      </w:r>
      <w:bookmarkEnd w:id="1263"/>
    </w:p>
    <w:p w14:paraId="29806277" w14:textId="77777777" w:rsidR="00E076F1" w:rsidRPr="00141EF0" w:rsidRDefault="00E076F1">
      <w:pPr>
        <w:ind w:leftChars="-1" w:left="-1" w:rightChars="12" w:right="25" w:hanging="1"/>
        <w:outlineLvl w:val="2"/>
        <w:pPrChange w:id="1264" w:author="Ling, Alex" w:date="2017-06-04T11:35:00Z">
          <w:pPr>
            <w:ind w:left="420" w:firstLine="0"/>
          </w:pPr>
        </w:pPrChange>
      </w:pPr>
    </w:p>
    <w:p w14:paraId="3D4E4360" w14:textId="77777777" w:rsidR="002D4D7E" w:rsidRDefault="00140D00" w:rsidP="00E076F1">
      <w:pPr>
        <w:ind w:rightChars="12" w:right="25" w:firstLine="0"/>
        <w:outlineLvl w:val="2"/>
        <w:rPr>
          <w:rFonts w:ascii="SimHei" w:eastAsia="SimHei" w:hAnsi="SimSun"/>
          <w:sz w:val="24"/>
        </w:rPr>
      </w:pPr>
      <w:bookmarkStart w:id="1265" w:name="_Toc471381675"/>
      <w:r>
        <w:rPr>
          <w:rFonts w:ascii="SimHei" w:eastAsia="SimHei" w:hAnsi="SimSun" w:hint="eastAsia"/>
          <w:b/>
          <w:color w:val="339966"/>
          <w:sz w:val="24"/>
        </w:rPr>
        <w:t>3</w:t>
      </w:r>
      <w:r w:rsidR="002D4D7E" w:rsidRPr="002A055A">
        <w:rPr>
          <w:rFonts w:ascii="SimHei" w:eastAsia="SimHei" w:hAnsi="SimSun" w:hint="eastAsia"/>
          <w:b/>
          <w:color w:val="339966"/>
          <w:sz w:val="24"/>
        </w:rPr>
        <w:t>.1.1</w:t>
      </w:r>
      <w:r w:rsidR="002D4D7E" w:rsidRPr="003469EB">
        <w:rPr>
          <w:rFonts w:ascii="SimHei" w:eastAsia="SimHei" w:hAnsi="SimSun" w:hint="eastAsia"/>
          <w:sz w:val="24"/>
        </w:rPr>
        <w:t xml:space="preserve"> </w:t>
      </w:r>
      <w:r w:rsidR="00345712">
        <w:rPr>
          <w:rFonts w:ascii="SimHei" w:eastAsia="SimHei" w:hAnsi="SimSun" w:hint="eastAsia"/>
          <w:sz w:val="24"/>
        </w:rPr>
        <w:t>负载追踪的改进</w:t>
      </w:r>
      <w:bookmarkEnd w:id="1265"/>
    </w:p>
    <w:p w14:paraId="7E7B9309" w14:textId="77777777" w:rsidR="005848D5" w:rsidRDefault="001E7C58">
      <w:pPr>
        <w:pStyle w:val="af5"/>
        <w:numPr>
          <w:ilvl w:val="0"/>
          <w:numId w:val="15"/>
        </w:numPr>
        <w:tabs>
          <w:tab w:val="left" w:pos="851"/>
          <w:tab w:val="left" w:pos="993"/>
        </w:tabs>
        <w:ind w:left="426" w:rightChars="12" w:right="25" w:firstLine="0"/>
        <w:rPr>
          <w:sz w:val="24"/>
          <w:szCs w:val="24"/>
        </w:rPr>
      </w:pPr>
      <w:r>
        <w:rPr>
          <w:rFonts w:hint="eastAsia"/>
          <w:sz w:val="24"/>
          <w:szCs w:val="24"/>
        </w:rPr>
        <w:t>现有负载追踪技术的分析</w:t>
      </w:r>
    </w:p>
    <w:p w14:paraId="65C4C650" w14:textId="77777777" w:rsidR="005848D5" w:rsidRDefault="00486012">
      <w:pPr>
        <w:pStyle w:val="af5"/>
        <w:ind w:left="0" w:rightChars="12" w:right="25" w:firstLine="426"/>
        <w:rPr>
          <w:sz w:val="24"/>
          <w:szCs w:val="24"/>
        </w:rPr>
      </w:pPr>
      <w:r>
        <w:rPr>
          <w:rFonts w:hint="eastAsia"/>
          <w:sz w:val="24"/>
          <w:szCs w:val="24"/>
        </w:rPr>
        <w:t>Linux</w:t>
      </w:r>
      <w:r>
        <w:rPr>
          <w:rFonts w:hint="eastAsia"/>
          <w:sz w:val="24"/>
          <w:szCs w:val="24"/>
        </w:rPr>
        <w:t>内核</w:t>
      </w:r>
      <w:r>
        <w:rPr>
          <w:rFonts w:hint="eastAsia"/>
          <w:sz w:val="24"/>
          <w:szCs w:val="24"/>
        </w:rPr>
        <w:t>CPU</w:t>
      </w:r>
      <w:r>
        <w:rPr>
          <w:rFonts w:hint="eastAsia"/>
          <w:sz w:val="24"/>
          <w:szCs w:val="24"/>
        </w:rPr>
        <w:t>调度器的设计难点之一就是需要将系统处理器资源以一种公平和能及时响应的方式分配给系统内各个进程</w:t>
      </w:r>
      <w:r w:rsidR="00D25CEC">
        <w:rPr>
          <w:rFonts w:hint="eastAsia"/>
          <w:sz w:val="24"/>
          <w:szCs w:val="24"/>
        </w:rPr>
        <w:t>，</w:t>
      </w:r>
      <w:r>
        <w:rPr>
          <w:rFonts w:hint="eastAsia"/>
          <w:sz w:val="24"/>
          <w:szCs w:val="24"/>
        </w:rPr>
        <w:t>并且在这一过程中保证系统吞吐量的最大化和功耗的最小化</w:t>
      </w:r>
      <w:r w:rsidR="00D25CEC">
        <w:rPr>
          <w:rFonts w:hint="eastAsia"/>
          <w:sz w:val="24"/>
          <w:szCs w:val="24"/>
        </w:rPr>
        <w:t>，</w:t>
      </w:r>
      <w:r>
        <w:rPr>
          <w:rFonts w:hint="eastAsia"/>
          <w:sz w:val="24"/>
          <w:szCs w:val="24"/>
        </w:rPr>
        <w:t>但这些目标往往是互相冲突的</w:t>
      </w:r>
      <w:r w:rsidR="00D25CEC">
        <w:rPr>
          <w:rFonts w:hint="eastAsia"/>
          <w:sz w:val="24"/>
          <w:szCs w:val="24"/>
        </w:rPr>
        <w:t>。</w:t>
      </w:r>
      <w:r>
        <w:rPr>
          <w:rFonts w:hint="eastAsia"/>
          <w:sz w:val="24"/>
          <w:szCs w:val="24"/>
        </w:rPr>
        <w:t>内核调度器的设计随着</w:t>
      </w:r>
      <w:r>
        <w:rPr>
          <w:rFonts w:hint="eastAsia"/>
          <w:sz w:val="24"/>
          <w:szCs w:val="24"/>
        </w:rPr>
        <w:t>Linux</w:t>
      </w:r>
      <w:r>
        <w:rPr>
          <w:rFonts w:hint="eastAsia"/>
          <w:sz w:val="24"/>
          <w:szCs w:val="24"/>
        </w:rPr>
        <w:t>的发展经历了好几种版本，直到内核</w:t>
      </w:r>
      <w:r>
        <w:rPr>
          <w:rFonts w:hint="eastAsia"/>
          <w:sz w:val="24"/>
          <w:szCs w:val="24"/>
        </w:rPr>
        <w:t>2.6.23</w:t>
      </w:r>
      <w:r>
        <w:rPr>
          <w:rFonts w:hint="eastAsia"/>
          <w:sz w:val="24"/>
          <w:szCs w:val="24"/>
        </w:rPr>
        <w:t>上采用了</w:t>
      </w:r>
      <w:r>
        <w:rPr>
          <w:rFonts w:hint="eastAsia"/>
          <w:sz w:val="24"/>
          <w:szCs w:val="24"/>
        </w:rPr>
        <w:t>CFS</w:t>
      </w:r>
      <w:r>
        <w:rPr>
          <w:rFonts w:hint="eastAsia"/>
          <w:sz w:val="24"/>
          <w:szCs w:val="24"/>
        </w:rPr>
        <w:t>调度器之后才稳定了下来</w:t>
      </w:r>
      <w:r w:rsidR="00D25CEC">
        <w:rPr>
          <w:rFonts w:hint="eastAsia"/>
          <w:sz w:val="24"/>
          <w:szCs w:val="24"/>
        </w:rPr>
        <w:t>，</w:t>
      </w:r>
      <w:r>
        <w:rPr>
          <w:rFonts w:hint="eastAsia"/>
          <w:sz w:val="24"/>
          <w:szCs w:val="24"/>
        </w:rPr>
        <w:t>然而调度器内部的组件设计的演进一直没有停止</w:t>
      </w:r>
      <w:r w:rsidR="00A3593E">
        <w:rPr>
          <w:rFonts w:hint="eastAsia"/>
          <w:sz w:val="24"/>
          <w:szCs w:val="24"/>
        </w:rPr>
        <w:t>，负载追踪机制就是其中一个例子。</w:t>
      </w:r>
    </w:p>
    <w:p w14:paraId="48F8E99E" w14:textId="77777777" w:rsidR="005848D5" w:rsidRDefault="00A3593E">
      <w:pPr>
        <w:pStyle w:val="af5"/>
        <w:ind w:left="0" w:rightChars="12" w:right="25" w:firstLine="426"/>
        <w:rPr>
          <w:sz w:val="24"/>
          <w:szCs w:val="24"/>
        </w:rPr>
      </w:pPr>
      <w:r>
        <w:rPr>
          <w:rFonts w:hint="eastAsia"/>
          <w:sz w:val="24"/>
          <w:szCs w:val="24"/>
        </w:rPr>
        <w:t>理想的</w:t>
      </w:r>
      <w:r>
        <w:rPr>
          <w:rFonts w:hint="eastAsia"/>
          <w:sz w:val="24"/>
          <w:szCs w:val="24"/>
        </w:rPr>
        <w:t>CPU</w:t>
      </w:r>
      <w:r>
        <w:rPr>
          <w:rFonts w:hint="eastAsia"/>
          <w:sz w:val="24"/>
          <w:szCs w:val="24"/>
        </w:rPr>
        <w:t>调度需要预测系统内每一个进程对它的资源要求数量以及要求的时间。当内核了解了这些需求之后才能决定如何优化调度这些进程。在能够预测这些需求的硬件面世之前，调度器必须能够实现一定程度上这样的预测</w:t>
      </w:r>
      <w:r w:rsidR="00B5065B">
        <w:rPr>
          <w:rFonts w:hint="eastAsia"/>
          <w:sz w:val="24"/>
          <w:szCs w:val="24"/>
        </w:rPr>
        <w:t>方法，比如通过追踪基于过去一段时间的</w:t>
      </w:r>
      <w:r w:rsidR="00B5065B">
        <w:rPr>
          <w:rFonts w:hint="eastAsia"/>
          <w:sz w:val="24"/>
          <w:szCs w:val="24"/>
        </w:rPr>
        <w:t>CPU</w:t>
      </w:r>
      <w:r w:rsidR="00B5065B">
        <w:rPr>
          <w:rFonts w:hint="eastAsia"/>
          <w:sz w:val="24"/>
          <w:szCs w:val="24"/>
        </w:rPr>
        <w:t>负载情况，这就是负载追踪机制。</w:t>
      </w:r>
    </w:p>
    <w:p w14:paraId="10272439" w14:textId="77777777" w:rsidR="005848D5" w:rsidRDefault="00B5065B">
      <w:pPr>
        <w:ind w:rightChars="12" w:right="25" w:firstLine="426"/>
        <w:rPr>
          <w:sz w:val="24"/>
          <w:szCs w:val="24"/>
        </w:rPr>
      </w:pPr>
      <w:r>
        <w:rPr>
          <w:rFonts w:ascii="SimSun" w:hAnsi="SimSun" w:hint="eastAsia"/>
          <w:sz w:val="24"/>
          <w:szCs w:val="24"/>
        </w:rPr>
        <w:t>最初，</w:t>
      </w:r>
      <w:r w:rsidRPr="00B5065B">
        <w:rPr>
          <w:sz w:val="24"/>
          <w:szCs w:val="24"/>
        </w:rPr>
        <w:t>CFS</w:t>
      </w:r>
      <w:r>
        <w:rPr>
          <w:rFonts w:ascii="SimSun" w:hAnsi="SimSun" w:hint="eastAsia"/>
          <w:sz w:val="24"/>
          <w:szCs w:val="24"/>
        </w:rPr>
        <w:t>使用的是一种基于</w:t>
      </w:r>
      <w:r w:rsidR="00FA7B54">
        <w:rPr>
          <w:rFonts w:ascii="SimSun" w:hAnsi="SimSun" w:hint="eastAsia"/>
          <w:sz w:val="24"/>
          <w:szCs w:val="24"/>
        </w:rPr>
        <w:t>进程</w:t>
      </w:r>
      <w:r>
        <w:rPr>
          <w:rFonts w:ascii="SimSun" w:hAnsi="SimSun" w:hint="eastAsia"/>
          <w:sz w:val="24"/>
          <w:szCs w:val="24"/>
        </w:rPr>
        <w:t>运行队列</w:t>
      </w:r>
      <w:r w:rsidRPr="00B5065B">
        <w:rPr>
          <w:sz w:val="24"/>
          <w:szCs w:val="24"/>
        </w:rPr>
        <w:t>(run-queue)</w:t>
      </w:r>
      <w:r>
        <w:rPr>
          <w:rFonts w:hint="eastAsia"/>
          <w:sz w:val="24"/>
          <w:szCs w:val="24"/>
        </w:rPr>
        <w:t>的负载追踪机制。</w:t>
      </w:r>
      <w:r w:rsidR="00FA7B54">
        <w:rPr>
          <w:rFonts w:hint="eastAsia"/>
          <w:sz w:val="24"/>
          <w:szCs w:val="24"/>
        </w:rPr>
        <w:t>每一个</w:t>
      </w:r>
      <w:r w:rsidR="00FA7B54">
        <w:rPr>
          <w:rFonts w:hint="eastAsia"/>
          <w:sz w:val="24"/>
          <w:szCs w:val="24"/>
        </w:rPr>
        <w:t>CPU</w:t>
      </w:r>
      <w:r w:rsidR="00FA7B54">
        <w:rPr>
          <w:rFonts w:hint="eastAsia"/>
          <w:sz w:val="24"/>
          <w:szCs w:val="24"/>
        </w:rPr>
        <w:t>至少有一个这样的</w:t>
      </w:r>
      <w:r w:rsidR="00FA7B54">
        <w:rPr>
          <w:rFonts w:hint="eastAsia"/>
          <w:sz w:val="24"/>
          <w:szCs w:val="24"/>
        </w:rPr>
        <w:t>run-queue</w:t>
      </w:r>
      <w:r w:rsidR="00FA7B54">
        <w:rPr>
          <w:rFonts w:hint="eastAsia"/>
          <w:sz w:val="24"/>
          <w:szCs w:val="24"/>
        </w:rPr>
        <w:t>。当有需要时，调度器会计算每个</w:t>
      </w:r>
      <w:r w:rsidR="00FA7B54">
        <w:rPr>
          <w:rFonts w:hint="eastAsia"/>
          <w:sz w:val="24"/>
          <w:szCs w:val="24"/>
        </w:rPr>
        <w:t>run-queue</w:t>
      </w:r>
      <w:r w:rsidR="00FA7B54">
        <w:rPr>
          <w:rFonts w:hint="eastAsia"/>
          <w:sz w:val="24"/>
          <w:szCs w:val="24"/>
        </w:rPr>
        <w:t>对</w:t>
      </w:r>
      <w:r w:rsidR="00FA7B54">
        <w:rPr>
          <w:rFonts w:hint="eastAsia"/>
          <w:sz w:val="24"/>
          <w:szCs w:val="24"/>
        </w:rPr>
        <w:t>CPU</w:t>
      </w:r>
      <w:r w:rsidR="00FA7B54">
        <w:rPr>
          <w:rFonts w:hint="eastAsia"/>
          <w:sz w:val="24"/>
          <w:szCs w:val="24"/>
        </w:rPr>
        <w:t>负载的贡献，但这只能做到整个</w:t>
      </w:r>
      <w:r w:rsidR="00FA7B54">
        <w:rPr>
          <w:rFonts w:hint="eastAsia"/>
          <w:sz w:val="24"/>
          <w:szCs w:val="24"/>
        </w:rPr>
        <w:t>run-queue</w:t>
      </w:r>
      <w:r w:rsidR="00FA7B54">
        <w:rPr>
          <w:rFonts w:hint="eastAsia"/>
          <w:sz w:val="24"/>
          <w:szCs w:val="24"/>
        </w:rPr>
        <w:t>层面，无法做到精确了解队列中每个进程的贡献。</w:t>
      </w:r>
      <w:r w:rsidR="008702F0">
        <w:rPr>
          <w:rFonts w:ascii="SimSun" w:hAnsi="SimSun" w:hint="eastAsia"/>
          <w:sz w:val="24"/>
          <w:szCs w:val="24"/>
        </w:rPr>
        <w:t>从内核</w:t>
      </w:r>
      <w:r w:rsidR="008702F0" w:rsidRPr="00B5065B">
        <w:rPr>
          <w:sz w:val="24"/>
          <w:szCs w:val="24"/>
        </w:rPr>
        <w:t>3.8</w:t>
      </w:r>
      <w:r w:rsidR="008702F0">
        <w:rPr>
          <w:rFonts w:ascii="SimSun" w:hAnsi="SimSun" w:hint="eastAsia"/>
          <w:sz w:val="24"/>
          <w:szCs w:val="24"/>
        </w:rPr>
        <w:t>版本开始，</w:t>
      </w:r>
      <w:r w:rsidR="002D2C73" w:rsidRPr="008702F0">
        <w:rPr>
          <w:sz w:val="24"/>
          <w:szCs w:val="24"/>
        </w:rPr>
        <w:t>CFS</w:t>
      </w:r>
      <w:r w:rsidR="002D2C73">
        <w:rPr>
          <w:rFonts w:ascii="SimSun" w:hAnsi="SimSun" w:hint="eastAsia"/>
          <w:sz w:val="24"/>
          <w:szCs w:val="24"/>
        </w:rPr>
        <w:t>的负载追踪</w:t>
      </w:r>
      <w:r w:rsidR="002D2C73">
        <w:rPr>
          <w:rFonts w:hint="eastAsia"/>
          <w:sz w:val="24"/>
          <w:szCs w:val="24"/>
        </w:rPr>
        <w:t>是一种基于</w:t>
      </w:r>
      <w:r w:rsidR="002D2C73">
        <w:rPr>
          <w:sz w:val="24"/>
          <w:szCs w:val="24"/>
        </w:rPr>
        <w:t>entity</w:t>
      </w:r>
      <w:r w:rsidR="002D2C73">
        <w:rPr>
          <w:rFonts w:hint="eastAsia"/>
          <w:sz w:val="24"/>
          <w:szCs w:val="24"/>
        </w:rPr>
        <w:t>的机制</w:t>
      </w:r>
      <w:r w:rsidR="002D2C73">
        <w:rPr>
          <w:sz w:val="24"/>
          <w:szCs w:val="24"/>
        </w:rPr>
        <w:t xml:space="preserve"> (</w:t>
      </w:r>
      <w:r w:rsidR="00A82492">
        <w:rPr>
          <w:sz w:val="24"/>
          <w:szCs w:val="24"/>
        </w:rPr>
        <w:t>per-entity load tracking</w:t>
      </w:r>
      <w:r w:rsidR="00A82492">
        <w:rPr>
          <w:rFonts w:hint="eastAsia"/>
          <w:sz w:val="24"/>
          <w:szCs w:val="24"/>
        </w:rPr>
        <w:t>，</w:t>
      </w:r>
      <w:r w:rsidR="008702F0">
        <w:rPr>
          <w:sz w:val="24"/>
          <w:szCs w:val="24"/>
        </w:rPr>
        <w:t>简称</w:t>
      </w:r>
      <w:r w:rsidR="008702F0">
        <w:rPr>
          <w:sz w:val="24"/>
          <w:szCs w:val="24"/>
        </w:rPr>
        <w:t>PELT</w:t>
      </w:r>
      <w:r w:rsidR="002D2C73">
        <w:rPr>
          <w:sz w:val="24"/>
          <w:szCs w:val="24"/>
        </w:rPr>
        <w:t>)</w:t>
      </w:r>
      <w:r w:rsidR="002D2C73" w:rsidRPr="008702F0">
        <w:rPr>
          <w:sz w:val="24"/>
          <w:szCs w:val="24"/>
          <w:vertAlign w:val="superscript"/>
        </w:rPr>
        <w:t xml:space="preserve"> [</w:t>
      </w:r>
      <w:r w:rsidR="008B669C">
        <w:rPr>
          <w:rFonts w:hint="eastAsia"/>
          <w:sz w:val="24"/>
          <w:szCs w:val="24"/>
          <w:vertAlign w:val="superscript"/>
        </w:rPr>
        <w:t>18</w:t>
      </w:r>
      <w:r w:rsidR="002D2C73" w:rsidRPr="008702F0">
        <w:rPr>
          <w:sz w:val="24"/>
          <w:szCs w:val="24"/>
          <w:vertAlign w:val="superscript"/>
        </w:rPr>
        <w:t>]</w:t>
      </w:r>
      <w:r w:rsidR="002D2C73">
        <w:rPr>
          <w:rFonts w:hint="eastAsia"/>
          <w:sz w:val="24"/>
          <w:szCs w:val="24"/>
        </w:rPr>
        <w:t xml:space="preserve"> </w:t>
      </w:r>
      <w:r w:rsidR="002D2C73">
        <w:rPr>
          <w:rFonts w:hint="eastAsia"/>
          <w:sz w:val="24"/>
          <w:szCs w:val="24"/>
        </w:rPr>
        <w:t>。</w:t>
      </w:r>
      <w:r w:rsidR="003F768B">
        <w:rPr>
          <w:sz w:val="24"/>
          <w:szCs w:val="24"/>
        </w:rPr>
        <w:t>在</w:t>
      </w:r>
      <w:r w:rsidR="003F768B">
        <w:rPr>
          <w:rFonts w:hint="eastAsia"/>
          <w:sz w:val="24"/>
          <w:szCs w:val="24"/>
        </w:rPr>
        <w:t>PELT</w:t>
      </w:r>
      <w:r w:rsidR="003F768B">
        <w:rPr>
          <w:rFonts w:hint="eastAsia"/>
          <w:sz w:val="24"/>
          <w:szCs w:val="24"/>
        </w:rPr>
        <w:t>中，每一个进程或进程组就是一个</w:t>
      </w:r>
      <w:r w:rsidR="003F768B">
        <w:rPr>
          <w:rFonts w:hint="eastAsia"/>
          <w:sz w:val="24"/>
          <w:szCs w:val="24"/>
        </w:rPr>
        <w:t>entity</w:t>
      </w:r>
      <w:r w:rsidR="003F768B">
        <w:rPr>
          <w:rFonts w:hint="eastAsia"/>
          <w:sz w:val="24"/>
          <w:szCs w:val="24"/>
        </w:rPr>
        <w:t>。</w:t>
      </w:r>
      <w:r w:rsidR="003F768B">
        <w:rPr>
          <w:rFonts w:hint="eastAsia"/>
          <w:sz w:val="24"/>
          <w:szCs w:val="24"/>
        </w:rPr>
        <w:t>PELT</w:t>
      </w:r>
      <w:r w:rsidR="003F768B">
        <w:rPr>
          <w:rFonts w:hint="eastAsia"/>
          <w:sz w:val="24"/>
          <w:szCs w:val="24"/>
        </w:rPr>
        <w:t>的特点就在于将负责追踪建立在</w:t>
      </w:r>
      <w:r w:rsidR="003F768B">
        <w:rPr>
          <w:rFonts w:hint="eastAsia"/>
          <w:sz w:val="24"/>
          <w:szCs w:val="24"/>
        </w:rPr>
        <w:t>entity</w:t>
      </w:r>
      <w:r w:rsidR="003F768B">
        <w:rPr>
          <w:rFonts w:hint="eastAsia"/>
          <w:sz w:val="24"/>
          <w:szCs w:val="24"/>
        </w:rPr>
        <w:t>基础上</w:t>
      </w:r>
      <w:r w:rsidR="00540BE6">
        <w:rPr>
          <w:rFonts w:hint="eastAsia"/>
          <w:sz w:val="24"/>
          <w:szCs w:val="24"/>
        </w:rPr>
        <w:t>，</w:t>
      </w:r>
      <w:r w:rsidR="003F768B">
        <w:rPr>
          <w:rFonts w:hint="eastAsia"/>
          <w:sz w:val="24"/>
          <w:szCs w:val="24"/>
        </w:rPr>
        <w:t>从而解决了之前基于</w:t>
      </w:r>
      <w:r w:rsidR="003F768B">
        <w:rPr>
          <w:rFonts w:hint="eastAsia"/>
          <w:sz w:val="24"/>
          <w:szCs w:val="24"/>
        </w:rPr>
        <w:t>run</w:t>
      </w:r>
      <w:r w:rsidR="003F768B">
        <w:rPr>
          <w:sz w:val="24"/>
          <w:szCs w:val="24"/>
        </w:rPr>
        <w:t>-queue</w:t>
      </w:r>
      <w:r w:rsidR="003F768B">
        <w:rPr>
          <w:sz w:val="24"/>
          <w:szCs w:val="24"/>
        </w:rPr>
        <w:t>的负载追踪机制无法知晓精准的负载来源和</w:t>
      </w:r>
      <w:r w:rsidR="003F768B">
        <w:rPr>
          <w:sz w:val="24"/>
          <w:szCs w:val="24"/>
        </w:rPr>
        <w:t>CPU</w:t>
      </w:r>
      <w:r w:rsidR="003F768B">
        <w:rPr>
          <w:sz w:val="24"/>
          <w:szCs w:val="24"/>
        </w:rPr>
        <w:t>负责相对稳定情况下容易产生大偏差的负载评估的问题。</w:t>
      </w:r>
    </w:p>
    <w:p w14:paraId="48A55FAB" w14:textId="77777777" w:rsidR="005848D5" w:rsidRDefault="000324A0">
      <w:pPr>
        <w:ind w:rightChars="12" w:right="25" w:firstLineChars="177" w:firstLine="425"/>
        <w:rPr>
          <w:sz w:val="24"/>
          <w:szCs w:val="24"/>
        </w:rPr>
      </w:pPr>
      <w:r>
        <w:rPr>
          <w:sz w:val="24"/>
          <w:szCs w:val="24"/>
        </w:rPr>
        <w:t>PELT</w:t>
      </w:r>
      <w:r>
        <w:rPr>
          <w:sz w:val="24"/>
          <w:szCs w:val="24"/>
        </w:rPr>
        <w:t>将时钟时间分为一系列连续的</w:t>
      </w:r>
      <w:r>
        <w:rPr>
          <w:sz w:val="24"/>
          <w:szCs w:val="24"/>
        </w:rPr>
        <w:t>1ms</w:t>
      </w:r>
      <w:r>
        <w:rPr>
          <w:sz w:val="24"/>
          <w:szCs w:val="24"/>
        </w:rPr>
        <w:t>片段</w:t>
      </w:r>
      <w:r w:rsidR="00540BE6">
        <w:rPr>
          <w:rFonts w:hint="eastAsia"/>
          <w:sz w:val="24"/>
          <w:szCs w:val="24"/>
        </w:rPr>
        <w:t>，</w:t>
      </w:r>
      <w:r>
        <w:rPr>
          <w:sz w:val="24"/>
          <w:szCs w:val="24"/>
        </w:rPr>
        <w:t>一个</w:t>
      </w:r>
      <w:r>
        <w:rPr>
          <w:sz w:val="24"/>
          <w:szCs w:val="24"/>
        </w:rPr>
        <w:t>entity</w:t>
      </w:r>
      <w:r>
        <w:rPr>
          <w:sz w:val="24"/>
          <w:szCs w:val="24"/>
        </w:rPr>
        <w:t>在其中一个片段</w:t>
      </w:r>
      <w:r w:rsidRPr="000324A0">
        <w:rPr>
          <w:i/>
          <w:sz w:val="24"/>
          <w:szCs w:val="24"/>
        </w:rPr>
        <w:t>p</w:t>
      </w:r>
      <w:r w:rsidRPr="000324A0">
        <w:rPr>
          <w:i/>
          <w:sz w:val="24"/>
          <w:szCs w:val="24"/>
          <w:vertAlign w:val="subscript"/>
        </w:rPr>
        <w:t>i</w:t>
      </w:r>
      <w:r>
        <w:rPr>
          <w:sz w:val="24"/>
          <w:szCs w:val="24"/>
        </w:rPr>
        <w:t>对系统负载的贡献只考虑它在这段时间内处于</w:t>
      </w:r>
      <w:r>
        <w:rPr>
          <w:rFonts w:hint="eastAsia"/>
          <w:sz w:val="24"/>
          <w:szCs w:val="24"/>
        </w:rPr>
        <w:t>可运行状态</w:t>
      </w:r>
      <w:r>
        <w:rPr>
          <w:rFonts w:hint="eastAsia"/>
          <w:sz w:val="24"/>
          <w:szCs w:val="24"/>
        </w:rPr>
        <w:t>(</w:t>
      </w:r>
      <w:r>
        <w:rPr>
          <w:sz w:val="24"/>
          <w:szCs w:val="24"/>
        </w:rPr>
        <w:t>包括实际运行和等待</w:t>
      </w:r>
      <w:r>
        <w:rPr>
          <w:sz w:val="24"/>
          <w:szCs w:val="24"/>
        </w:rPr>
        <w:t>CPU</w:t>
      </w:r>
      <w:r>
        <w:rPr>
          <w:sz w:val="24"/>
          <w:szCs w:val="24"/>
        </w:rPr>
        <w:t>时间</w:t>
      </w:r>
      <w:r>
        <w:rPr>
          <w:rFonts w:hint="eastAsia"/>
          <w:sz w:val="24"/>
          <w:szCs w:val="24"/>
        </w:rPr>
        <w:t>)</w:t>
      </w:r>
      <w:r>
        <w:rPr>
          <w:rFonts w:hint="eastAsia"/>
          <w:sz w:val="24"/>
          <w:szCs w:val="24"/>
        </w:rPr>
        <w:t>的部分。系统当前负载</w:t>
      </w:r>
      <w:r>
        <w:rPr>
          <w:rFonts w:hint="eastAsia"/>
          <w:sz w:val="24"/>
          <w:szCs w:val="24"/>
        </w:rPr>
        <w:t>L</w:t>
      </w:r>
      <w:r>
        <w:rPr>
          <w:rFonts w:hint="eastAsia"/>
          <w:sz w:val="24"/>
          <w:szCs w:val="24"/>
        </w:rPr>
        <w:t>可以用公式</w:t>
      </w:r>
      <w:r w:rsidR="00085977">
        <w:rPr>
          <w:rFonts w:hint="eastAsia"/>
          <w:sz w:val="24"/>
          <w:szCs w:val="24"/>
        </w:rPr>
        <w:t>3-1</w:t>
      </w:r>
      <w:r>
        <w:rPr>
          <w:rFonts w:hint="eastAsia"/>
          <w:sz w:val="24"/>
          <w:szCs w:val="24"/>
        </w:rPr>
        <w:t>表示为</w:t>
      </w:r>
    </w:p>
    <w:p w14:paraId="0B540F79" w14:textId="77777777" w:rsidR="00AF07B9" w:rsidRPr="00AF07B9" w:rsidRDefault="00AF07B9" w:rsidP="00AF07B9">
      <w:pPr>
        <w:ind w:rightChars="12" w:right="25" w:firstLine="1985"/>
        <w:jc w:val="left"/>
        <w:rPr>
          <w:sz w:val="24"/>
          <w:szCs w:val="24"/>
        </w:rPr>
      </w:pPr>
      <m:oMath>
        <m:r>
          <m:rPr>
            <m:sty m:val="p"/>
          </m:rPr>
          <w:rPr>
            <w:rFonts w:ascii="Cambria Math" w:hAnsi="Cambria Math"/>
            <w:sz w:val="24"/>
            <w:szCs w:val="24"/>
          </w:rPr>
          <m:t xml:space="preserve"> </m:t>
        </m:r>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w:lastRenderedPageBreak/>
              <m:t>L</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1</m:t>
            </m:r>
          </m:sub>
        </m:sSub>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3</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3</m:t>
            </m:r>
          </m:sup>
        </m:sSup>
        <m:r>
          <w:rPr>
            <w:rFonts w:ascii="Cambria Math" w:hAnsi="Cambria Math"/>
            <w:sz w:val="24"/>
            <w:szCs w:val="24"/>
          </w:rPr>
          <m:t>+…</m:t>
        </m:r>
      </m:oMath>
      <w:r>
        <w:rPr>
          <w:rFonts w:hint="eastAsia"/>
          <w:sz w:val="24"/>
          <w:szCs w:val="24"/>
        </w:rPr>
        <w:t xml:space="preserve">              (3-1)</w:t>
      </w:r>
    </w:p>
    <w:p w14:paraId="32E23B19" w14:textId="77777777" w:rsidR="002D4D7E" w:rsidRDefault="00D76EE7" w:rsidP="00D76EE7">
      <w:pPr>
        <w:ind w:rightChars="12" w:right="25" w:firstLine="0"/>
        <w:rPr>
          <w:sz w:val="24"/>
          <w:szCs w:val="24"/>
        </w:rPr>
      </w:pPr>
      <w:r>
        <w:rPr>
          <w:rFonts w:ascii="SimSun" w:hAnsi="SimSun"/>
          <w:sz w:val="24"/>
          <w:szCs w:val="24"/>
        </w:rPr>
        <w:t>其中，</w:t>
      </w:r>
      <w:r w:rsidRPr="00630AF5">
        <w:rPr>
          <w:i/>
          <w:sz w:val="24"/>
          <w:szCs w:val="24"/>
        </w:rPr>
        <w:t>L</w:t>
      </w:r>
      <w:r w:rsidRPr="00630AF5">
        <w:rPr>
          <w:i/>
          <w:sz w:val="24"/>
          <w:szCs w:val="24"/>
          <w:vertAlign w:val="subscript"/>
        </w:rPr>
        <w:t>i</w:t>
      </w:r>
      <w:r>
        <w:rPr>
          <w:sz w:val="24"/>
          <w:szCs w:val="24"/>
        </w:rPr>
        <w:t>表示在</w:t>
      </w:r>
      <w:r w:rsidRPr="00630AF5">
        <w:rPr>
          <w:i/>
          <w:sz w:val="24"/>
          <w:szCs w:val="24"/>
        </w:rPr>
        <w:t>p</w:t>
      </w:r>
      <w:r w:rsidRPr="00630AF5">
        <w:rPr>
          <w:i/>
          <w:sz w:val="24"/>
          <w:szCs w:val="24"/>
          <w:vertAlign w:val="subscript"/>
        </w:rPr>
        <w:t>i</w:t>
      </w:r>
      <w:r>
        <w:rPr>
          <w:sz w:val="24"/>
          <w:szCs w:val="24"/>
        </w:rPr>
        <w:t>时间内的系统负载，</w:t>
      </w:r>
      <w:r w:rsidRPr="00630AF5">
        <w:rPr>
          <w:i/>
          <w:sz w:val="24"/>
          <w:szCs w:val="24"/>
        </w:rPr>
        <w:t>y</w:t>
      </w:r>
      <w:r>
        <w:rPr>
          <w:sz w:val="24"/>
          <w:szCs w:val="24"/>
        </w:rPr>
        <w:t>是衰减因子。在目前的内核代码实现中，</w:t>
      </w:r>
      <w:r w:rsidRPr="00630AF5">
        <w:rPr>
          <w:i/>
          <w:sz w:val="24"/>
          <w:szCs w:val="24"/>
        </w:rPr>
        <w:t>y</w:t>
      </w:r>
      <w:r>
        <w:rPr>
          <w:sz w:val="24"/>
          <w:szCs w:val="24"/>
        </w:rPr>
        <w:t>的取值使得当</w:t>
      </w:r>
      <w:r w:rsidRPr="00630AF5">
        <w:rPr>
          <w:i/>
          <w:sz w:val="24"/>
          <w:szCs w:val="24"/>
        </w:rPr>
        <w:t>y</w:t>
      </w:r>
      <w:r w:rsidRPr="00630AF5">
        <w:rPr>
          <w:i/>
          <w:sz w:val="24"/>
          <w:szCs w:val="24"/>
          <w:vertAlign w:val="superscript"/>
        </w:rPr>
        <w:t>32</w:t>
      </w:r>
      <w:r>
        <w:rPr>
          <w:sz w:val="24"/>
          <w:szCs w:val="24"/>
        </w:rPr>
        <w:t>等于</w:t>
      </w:r>
      <w:r>
        <w:rPr>
          <w:sz w:val="24"/>
          <w:szCs w:val="24"/>
        </w:rPr>
        <w:t>0.5</w:t>
      </w:r>
      <w:r w:rsidR="00630AF5">
        <w:rPr>
          <w:sz w:val="24"/>
          <w:szCs w:val="24"/>
        </w:rPr>
        <w:t>。因此，从负载衰减的角度来说，</w:t>
      </w:r>
      <w:r w:rsidR="00630AF5">
        <w:rPr>
          <w:sz w:val="24"/>
          <w:szCs w:val="24"/>
        </w:rPr>
        <w:t>32ms</w:t>
      </w:r>
      <w:r w:rsidR="00630AF5">
        <w:rPr>
          <w:sz w:val="24"/>
          <w:szCs w:val="24"/>
        </w:rPr>
        <w:t>之前的系统负载值对当前系统负载评估的贡献大约是</w:t>
      </w:r>
      <w:r w:rsidR="00630AF5">
        <w:rPr>
          <w:sz w:val="24"/>
          <w:szCs w:val="24"/>
        </w:rPr>
        <w:t>50%</w:t>
      </w:r>
      <w:r w:rsidR="00630AF5">
        <w:rPr>
          <w:sz w:val="24"/>
          <w:szCs w:val="24"/>
        </w:rPr>
        <w:t>。</w:t>
      </w:r>
    </w:p>
    <w:p w14:paraId="2C01F305" w14:textId="77777777" w:rsidR="002D2C73" w:rsidRDefault="00CB08D4" w:rsidP="00346544">
      <w:pPr>
        <w:ind w:rightChars="12" w:right="25" w:firstLine="426"/>
        <w:rPr>
          <w:sz w:val="24"/>
          <w:szCs w:val="24"/>
        </w:rPr>
      </w:pPr>
      <w:r>
        <w:rPr>
          <w:rFonts w:hint="eastAsia"/>
          <w:sz w:val="24"/>
          <w:szCs w:val="24"/>
        </w:rPr>
        <w:t>PELT</w:t>
      </w:r>
      <w:r w:rsidR="002D2C73">
        <w:rPr>
          <w:rFonts w:hint="eastAsia"/>
          <w:sz w:val="24"/>
          <w:szCs w:val="24"/>
        </w:rPr>
        <w:t>能够让调度器</w:t>
      </w:r>
      <w:r w:rsidR="001828AE">
        <w:rPr>
          <w:rFonts w:hint="eastAsia"/>
          <w:sz w:val="24"/>
          <w:szCs w:val="24"/>
        </w:rPr>
        <w:t>在没有增加额外开销的情况下</w:t>
      </w:r>
      <w:r w:rsidR="002D2C73">
        <w:rPr>
          <w:rFonts w:hint="eastAsia"/>
          <w:sz w:val="24"/>
          <w:szCs w:val="24"/>
        </w:rPr>
        <w:t>更清楚地了解每个进程对</w:t>
      </w:r>
      <w:r w:rsidR="002D2C73">
        <w:rPr>
          <w:rFonts w:hint="eastAsia"/>
          <w:sz w:val="24"/>
          <w:szCs w:val="24"/>
        </w:rPr>
        <w:t>CPU</w:t>
      </w:r>
      <w:r w:rsidR="002D2C73">
        <w:rPr>
          <w:rFonts w:hint="eastAsia"/>
          <w:sz w:val="24"/>
          <w:szCs w:val="24"/>
        </w:rPr>
        <w:t>负载的贡献</w:t>
      </w:r>
      <w:r w:rsidR="001828AE">
        <w:rPr>
          <w:rFonts w:hint="eastAsia"/>
          <w:sz w:val="24"/>
          <w:szCs w:val="24"/>
        </w:rPr>
        <w:t>。这可以给调度器的设计带来好处，其中一个明显的例子就是对负载均衡的改进。在这种情况下，调度器可以让每一个</w:t>
      </w:r>
      <w:r w:rsidR="001828AE">
        <w:rPr>
          <w:rFonts w:hint="eastAsia"/>
          <w:sz w:val="24"/>
          <w:szCs w:val="24"/>
        </w:rPr>
        <w:t>CPU</w:t>
      </w:r>
      <w:r w:rsidR="001828AE">
        <w:rPr>
          <w:rFonts w:hint="eastAsia"/>
          <w:sz w:val="24"/>
          <w:szCs w:val="24"/>
        </w:rPr>
        <w:t>的负载差不多相同，最大化多</w:t>
      </w:r>
      <w:r w:rsidR="001828AE">
        <w:rPr>
          <w:rFonts w:hint="eastAsia"/>
          <w:sz w:val="24"/>
          <w:szCs w:val="24"/>
        </w:rPr>
        <w:t>CPU</w:t>
      </w:r>
      <w:r w:rsidR="001828AE">
        <w:rPr>
          <w:rFonts w:hint="eastAsia"/>
          <w:sz w:val="24"/>
          <w:szCs w:val="24"/>
        </w:rPr>
        <w:t>架构系统的整体性能。</w:t>
      </w:r>
    </w:p>
    <w:p w14:paraId="61D4BE7D" w14:textId="77777777" w:rsidR="001C6BD4" w:rsidRDefault="001828AE" w:rsidP="00346544">
      <w:pPr>
        <w:ind w:rightChars="12" w:right="25" w:firstLine="426"/>
        <w:rPr>
          <w:sz w:val="24"/>
          <w:szCs w:val="24"/>
        </w:rPr>
      </w:pPr>
      <w:r>
        <w:rPr>
          <w:rFonts w:hint="eastAsia"/>
          <w:sz w:val="24"/>
          <w:szCs w:val="24"/>
        </w:rPr>
        <w:t>然而，</w:t>
      </w:r>
      <w:r>
        <w:rPr>
          <w:rFonts w:hint="eastAsia"/>
          <w:sz w:val="24"/>
          <w:szCs w:val="24"/>
        </w:rPr>
        <w:t>PELT</w:t>
      </w:r>
      <w:r>
        <w:rPr>
          <w:rFonts w:hint="eastAsia"/>
          <w:sz w:val="24"/>
          <w:szCs w:val="24"/>
        </w:rPr>
        <w:t>是针对桌面计算机，工作站和服务器这样的通用计算环境设计的，</w:t>
      </w:r>
      <w:r w:rsidR="00CB08D4">
        <w:rPr>
          <w:rFonts w:hint="eastAsia"/>
          <w:sz w:val="24"/>
          <w:szCs w:val="24"/>
        </w:rPr>
        <w:t>并没有针对有节能意识的任务调度和移动设备负载作特别的考虑。</w:t>
      </w:r>
      <w:r>
        <w:rPr>
          <w:rFonts w:hint="eastAsia"/>
          <w:sz w:val="24"/>
          <w:szCs w:val="24"/>
        </w:rPr>
        <w:t>和这些环境相比，移动设备的</w:t>
      </w:r>
      <w:r>
        <w:rPr>
          <w:rFonts w:hint="eastAsia"/>
          <w:sz w:val="24"/>
          <w:szCs w:val="24"/>
        </w:rPr>
        <w:t>CPU</w:t>
      </w:r>
      <w:r>
        <w:rPr>
          <w:rFonts w:hint="eastAsia"/>
          <w:sz w:val="24"/>
          <w:szCs w:val="24"/>
        </w:rPr>
        <w:t>负载具有明显的突发性和不确定性的特征。</w:t>
      </w:r>
      <w:r w:rsidR="00CB08D4">
        <w:rPr>
          <w:rFonts w:hint="eastAsia"/>
          <w:sz w:val="24"/>
          <w:szCs w:val="24"/>
        </w:rPr>
        <w:t>在实际测试中，</w:t>
      </w:r>
      <w:r w:rsidR="00A97DAA">
        <w:rPr>
          <w:rFonts w:hint="eastAsia"/>
          <w:sz w:val="24"/>
          <w:szCs w:val="24"/>
        </w:rPr>
        <w:t>在默认的调整参数下，</w:t>
      </w:r>
      <w:r w:rsidR="00CB08D4">
        <w:rPr>
          <w:rFonts w:hint="eastAsia"/>
          <w:sz w:val="24"/>
          <w:szCs w:val="24"/>
        </w:rPr>
        <w:t>发现计算密集型</w:t>
      </w:r>
      <w:r w:rsidR="00DD2FBB">
        <w:rPr>
          <w:rFonts w:hint="eastAsia"/>
          <w:sz w:val="24"/>
          <w:szCs w:val="24"/>
        </w:rPr>
        <w:t>任务需要花费</w:t>
      </w:r>
      <w:r w:rsidR="00DD2FBB">
        <w:rPr>
          <w:rFonts w:hint="eastAsia"/>
          <w:sz w:val="24"/>
          <w:szCs w:val="24"/>
        </w:rPr>
        <w:t>75ms</w:t>
      </w:r>
      <w:r w:rsidR="00DD2FBB">
        <w:rPr>
          <w:rFonts w:hint="eastAsia"/>
          <w:sz w:val="24"/>
          <w:szCs w:val="24"/>
        </w:rPr>
        <w:t>才能从</w:t>
      </w:r>
      <w:r w:rsidR="00DD2FBB">
        <w:rPr>
          <w:rFonts w:hint="eastAsia"/>
          <w:sz w:val="24"/>
          <w:szCs w:val="24"/>
        </w:rPr>
        <w:t>0%</w:t>
      </w:r>
      <w:r w:rsidR="00A97DAA">
        <w:rPr>
          <w:rFonts w:hint="eastAsia"/>
          <w:sz w:val="24"/>
          <w:szCs w:val="24"/>
        </w:rPr>
        <w:t>缓慢</w:t>
      </w:r>
      <w:r w:rsidR="00DD2FBB">
        <w:rPr>
          <w:rFonts w:hint="eastAsia"/>
          <w:sz w:val="24"/>
          <w:szCs w:val="24"/>
        </w:rPr>
        <w:t>提高到</w:t>
      </w:r>
      <w:r w:rsidR="00A97DAA">
        <w:rPr>
          <w:rFonts w:hint="eastAsia"/>
          <w:sz w:val="24"/>
          <w:szCs w:val="24"/>
        </w:rPr>
        <w:t>80%</w:t>
      </w:r>
      <w:r w:rsidR="00A97DAA">
        <w:rPr>
          <w:rFonts w:hint="eastAsia"/>
          <w:sz w:val="24"/>
          <w:szCs w:val="24"/>
        </w:rPr>
        <w:t>，而空闲任务需要</w:t>
      </w:r>
      <w:r w:rsidR="00A97DAA">
        <w:rPr>
          <w:rFonts w:hint="eastAsia"/>
          <w:sz w:val="24"/>
          <w:szCs w:val="24"/>
        </w:rPr>
        <w:t>100ms</w:t>
      </w:r>
      <w:r w:rsidR="00A97DAA">
        <w:rPr>
          <w:rFonts w:hint="eastAsia"/>
          <w:sz w:val="24"/>
          <w:szCs w:val="24"/>
        </w:rPr>
        <w:t>才能从</w:t>
      </w:r>
      <w:r w:rsidR="00A97DAA">
        <w:rPr>
          <w:rFonts w:hint="eastAsia"/>
          <w:sz w:val="24"/>
          <w:szCs w:val="24"/>
        </w:rPr>
        <w:t>100%</w:t>
      </w:r>
      <w:r w:rsidR="00A97DAA">
        <w:rPr>
          <w:rFonts w:hint="eastAsia"/>
          <w:sz w:val="24"/>
          <w:szCs w:val="24"/>
        </w:rPr>
        <w:t>缓慢下降到</w:t>
      </w:r>
      <w:r w:rsidR="00A97DAA">
        <w:rPr>
          <w:rFonts w:hint="eastAsia"/>
          <w:sz w:val="24"/>
          <w:szCs w:val="24"/>
        </w:rPr>
        <w:t>10%</w:t>
      </w:r>
      <w:r w:rsidR="00A97DAA" w:rsidRPr="00A97DAA">
        <w:rPr>
          <w:rFonts w:hint="eastAsia"/>
          <w:sz w:val="24"/>
          <w:szCs w:val="24"/>
          <w:vertAlign w:val="superscript"/>
        </w:rPr>
        <w:t>[</w:t>
      </w:r>
      <w:r w:rsidR="003851C9">
        <w:rPr>
          <w:rFonts w:hint="eastAsia"/>
          <w:sz w:val="24"/>
          <w:szCs w:val="24"/>
          <w:vertAlign w:val="superscript"/>
        </w:rPr>
        <w:t>19</w:t>
      </w:r>
      <w:r w:rsidR="00A97DAA" w:rsidRPr="00A97DAA">
        <w:rPr>
          <w:sz w:val="24"/>
          <w:szCs w:val="24"/>
          <w:vertAlign w:val="superscript"/>
        </w:rPr>
        <w:t>]</w:t>
      </w:r>
      <w:r w:rsidR="00A97DAA">
        <w:rPr>
          <w:rFonts w:hint="eastAsia"/>
          <w:sz w:val="24"/>
          <w:szCs w:val="24"/>
        </w:rPr>
        <w:t>。为了解决这些问题，更好地适用在移动产品如手机操作系统中，这里我们提出一种新的基于窗口</w:t>
      </w:r>
      <w:r w:rsidR="00A97DAA">
        <w:rPr>
          <w:sz w:val="24"/>
          <w:szCs w:val="24"/>
        </w:rPr>
        <w:t>的负载追踪机制</w:t>
      </w:r>
      <w:r w:rsidR="00A97DAA">
        <w:rPr>
          <w:rFonts w:hint="eastAsia"/>
          <w:sz w:val="24"/>
          <w:szCs w:val="24"/>
        </w:rPr>
        <w:t>(</w:t>
      </w:r>
      <w:r w:rsidR="00A97DAA">
        <w:rPr>
          <w:sz w:val="24"/>
          <w:szCs w:val="24"/>
        </w:rPr>
        <w:t>Window based Load Tracking</w:t>
      </w:r>
      <w:r w:rsidR="00A82492">
        <w:rPr>
          <w:rFonts w:hint="eastAsia"/>
          <w:sz w:val="24"/>
          <w:szCs w:val="24"/>
        </w:rPr>
        <w:t>，</w:t>
      </w:r>
      <w:r w:rsidR="00A97DAA">
        <w:rPr>
          <w:sz w:val="24"/>
          <w:szCs w:val="24"/>
        </w:rPr>
        <w:t>简称</w:t>
      </w:r>
      <w:r w:rsidR="00A97DAA">
        <w:rPr>
          <w:rFonts w:hint="eastAsia"/>
          <w:sz w:val="24"/>
          <w:szCs w:val="24"/>
        </w:rPr>
        <w:t>WinLT</w:t>
      </w:r>
      <w:r w:rsidR="00A97DAA">
        <w:rPr>
          <w:sz w:val="24"/>
          <w:szCs w:val="24"/>
        </w:rPr>
        <w:t>)</w:t>
      </w:r>
      <w:r w:rsidR="001C6BD4">
        <w:rPr>
          <w:rFonts w:hint="eastAsia"/>
          <w:sz w:val="24"/>
          <w:szCs w:val="24"/>
        </w:rPr>
        <w:t>。</w:t>
      </w:r>
    </w:p>
    <w:p w14:paraId="399C99AD" w14:textId="77777777" w:rsidR="005848D5" w:rsidRDefault="001C6BD4">
      <w:pPr>
        <w:pStyle w:val="af5"/>
        <w:numPr>
          <w:ilvl w:val="0"/>
          <w:numId w:val="15"/>
        </w:numPr>
        <w:ind w:left="426" w:rightChars="12" w:right="25" w:firstLine="0"/>
        <w:rPr>
          <w:sz w:val="24"/>
          <w:szCs w:val="24"/>
        </w:rPr>
      </w:pPr>
      <w:r>
        <w:rPr>
          <w:rFonts w:hint="eastAsia"/>
          <w:sz w:val="24"/>
          <w:szCs w:val="24"/>
        </w:rPr>
        <w:t>WinLT</w:t>
      </w:r>
      <w:r w:rsidR="00A97DAA" w:rsidRPr="001C6BD4">
        <w:rPr>
          <w:rFonts w:hint="eastAsia"/>
          <w:sz w:val="24"/>
          <w:szCs w:val="24"/>
        </w:rPr>
        <w:t>设计思想</w:t>
      </w:r>
    </w:p>
    <w:p w14:paraId="47C05AA3" w14:textId="77777777" w:rsidR="00A97DAA" w:rsidRPr="00A82492" w:rsidRDefault="00A97DAA" w:rsidP="00AA415E">
      <w:pPr>
        <w:pStyle w:val="af5"/>
        <w:ind w:left="0" w:rightChars="12" w:right="25" w:firstLine="426"/>
        <w:rPr>
          <w:sz w:val="24"/>
          <w:szCs w:val="24"/>
        </w:rPr>
      </w:pPr>
      <w:r w:rsidRPr="00A82492">
        <w:rPr>
          <w:rFonts w:hAnsi="SimSun"/>
          <w:sz w:val="24"/>
          <w:szCs w:val="24"/>
        </w:rPr>
        <w:t>对于每一个调度任务，</w:t>
      </w:r>
      <w:r w:rsidR="000C7262" w:rsidRPr="00A82492">
        <w:rPr>
          <w:rFonts w:hAnsi="SimSun"/>
          <w:sz w:val="24"/>
          <w:szCs w:val="24"/>
        </w:rPr>
        <w:t>把它过去在</w:t>
      </w:r>
      <w:r w:rsidR="000C7262" w:rsidRPr="00A82492">
        <w:rPr>
          <w:sz w:val="24"/>
          <w:szCs w:val="24"/>
        </w:rPr>
        <w:t>CPU</w:t>
      </w:r>
      <w:r w:rsidR="000C7262" w:rsidRPr="00A82492">
        <w:rPr>
          <w:rFonts w:hAnsi="SimSun"/>
          <w:sz w:val="24"/>
          <w:szCs w:val="24"/>
        </w:rPr>
        <w:t>上运行的时间分为无数个相同大小的窗口并</w:t>
      </w:r>
      <w:r w:rsidR="001160FB" w:rsidRPr="00A82492">
        <w:rPr>
          <w:rFonts w:hAnsi="SimSun"/>
          <w:sz w:val="24"/>
          <w:szCs w:val="24"/>
        </w:rPr>
        <w:t>追踪它的</w:t>
      </w:r>
      <w:r w:rsidR="001160FB" w:rsidRPr="00A82492">
        <w:rPr>
          <w:sz w:val="24"/>
          <w:szCs w:val="24"/>
        </w:rPr>
        <w:t>N</w:t>
      </w:r>
      <w:r w:rsidR="001160FB" w:rsidRPr="00A82492">
        <w:rPr>
          <w:rFonts w:hAnsi="SimSun"/>
          <w:sz w:val="24"/>
          <w:szCs w:val="24"/>
        </w:rPr>
        <w:t>个最近的时间窗口。</w:t>
      </w:r>
      <w:r w:rsidR="001160FB" w:rsidRPr="00A82492">
        <w:rPr>
          <w:sz w:val="24"/>
          <w:szCs w:val="24"/>
        </w:rPr>
        <w:t>N</w:t>
      </w:r>
      <w:r w:rsidR="001160FB" w:rsidRPr="00A82492">
        <w:rPr>
          <w:rFonts w:hAnsi="SimSun"/>
          <w:sz w:val="24"/>
          <w:szCs w:val="24"/>
        </w:rPr>
        <w:t>的大小和窗口的时间长度都是可配置的。</w:t>
      </w:r>
      <w:r w:rsidR="003C152A">
        <w:rPr>
          <w:rFonts w:hAnsi="SimSun" w:hint="eastAsia"/>
          <w:sz w:val="24"/>
          <w:szCs w:val="24"/>
        </w:rPr>
        <w:t>考虑到移动设备上负载的突发性和不确定性，</w:t>
      </w:r>
      <w:r w:rsidR="003C152A">
        <w:rPr>
          <w:rFonts w:hAnsi="SimSun" w:hint="eastAsia"/>
          <w:sz w:val="24"/>
          <w:szCs w:val="24"/>
        </w:rPr>
        <w:t>N</w:t>
      </w:r>
      <w:r w:rsidR="003C152A">
        <w:rPr>
          <w:rFonts w:hAnsi="SimSun" w:hint="eastAsia"/>
          <w:sz w:val="24"/>
          <w:szCs w:val="24"/>
        </w:rPr>
        <w:t>的取值不能太大，实际应用中，我们取</w:t>
      </w:r>
      <w:r w:rsidR="003C152A">
        <w:rPr>
          <w:rFonts w:hAnsi="SimSun" w:hint="eastAsia"/>
          <w:sz w:val="24"/>
          <w:szCs w:val="24"/>
        </w:rPr>
        <w:t>N=5</w:t>
      </w:r>
      <w:r w:rsidR="003C152A">
        <w:rPr>
          <w:rFonts w:hAnsi="SimSun" w:hint="eastAsia"/>
          <w:sz w:val="24"/>
          <w:szCs w:val="24"/>
        </w:rPr>
        <w:t>。</w:t>
      </w:r>
      <w:r w:rsidR="001160FB" w:rsidRPr="00A82492">
        <w:rPr>
          <w:rFonts w:hAnsi="SimSun"/>
          <w:sz w:val="24"/>
          <w:szCs w:val="24"/>
        </w:rPr>
        <w:t>这些时间窗口</w:t>
      </w:r>
      <w:r w:rsidR="000C7262" w:rsidRPr="00A82492">
        <w:rPr>
          <w:rFonts w:hAnsi="SimSun"/>
          <w:sz w:val="24"/>
          <w:szCs w:val="24"/>
        </w:rPr>
        <w:t>只</w:t>
      </w:r>
      <w:r w:rsidR="001160FB" w:rsidRPr="00A82492">
        <w:rPr>
          <w:rFonts w:hAnsi="SimSun"/>
          <w:sz w:val="24"/>
          <w:szCs w:val="24"/>
        </w:rPr>
        <w:t>包括</w:t>
      </w:r>
      <w:r w:rsidR="000C7262" w:rsidRPr="00A82492">
        <w:rPr>
          <w:rFonts w:hAnsi="SimSun"/>
          <w:sz w:val="24"/>
          <w:szCs w:val="24"/>
        </w:rPr>
        <w:t>那些任务处于实际运行状态的时间，不考虑被阻塞和没有得到</w:t>
      </w:r>
      <w:r w:rsidR="000C7262" w:rsidRPr="00A82492">
        <w:rPr>
          <w:sz w:val="24"/>
          <w:szCs w:val="24"/>
        </w:rPr>
        <w:t>CPU</w:t>
      </w:r>
      <w:r w:rsidR="000C7262" w:rsidRPr="00A82492">
        <w:rPr>
          <w:rFonts w:hAnsi="SimSun"/>
          <w:sz w:val="24"/>
          <w:szCs w:val="24"/>
        </w:rPr>
        <w:t>的时间。</w:t>
      </w:r>
    </w:p>
    <w:p w14:paraId="3962026C" w14:textId="77777777" w:rsidR="007009F0" w:rsidRPr="00A82492" w:rsidRDefault="007009F0" w:rsidP="00AA415E">
      <w:pPr>
        <w:pStyle w:val="af5"/>
        <w:ind w:left="0" w:rightChars="12" w:right="25" w:firstLine="426"/>
        <w:rPr>
          <w:sz w:val="24"/>
          <w:szCs w:val="24"/>
        </w:rPr>
      </w:pPr>
      <w:r w:rsidRPr="00A82492">
        <w:rPr>
          <w:rFonts w:hAnsi="SimSun"/>
          <w:sz w:val="24"/>
          <w:szCs w:val="24"/>
        </w:rPr>
        <w:t>这</w:t>
      </w:r>
      <w:r w:rsidRPr="00A82492">
        <w:rPr>
          <w:sz w:val="24"/>
          <w:szCs w:val="24"/>
        </w:rPr>
        <w:t>N</w:t>
      </w:r>
      <w:r w:rsidRPr="00A82492">
        <w:rPr>
          <w:rFonts w:hAnsi="SimSun"/>
          <w:sz w:val="24"/>
          <w:szCs w:val="24"/>
        </w:rPr>
        <w:t>个时间窗口的负载数据历史和每一个任务相关联。这些历史数据在以下任务调度事件发生时更新：</w:t>
      </w:r>
    </w:p>
    <w:p w14:paraId="0003AF99" w14:textId="77777777" w:rsidR="007009F0" w:rsidRPr="00A82492" w:rsidRDefault="007009F0" w:rsidP="00415507">
      <w:pPr>
        <w:numPr>
          <w:ilvl w:val="0"/>
          <w:numId w:val="1"/>
        </w:numPr>
        <w:ind w:rightChars="12" w:right="25"/>
        <w:rPr>
          <w:sz w:val="24"/>
          <w:szCs w:val="24"/>
        </w:rPr>
      </w:pPr>
      <w:r w:rsidRPr="00A82492">
        <w:rPr>
          <w:rFonts w:hAnsi="SimSun"/>
          <w:sz w:val="24"/>
          <w:szCs w:val="24"/>
        </w:rPr>
        <w:t>任务开始在</w:t>
      </w:r>
      <w:r w:rsidRPr="00A82492">
        <w:rPr>
          <w:sz w:val="24"/>
          <w:szCs w:val="24"/>
        </w:rPr>
        <w:t>CPU</w:t>
      </w:r>
      <w:r w:rsidRPr="00A82492">
        <w:rPr>
          <w:rFonts w:hAnsi="SimSun"/>
          <w:sz w:val="24"/>
          <w:szCs w:val="24"/>
        </w:rPr>
        <w:t>上运行；</w:t>
      </w:r>
    </w:p>
    <w:p w14:paraId="28742333" w14:textId="77777777" w:rsidR="007009F0" w:rsidRPr="00A82492" w:rsidRDefault="007009F0" w:rsidP="00415507">
      <w:pPr>
        <w:numPr>
          <w:ilvl w:val="0"/>
          <w:numId w:val="1"/>
        </w:numPr>
        <w:ind w:rightChars="12" w:right="25"/>
        <w:rPr>
          <w:sz w:val="24"/>
          <w:szCs w:val="24"/>
        </w:rPr>
      </w:pPr>
      <w:r w:rsidRPr="00A82492">
        <w:rPr>
          <w:rFonts w:hAnsi="SimSun"/>
          <w:sz w:val="24"/>
          <w:szCs w:val="24"/>
        </w:rPr>
        <w:t>任务在</w:t>
      </w:r>
      <w:r w:rsidRPr="00A82492">
        <w:rPr>
          <w:sz w:val="24"/>
          <w:szCs w:val="24"/>
        </w:rPr>
        <w:t>CPU</w:t>
      </w:r>
      <w:r w:rsidRPr="00A82492">
        <w:rPr>
          <w:rFonts w:hAnsi="SimSun"/>
          <w:sz w:val="24"/>
          <w:szCs w:val="24"/>
        </w:rPr>
        <w:t>上运行结束；</w:t>
      </w:r>
    </w:p>
    <w:p w14:paraId="0A773239" w14:textId="77777777" w:rsidR="007009F0" w:rsidRPr="00A82492" w:rsidRDefault="007009F0" w:rsidP="00415507">
      <w:pPr>
        <w:numPr>
          <w:ilvl w:val="0"/>
          <w:numId w:val="1"/>
        </w:numPr>
        <w:ind w:rightChars="12" w:right="25"/>
        <w:rPr>
          <w:sz w:val="24"/>
          <w:szCs w:val="24"/>
        </w:rPr>
      </w:pPr>
      <w:r w:rsidRPr="00A82492">
        <w:rPr>
          <w:rFonts w:hAnsi="SimSun"/>
          <w:sz w:val="24"/>
          <w:szCs w:val="24"/>
        </w:rPr>
        <w:t>任务被从睡眠状态唤醒；</w:t>
      </w:r>
    </w:p>
    <w:p w14:paraId="19CE7C14" w14:textId="77777777" w:rsidR="00A10F37" w:rsidRPr="00A82492" w:rsidRDefault="00A10F37" w:rsidP="00415507">
      <w:pPr>
        <w:numPr>
          <w:ilvl w:val="0"/>
          <w:numId w:val="1"/>
        </w:numPr>
        <w:ind w:rightChars="12" w:right="25"/>
        <w:rPr>
          <w:sz w:val="24"/>
          <w:szCs w:val="24"/>
        </w:rPr>
      </w:pPr>
      <w:r w:rsidRPr="00A82492">
        <w:rPr>
          <w:rFonts w:hAnsi="SimSun"/>
          <w:sz w:val="24"/>
          <w:szCs w:val="24"/>
        </w:rPr>
        <w:t>任务完成退出时；</w:t>
      </w:r>
    </w:p>
    <w:p w14:paraId="217AD26A" w14:textId="77777777" w:rsidR="007009F0" w:rsidRPr="00A82492" w:rsidRDefault="007009F0" w:rsidP="00415507">
      <w:pPr>
        <w:numPr>
          <w:ilvl w:val="0"/>
          <w:numId w:val="1"/>
        </w:numPr>
        <w:ind w:rightChars="12" w:right="25"/>
        <w:rPr>
          <w:sz w:val="24"/>
          <w:szCs w:val="24"/>
        </w:rPr>
      </w:pPr>
      <w:r w:rsidRPr="00A82492">
        <w:rPr>
          <w:rFonts w:hAnsi="SimSun"/>
          <w:sz w:val="24"/>
          <w:szCs w:val="24"/>
        </w:rPr>
        <w:t>任务从一个</w:t>
      </w:r>
      <w:r w:rsidRPr="00A82492">
        <w:rPr>
          <w:sz w:val="24"/>
          <w:szCs w:val="24"/>
        </w:rPr>
        <w:t>CPU</w:t>
      </w:r>
      <w:r w:rsidRPr="00A82492">
        <w:rPr>
          <w:rFonts w:hAnsi="SimSun"/>
          <w:sz w:val="24"/>
          <w:szCs w:val="24"/>
        </w:rPr>
        <w:t>转移到另外一个</w:t>
      </w:r>
      <w:r w:rsidRPr="00A82492">
        <w:rPr>
          <w:sz w:val="24"/>
          <w:szCs w:val="24"/>
        </w:rPr>
        <w:t>CPU</w:t>
      </w:r>
      <w:r w:rsidRPr="00A82492">
        <w:rPr>
          <w:rFonts w:hAnsi="SimSun"/>
          <w:sz w:val="24"/>
          <w:szCs w:val="24"/>
        </w:rPr>
        <w:t>运行；</w:t>
      </w:r>
    </w:p>
    <w:p w14:paraId="7FE6DEBE" w14:textId="77777777" w:rsidR="007009F0" w:rsidRPr="00A82492" w:rsidRDefault="007009F0" w:rsidP="00415507">
      <w:pPr>
        <w:numPr>
          <w:ilvl w:val="0"/>
          <w:numId w:val="1"/>
        </w:numPr>
        <w:ind w:rightChars="12" w:right="25"/>
        <w:rPr>
          <w:sz w:val="24"/>
          <w:szCs w:val="24"/>
        </w:rPr>
      </w:pPr>
      <w:r w:rsidRPr="00A82492">
        <w:rPr>
          <w:rFonts w:hAnsi="SimSun"/>
          <w:sz w:val="24"/>
          <w:szCs w:val="24"/>
        </w:rPr>
        <w:t>调度器时钟中断发生时；</w:t>
      </w:r>
    </w:p>
    <w:p w14:paraId="56FC2A5A" w14:textId="77777777" w:rsidR="007009F0" w:rsidRPr="00A82492" w:rsidRDefault="007009F0" w:rsidP="00415507">
      <w:pPr>
        <w:numPr>
          <w:ilvl w:val="0"/>
          <w:numId w:val="1"/>
        </w:numPr>
        <w:ind w:rightChars="12" w:right="25"/>
        <w:rPr>
          <w:sz w:val="24"/>
          <w:szCs w:val="24"/>
        </w:rPr>
      </w:pPr>
      <w:r w:rsidRPr="00A82492">
        <w:rPr>
          <w:rFonts w:hAnsi="SimSun"/>
          <w:sz w:val="24"/>
          <w:szCs w:val="24"/>
        </w:rPr>
        <w:t>硬件中断处理完成时；</w:t>
      </w:r>
    </w:p>
    <w:p w14:paraId="22F1A294" w14:textId="77777777" w:rsidR="007009F0" w:rsidRPr="00A82492" w:rsidRDefault="00A10F37" w:rsidP="00415507">
      <w:pPr>
        <w:numPr>
          <w:ilvl w:val="0"/>
          <w:numId w:val="1"/>
        </w:numPr>
        <w:ind w:rightChars="12" w:right="25"/>
        <w:rPr>
          <w:sz w:val="24"/>
          <w:szCs w:val="24"/>
        </w:rPr>
      </w:pPr>
      <w:r w:rsidRPr="00A82492">
        <w:rPr>
          <w:sz w:val="24"/>
          <w:szCs w:val="24"/>
        </w:rPr>
        <w:t>CPU</w:t>
      </w:r>
      <w:r w:rsidRPr="00A82492">
        <w:rPr>
          <w:rFonts w:hAnsi="SimSun"/>
          <w:sz w:val="24"/>
          <w:szCs w:val="24"/>
        </w:rPr>
        <w:t>频率发生变化时。</w:t>
      </w:r>
    </w:p>
    <w:p w14:paraId="2AF6C01D" w14:textId="77777777" w:rsidR="007009F0" w:rsidRPr="00A82492" w:rsidRDefault="007009F0" w:rsidP="00AA415E">
      <w:pPr>
        <w:pStyle w:val="af5"/>
        <w:ind w:left="0" w:rightChars="12" w:right="25" w:firstLine="426"/>
        <w:rPr>
          <w:sz w:val="24"/>
          <w:szCs w:val="24"/>
        </w:rPr>
      </w:pPr>
      <w:r w:rsidRPr="00A82492">
        <w:rPr>
          <w:rFonts w:hAnsi="SimSun"/>
          <w:sz w:val="24"/>
          <w:szCs w:val="24"/>
        </w:rPr>
        <w:t>每一个任务的</w:t>
      </w:r>
      <w:r w:rsidRPr="00A82492">
        <w:rPr>
          <w:sz w:val="24"/>
          <w:szCs w:val="24"/>
        </w:rPr>
        <w:t>CPU</w:t>
      </w:r>
      <w:r w:rsidRPr="00A82492">
        <w:rPr>
          <w:rFonts w:hAnsi="SimSun"/>
          <w:sz w:val="24"/>
          <w:szCs w:val="24"/>
        </w:rPr>
        <w:t>负载要求计算</w:t>
      </w:r>
      <w:r w:rsidR="00F644F6">
        <w:rPr>
          <w:rFonts w:hAnsi="SimSun" w:hint="eastAsia"/>
          <w:sz w:val="24"/>
          <w:szCs w:val="24"/>
        </w:rPr>
        <w:t>要</w:t>
      </w:r>
      <w:r w:rsidRPr="00A82492">
        <w:rPr>
          <w:rFonts w:hAnsi="SimSun"/>
          <w:sz w:val="24"/>
          <w:szCs w:val="24"/>
        </w:rPr>
        <w:t>依据不同的策略执行。</w:t>
      </w:r>
      <w:r w:rsidR="001C6BD4" w:rsidRPr="00A82492">
        <w:rPr>
          <w:rFonts w:hAnsi="SimSun"/>
          <w:sz w:val="24"/>
          <w:szCs w:val="24"/>
        </w:rPr>
        <w:t>不同的策略可以适用于</w:t>
      </w:r>
      <w:r w:rsidR="001C6BD4" w:rsidRPr="00A82492">
        <w:rPr>
          <w:rFonts w:hAnsi="SimSun"/>
          <w:sz w:val="24"/>
          <w:szCs w:val="24"/>
        </w:rPr>
        <w:lastRenderedPageBreak/>
        <w:t>不同的实际运用场景，比如移动设备、桌面计算和服务器。</w:t>
      </w:r>
      <w:r w:rsidRPr="00A82492">
        <w:rPr>
          <w:rFonts w:hAnsi="SimSun"/>
          <w:sz w:val="24"/>
          <w:szCs w:val="24"/>
        </w:rPr>
        <w:t>这些策略包括：</w:t>
      </w:r>
    </w:p>
    <w:p w14:paraId="5734E2CA" w14:textId="77777777" w:rsidR="00A10F37" w:rsidRPr="00A82492" w:rsidRDefault="00A10F37" w:rsidP="00415507">
      <w:pPr>
        <w:numPr>
          <w:ilvl w:val="0"/>
          <w:numId w:val="1"/>
        </w:numPr>
        <w:ind w:rightChars="12" w:right="25"/>
        <w:rPr>
          <w:sz w:val="24"/>
          <w:szCs w:val="24"/>
        </w:rPr>
      </w:pPr>
      <w:r w:rsidRPr="00A82492">
        <w:rPr>
          <w:rFonts w:hAnsi="SimSun"/>
          <w:sz w:val="24"/>
          <w:szCs w:val="24"/>
        </w:rPr>
        <w:t>最大值</w:t>
      </w:r>
      <w:r w:rsidRPr="00A82492">
        <w:rPr>
          <w:sz w:val="24"/>
          <w:szCs w:val="24"/>
        </w:rPr>
        <w:t>(max)</w:t>
      </w:r>
      <w:r w:rsidRPr="00A82492">
        <w:rPr>
          <w:rFonts w:hAnsi="SimSun"/>
          <w:sz w:val="24"/>
          <w:szCs w:val="24"/>
        </w:rPr>
        <w:t>，即取</w:t>
      </w:r>
      <w:r w:rsidRPr="00A82492">
        <w:rPr>
          <w:sz w:val="24"/>
          <w:szCs w:val="24"/>
        </w:rPr>
        <w:t>N</w:t>
      </w:r>
      <w:r w:rsidRPr="00A82492">
        <w:rPr>
          <w:rFonts w:hAnsi="SimSun"/>
          <w:sz w:val="24"/>
          <w:szCs w:val="24"/>
        </w:rPr>
        <w:t>个窗口的负载值中的最大值；</w:t>
      </w:r>
    </w:p>
    <w:p w14:paraId="22ED3973" w14:textId="77777777" w:rsidR="00A10F37" w:rsidRPr="00A82492" w:rsidRDefault="00A10F37" w:rsidP="00415507">
      <w:pPr>
        <w:numPr>
          <w:ilvl w:val="0"/>
          <w:numId w:val="1"/>
        </w:numPr>
        <w:ind w:rightChars="12" w:right="25"/>
        <w:rPr>
          <w:sz w:val="24"/>
          <w:szCs w:val="24"/>
        </w:rPr>
      </w:pPr>
      <w:r w:rsidRPr="00A82492">
        <w:rPr>
          <w:rFonts w:hAnsi="SimSun"/>
          <w:sz w:val="24"/>
          <w:szCs w:val="24"/>
        </w:rPr>
        <w:t>平均值</w:t>
      </w:r>
      <w:r w:rsidRPr="00A82492">
        <w:rPr>
          <w:sz w:val="24"/>
          <w:szCs w:val="24"/>
        </w:rPr>
        <w:t>(avg)</w:t>
      </w:r>
      <w:r w:rsidR="00F644F6">
        <w:rPr>
          <w:rFonts w:hint="eastAsia"/>
          <w:sz w:val="24"/>
          <w:szCs w:val="24"/>
        </w:rPr>
        <w:t>，</w:t>
      </w:r>
      <w:r w:rsidRPr="00A82492">
        <w:rPr>
          <w:sz w:val="24"/>
          <w:szCs w:val="24"/>
        </w:rPr>
        <w:t>N</w:t>
      </w:r>
      <w:r w:rsidRPr="00A82492">
        <w:rPr>
          <w:rFonts w:hAnsi="SimSun"/>
          <w:sz w:val="24"/>
          <w:szCs w:val="24"/>
        </w:rPr>
        <w:t>个窗口的负载值求平均；</w:t>
      </w:r>
    </w:p>
    <w:p w14:paraId="01C1B0FF" w14:textId="77777777" w:rsidR="00A10F37" w:rsidRPr="00A82492" w:rsidRDefault="00A10F37" w:rsidP="00415507">
      <w:pPr>
        <w:numPr>
          <w:ilvl w:val="0"/>
          <w:numId w:val="1"/>
        </w:numPr>
        <w:ind w:rightChars="12" w:right="25"/>
        <w:rPr>
          <w:sz w:val="24"/>
          <w:szCs w:val="24"/>
        </w:rPr>
      </w:pPr>
      <w:r w:rsidRPr="00A82492">
        <w:rPr>
          <w:rFonts w:hAnsi="SimSun"/>
          <w:sz w:val="24"/>
          <w:szCs w:val="24"/>
        </w:rPr>
        <w:t>最近值和平均值的最大值</w:t>
      </w:r>
      <w:r w:rsidRPr="00A82492">
        <w:rPr>
          <w:sz w:val="24"/>
          <w:szCs w:val="24"/>
        </w:rPr>
        <w:t>(max(recent, avg))</w:t>
      </w:r>
      <w:r w:rsidR="00F644F6">
        <w:rPr>
          <w:rFonts w:hint="eastAsia"/>
          <w:sz w:val="24"/>
          <w:szCs w:val="24"/>
        </w:rPr>
        <w:t>，</w:t>
      </w:r>
      <w:r w:rsidRPr="00A82492">
        <w:rPr>
          <w:rFonts w:hAnsi="SimSun"/>
          <w:sz w:val="24"/>
          <w:szCs w:val="24"/>
        </w:rPr>
        <w:t>取最近一个窗口和</w:t>
      </w:r>
      <w:r w:rsidRPr="00A82492">
        <w:rPr>
          <w:sz w:val="24"/>
          <w:szCs w:val="24"/>
        </w:rPr>
        <w:t>N</w:t>
      </w:r>
      <w:r w:rsidRPr="00A82492">
        <w:rPr>
          <w:rFonts w:hAnsi="SimSun"/>
          <w:sz w:val="24"/>
          <w:szCs w:val="24"/>
        </w:rPr>
        <w:t>个窗口的平均值中的大者。</w:t>
      </w:r>
    </w:p>
    <w:p w14:paraId="7EAFCD4C" w14:textId="77777777" w:rsidR="00A10F37" w:rsidRPr="00A82492" w:rsidRDefault="00A10F37" w:rsidP="00AA415E">
      <w:pPr>
        <w:pStyle w:val="af5"/>
        <w:ind w:left="0" w:rightChars="12" w:right="25" w:firstLine="426"/>
        <w:rPr>
          <w:sz w:val="24"/>
          <w:szCs w:val="24"/>
        </w:rPr>
      </w:pPr>
      <w:r w:rsidRPr="00A82492">
        <w:rPr>
          <w:rFonts w:hAnsi="SimSun"/>
          <w:sz w:val="24"/>
          <w:szCs w:val="24"/>
        </w:rPr>
        <w:t>时间窗口的起止时间在各个</w:t>
      </w:r>
      <w:r w:rsidRPr="00A82492">
        <w:rPr>
          <w:sz w:val="24"/>
          <w:szCs w:val="24"/>
        </w:rPr>
        <w:t>CPU</w:t>
      </w:r>
      <w:r w:rsidRPr="00A82492">
        <w:rPr>
          <w:rFonts w:hAnsi="SimSun"/>
          <w:sz w:val="24"/>
          <w:szCs w:val="24"/>
        </w:rPr>
        <w:t>上是同步的</w:t>
      </w:r>
      <w:r w:rsidR="00F644F6">
        <w:rPr>
          <w:rFonts w:hAnsi="SimSun" w:hint="eastAsia"/>
          <w:sz w:val="24"/>
          <w:szCs w:val="24"/>
        </w:rPr>
        <w:t>，</w:t>
      </w:r>
      <w:r w:rsidR="00A140FE" w:rsidRPr="00A82492">
        <w:rPr>
          <w:sz w:val="24"/>
          <w:szCs w:val="24"/>
        </w:rPr>
        <w:t>CPU</w:t>
      </w:r>
      <w:r w:rsidR="00A140FE" w:rsidRPr="00A82492">
        <w:rPr>
          <w:sz w:val="24"/>
          <w:szCs w:val="24"/>
        </w:rPr>
        <w:t>负载</w:t>
      </w:r>
      <w:r w:rsidR="00B924AE" w:rsidRPr="00A82492">
        <w:rPr>
          <w:i/>
          <w:sz w:val="24"/>
          <w:szCs w:val="24"/>
        </w:rPr>
        <w:t>Load</w:t>
      </w:r>
      <w:r w:rsidR="00A140FE" w:rsidRPr="00A82492">
        <w:rPr>
          <w:sz w:val="24"/>
          <w:szCs w:val="24"/>
        </w:rPr>
        <w:t>的计算是归一化的。归一到</w:t>
      </w:r>
      <w:r w:rsidR="00A140FE" w:rsidRPr="00A82492">
        <w:rPr>
          <w:sz w:val="24"/>
          <w:szCs w:val="24"/>
        </w:rPr>
        <w:t>CPU</w:t>
      </w:r>
      <w:r w:rsidR="00A140FE" w:rsidRPr="00A82492">
        <w:rPr>
          <w:sz w:val="24"/>
          <w:szCs w:val="24"/>
        </w:rPr>
        <w:t>运行频率和多核</w:t>
      </w:r>
      <w:r w:rsidR="00A140FE" w:rsidRPr="00A82492">
        <w:rPr>
          <w:sz w:val="24"/>
          <w:szCs w:val="24"/>
        </w:rPr>
        <w:t>CPU</w:t>
      </w:r>
      <w:r w:rsidR="00A140FE" w:rsidRPr="00A82492">
        <w:rPr>
          <w:sz w:val="24"/>
          <w:szCs w:val="24"/>
        </w:rPr>
        <w:t>拓扑架构上</w:t>
      </w:r>
      <w:r w:rsidR="00F644F6">
        <w:rPr>
          <w:rFonts w:hint="eastAsia"/>
          <w:sz w:val="24"/>
          <w:szCs w:val="24"/>
        </w:rPr>
        <w:t>，</w:t>
      </w:r>
      <w:r w:rsidR="00A140FE" w:rsidRPr="00A82492">
        <w:rPr>
          <w:sz w:val="24"/>
          <w:szCs w:val="24"/>
        </w:rPr>
        <w:t>这可以用公式</w:t>
      </w:r>
      <w:r w:rsidR="00C51171" w:rsidRPr="00A82492">
        <w:rPr>
          <w:sz w:val="24"/>
          <w:szCs w:val="24"/>
        </w:rPr>
        <w:t>3-2</w:t>
      </w:r>
      <w:r w:rsidR="00A140FE" w:rsidRPr="00A82492">
        <w:rPr>
          <w:sz w:val="24"/>
          <w:szCs w:val="24"/>
        </w:rPr>
        <w:t>表示</w:t>
      </w:r>
      <w:r w:rsidR="00F644F6">
        <w:rPr>
          <w:rFonts w:hint="eastAsia"/>
          <w:sz w:val="24"/>
          <w:szCs w:val="24"/>
        </w:rPr>
        <w:t>。</w:t>
      </w:r>
    </w:p>
    <w:p w14:paraId="3963D253" w14:textId="77777777" w:rsidR="00B924AE" w:rsidRPr="00A82492" w:rsidRDefault="001B052E">
      <w:pPr>
        <w:ind w:right="25"/>
        <w:jc w:val="left"/>
        <w:rPr>
          <w:sz w:val="24"/>
          <w:szCs w:val="24"/>
        </w:rPr>
        <w:pPrChange w:id="1266" w:author="alling" w:date="2017-04-04T15:55:00Z">
          <w:pPr>
            <w:ind w:right="25" w:firstLine="3402"/>
            <w:jc w:val="left"/>
          </w:pPr>
        </w:pPrChange>
      </w:pPr>
      <w:ins w:id="1267" w:author="alling" w:date="2017-04-04T15:55:00Z">
        <w:r>
          <w:rPr>
            <w:rFonts w:hint="eastAsia"/>
            <w:sz w:val="24"/>
            <w:szCs w:val="24"/>
          </w:rPr>
          <w:t xml:space="preserve">                      </w:t>
        </w:r>
      </w:ins>
      <m:oMath>
        <m:r>
          <w:rPr>
            <w:rFonts w:ascii="Cambria Math" w:hAnsi="Cambria Math"/>
            <w:sz w:val="24"/>
            <w:szCs w:val="24"/>
          </w:rPr>
          <m:t>Load</m:t>
        </m:r>
        <m:r>
          <w:rPr>
            <w:rFonts w:ascii="Cambria Math"/>
            <w:sz w:val="24"/>
            <w:szCs w:val="24"/>
          </w:rPr>
          <m:t>=</m:t>
        </m:r>
        <m:r>
          <w:rPr>
            <w:rFonts w:ascii="Cambria Math" w:hAnsi="Cambria Math"/>
            <w:sz w:val="24"/>
            <w:szCs w:val="24"/>
          </w:rPr>
          <m:t>t</m:t>
        </m:r>
        <m:r>
          <w:rPr>
            <w:rFonts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cur</m:t>
                    </m:r>
                  </m:sub>
                </m:sSub>
              </m:num>
              <m:den>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max</m:t>
                    </m:r>
                  </m:sub>
                </m:sSub>
              </m:den>
            </m:f>
          </m:e>
        </m:d>
        <m:r>
          <w:rPr>
            <w:rFonts w:hAnsi="Cambria Math"/>
            <w:sz w:val="24"/>
            <w:szCs w:val="24"/>
          </w:rPr>
          <m:t>*</m:t>
        </m:r>
        <m:r>
          <w:rPr>
            <w:rFonts w:ascii="Cambria Math"/>
            <w:sz w:val="24"/>
            <w:szCs w:val="24"/>
          </w:rPr>
          <m:t>(</m:t>
        </m:r>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max</m:t>
                </m:r>
              </m:sub>
            </m:sSub>
          </m:den>
        </m:f>
        <m:r>
          <w:rPr>
            <w:rFonts w:ascii="Cambria Math"/>
            <w:sz w:val="24"/>
            <w:szCs w:val="24"/>
          </w:rPr>
          <m:t>)</m:t>
        </m:r>
      </m:oMath>
      <w:r w:rsidR="00B924AE" w:rsidRPr="00A82492">
        <w:rPr>
          <w:i/>
          <w:sz w:val="24"/>
          <w:szCs w:val="24"/>
        </w:rPr>
        <w:t xml:space="preserve"> </w:t>
      </w:r>
      <w:r w:rsidR="00B924AE" w:rsidRPr="00A82492">
        <w:rPr>
          <w:sz w:val="24"/>
          <w:szCs w:val="24"/>
        </w:rPr>
        <w:t xml:space="preserve">        </w:t>
      </w:r>
      <w:ins w:id="1268" w:author="alling" w:date="2017-04-04T15:55:00Z">
        <w:r>
          <w:rPr>
            <w:rFonts w:hint="eastAsia"/>
            <w:sz w:val="24"/>
            <w:szCs w:val="24"/>
          </w:rPr>
          <w:t xml:space="preserve">    </w:t>
        </w:r>
      </w:ins>
      <w:r w:rsidR="00B924AE" w:rsidRPr="00A82492">
        <w:rPr>
          <w:sz w:val="24"/>
          <w:szCs w:val="24"/>
        </w:rPr>
        <w:t xml:space="preserve">    (3-2)</w:t>
      </w:r>
    </w:p>
    <w:p w14:paraId="45889258" w14:textId="77777777" w:rsidR="008966FD" w:rsidRPr="00A82492" w:rsidRDefault="008966FD" w:rsidP="00AA415E">
      <w:pPr>
        <w:ind w:rightChars="12" w:right="25" w:firstLine="426"/>
        <w:rPr>
          <w:sz w:val="24"/>
          <w:szCs w:val="24"/>
        </w:rPr>
      </w:pPr>
      <w:r w:rsidRPr="00A82492">
        <w:rPr>
          <w:sz w:val="24"/>
          <w:szCs w:val="24"/>
        </w:rPr>
        <w:t>其中，</w:t>
      </w:r>
      <w:r w:rsidRPr="00A82492">
        <w:rPr>
          <w:i/>
          <w:sz w:val="24"/>
          <w:szCs w:val="24"/>
        </w:rPr>
        <w:t>t</w:t>
      </w:r>
      <w:r w:rsidRPr="00A82492">
        <w:rPr>
          <w:sz w:val="24"/>
          <w:szCs w:val="24"/>
        </w:rPr>
        <w:t>是窗口内的任务执行时间</w:t>
      </w:r>
      <w:r w:rsidR="00F644F6">
        <w:rPr>
          <w:rFonts w:hint="eastAsia"/>
          <w:sz w:val="24"/>
          <w:szCs w:val="24"/>
        </w:rPr>
        <w:t>，</w:t>
      </w:r>
      <w:r w:rsidRPr="00A82492">
        <w:rPr>
          <w:i/>
          <w:sz w:val="24"/>
          <w:szCs w:val="24"/>
        </w:rPr>
        <w:t>f</w:t>
      </w:r>
      <w:r w:rsidRPr="00A82492">
        <w:rPr>
          <w:i/>
          <w:sz w:val="24"/>
          <w:szCs w:val="24"/>
          <w:vertAlign w:val="subscript"/>
        </w:rPr>
        <w:t>cur</w:t>
      </w:r>
      <w:r w:rsidRPr="00A82492">
        <w:rPr>
          <w:sz w:val="24"/>
          <w:szCs w:val="24"/>
        </w:rPr>
        <w:t>是任务运行时的</w:t>
      </w:r>
      <w:r w:rsidRPr="00A82492">
        <w:rPr>
          <w:sz w:val="24"/>
          <w:szCs w:val="24"/>
        </w:rPr>
        <w:t>CPU</w:t>
      </w:r>
      <w:r w:rsidRPr="00A82492">
        <w:rPr>
          <w:sz w:val="24"/>
          <w:szCs w:val="24"/>
        </w:rPr>
        <w:t>核当前运行时钟频率</w:t>
      </w:r>
      <w:r w:rsidR="00F644F6">
        <w:rPr>
          <w:rFonts w:hint="eastAsia"/>
          <w:sz w:val="24"/>
          <w:szCs w:val="24"/>
        </w:rPr>
        <w:t>，</w:t>
      </w:r>
      <w:r w:rsidRPr="00A82492">
        <w:rPr>
          <w:i/>
          <w:sz w:val="24"/>
          <w:szCs w:val="24"/>
        </w:rPr>
        <w:t>f</w:t>
      </w:r>
      <w:r w:rsidRPr="00A82492">
        <w:rPr>
          <w:i/>
          <w:sz w:val="24"/>
          <w:szCs w:val="24"/>
          <w:vertAlign w:val="subscript"/>
        </w:rPr>
        <w:t>max</w:t>
      </w:r>
      <w:r w:rsidRPr="00A82492">
        <w:rPr>
          <w:sz w:val="24"/>
          <w:szCs w:val="24"/>
        </w:rPr>
        <w:t>是系统中</w:t>
      </w:r>
      <w:r w:rsidRPr="00A82492">
        <w:rPr>
          <w:sz w:val="24"/>
          <w:szCs w:val="24"/>
        </w:rPr>
        <w:t>CPU</w:t>
      </w:r>
      <w:r w:rsidRPr="00A82492">
        <w:rPr>
          <w:sz w:val="24"/>
          <w:szCs w:val="24"/>
        </w:rPr>
        <w:t>核的最大可能运行时钟频率</w:t>
      </w:r>
      <w:r w:rsidR="00F644F6">
        <w:rPr>
          <w:rFonts w:hint="eastAsia"/>
          <w:sz w:val="24"/>
          <w:szCs w:val="24"/>
        </w:rPr>
        <w:t>，</w:t>
      </w:r>
      <w:r w:rsidRPr="00A82492">
        <w:rPr>
          <w:i/>
          <w:sz w:val="24"/>
          <w:szCs w:val="24"/>
        </w:rPr>
        <w:t>S</w:t>
      </w:r>
      <w:r w:rsidRPr="00A82492">
        <w:rPr>
          <w:i/>
          <w:sz w:val="24"/>
          <w:szCs w:val="24"/>
          <w:vertAlign w:val="subscript"/>
        </w:rPr>
        <w:t>max</w:t>
      </w:r>
      <w:r w:rsidRPr="00A82492">
        <w:rPr>
          <w:sz w:val="24"/>
          <w:szCs w:val="24"/>
        </w:rPr>
        <w:t>是多核</w:t>
      </w:r>
      <w:r w:rsidRPr="00A82492">
        <w:rPr>
          <w:sz w:val="24"/>
          <w:szCs w:val="24"/>
        </w:rPr>
        <w:t>CPU</w:t>
      </w:r>
      <w:r w:rsidRPr="00A82492">
        <w:rPr>
          <w:sz w:val="24"/>
          <w:szCs w:val="24"/>
        </w:rPr>
        <w:t>架构中最高能力核相对该</w:t>
      </w:r>
      <w:r w:rsidRPr="00A82492">
        <w:rPr>
          <w:sz w:val="24"/>
          <w:szCs w:val="24"/>
        </w:rPr>
        <w:t>CPU</w:t>
      </w:r>
      <w:r w:rsidRPr="00A82492">
        <w:rPr>
          <w:sz w:val="24"/>
          <w:szCs w:val="24"/>
        </w:rPr>
        <w:t>核的能力倍数。例如，在一个有</w:t>
      </w:r>
      <w:r w:rsidRPr="00A82492">
        <w:rPr>
          <w:sz w:val="24"/>
          <w:szCs w:val="24"/>
        </w:rPr>
        <w:t>2</w:t>
      </w:r>
      <w:r w:rsidRPr="00A82492">
        <w:rPr>
          <w:sz w:val="24"/>
          <w:szCs w:val="24"/>
        </w:rPr>
        <w:t>个</w:t>
      </w:r>
      <w:r w:rsidRPr="00A82492">
        <w:rPr>
          <w:sz w:val="24"/>
          <w:szCs w:val="24"/>
        </w:rPr>
        <w:t>Cortex A57</w:t>
      </w:r>
      <w:r w:rsidRPr="00A82492">
        <w:rPr>
          <w:sz w:val="24"/>
          <w:szCs w:val="24"/>
        </w:rPr>
        <w:t>核和</w:t>
      </w:r>
      <w:r w:rsidRPr="00A82492">
        <w:rPr>
          <w:sz w:val="24"/>
          <w:szCs w:val="24"/>
        </w:rPr>
        <w:t>2</w:t>
      </w:r>
      <w:r w:rsidRPr="00A82492">
        <w:rPr>
          <w:sz w:val="24"/>
          <w:szCs w:val="24"/>
        </w:rPr>
        <w:t>个</w:t>
      </w:r>
      <w:r w:rsidRPr="00A82492">
        <w:rPr>
          <w:sz w:val="24"/>
          <w:szCs w:val="24"/>
        </w:rPr>
        <w:t>Cortex A53</w:t>
      </w:r>
      <w:r w:rsidRPr="00A82492">
        <w:rPr>
          <w:sz w:val="24"/>
          <w:szCs w:val="24"/>
        </w:rPr>
        <w:t>核的四核</w:t>
      </w:r>
      <w:r w:rsidRPr="00A82492">
        <w:rPr>
          <w:sz w:val="24"/>
          <w:szCs w:val="24"/>
        </w:rPr>
        <w:t>CPU</w:t>
      </w:r>
      <w:r w:rsidRPr="00A82492">
        <w:rPr>
          <w:sz w:val="24"/>
          <w:szCs w:val="24"/>
        </w:rPr>
        <w:t>拓扑架构中，</w:t>
      </w:r>
      <w:r w:rsidRPr="00A82492">
        <w:rPr>
          <w:sz w:val="24"/>
          <w:szCs w:val="24"/>
        </w:rPr>
        <w:t>Cortex A57</w:t>
      </w:r>
      <w:r w:rsidRPr="00A82492">
        <w:rPr>
          <w:sz w:val="24"/>
          <w:szCs w:val="24"/>
        </w:rPr>
        <w:t>核的最高运行时钟频率是</w:t>
      </w:r>
      <w:r w:rsidRPr="00A82492">
        <w:rPr>
          <w:sz w:val="24"/>
          <w:szCs w:val="24"/>
        </w:rPr>
        <w:t>2GHz</w:t>
      </w:r>
      <w:r w:rsidRPr="00A82492">
        <w:rPr>
          <w:sz w:val="24"/>
          <w:szCs w:val="24"/>
        </w:rPr>
        <w:t>，</w:t>
      </w:r>
      <w:r w:rsidRPr="00A82492">
        <w:rPr>
          <w:sz w:val="24"/>
          <w:szCs w:val="24"/>
        </w:rPr>
        <w:t>Cortex A53</w:t>
      </w:r>
      <w:r w:rsidRPr="00A82492">
        <w:rPr>
          <w:sz w:val="24"/>
          <w:szCs w:val="24"/>
        </w:rPr>
        <w:t>核的最高运行时钟频率是</w:t>
      </w:r>
      <w:r w:rsidRPr="00A82492">
        <w:rPr>
          <w:sz w:val="24"/>
          <w:szCs w:val="24"/>
        </w:rPr>
        <w:t>1GHz</w:t>
      </w:r>
      <w:r w:rsidRPr="00A82492">
        <w:rPr>
          <w:sz w:val="24"/>
          <w:szCs w:val="24"/>
        </w:rPr>
        <w:t>。</w:t>
      </w:r>
      <w:r w:rsidR="007400A1" w:rsidRPr="00A82492">
        <w:rPr>
          <w:sz w:val="24"/>
          <w:szCs w:val="24"/>
        </w:rPr>
        <w:t>在该系统中，最高能力的</w:t>
      </w:r>
      <w:r w:rsidR="007400A1" w:rsidRPr="00A82492">
        <w:rPr>
          <w:sz w:val="24"/>
          <w:szCs w:val="24"/>
        </w:rPr>
        <w:t>Cortex A57</w:t>
      </w:r>
      <w:r w:rsidR="007400A1" w:rsidRPr="00A82492">
        <w:rPr>
          <w:sz w:val="24"/>
          <w:szCs w:val="24"/>
        </w:rPr>
        <w:t>核相对</w:t>
      </w:r>
      <w:r w:rsidR="007400A1" w:rsidRPr="00A82492">
        <w:rPr>
          <w:sz w:val="24"/>
          <w:szCs w:val="24"/>
        </w:rPr>
        <w:t>Cortex A53</w:t>
      </w:r>
      <w:r w:rsidR="007400A1" w:rsidRPr="00A82492">
        <w:rPr>
          <w:sz w:val="24"/>
          <w:szCs w:val="24"/>
        </w:rPr>
        <w:t>核的能力是</w:t>
      </w:r>
      <w:r w:rsidR="007400A1" w:rsidRPr="00A82492">
        <w:rPr>
          <w:sz w:val="24"/>
          <w:szCs w:val="24"/>
        </w:rPr>
        <w:t>2GHz / 1GHz = 2</w:t>
      </w:r>
      <w:r w:rsidR="007400A1" w:rsidRPr="00A82492">
        <w:rPr>
          <w:sz w:val="24"/>
          <w:szCs w:val="24"/>
        </w:rPr>
        <w:t>倍。因此，</w:t>
      </w:r>
      <w:r w:rsidRPr="00A82492">
        <w:rPr>
          <w:sz w:val="24"/>
          <w:szCs w:val="24"/>
        </w:rPr>
        <w:t>当一个任务在</w:t>
      </w:r>
      <w:r w:rsidRPr="00A82492">
        <w:rPr>
          <w:sz w:val="24"/>
          <w:szCs w:val="24"/>
        </w:rPr>
        <w:t>Cortex A53</w:t>
      </w:r>
      <w:r w:rsidRPr="00A82492">
        <w:rPr>
          <w:sz w:val="24"/>
          <w:szCs w:val="24"/>
        </w:rPr>
        <w:t>核上以</w:t>
      </w:r>
      <w:r w:rsidRPr="00A82492">
        <w:rPr>
          <w:sz w:val="24"/>
          <w:szCs w:val="24"/>
        </w:rPr>
        <w:t>1GHz</w:t>
      </w:r>
      <w:r w:rsidRPr="00A82492">
        <w:rPr>
          <w:sz w:val="24"/>
          <w:szCs w:val="24"/>
        </w:rPr>
        <w:t>运行</w:t>
      </w:r>
      <w:r w:rsidRPr="00A82492">
        <w:rPr>
          <w:sz w:val="24"/>
          <w:szCs w:val="24"/>
        </w:rPr>
        <w:t>10ms</w:t>
      </w:r>
      <w:r w:rsidRPr="00A82492">
        <w:rPr>
          <w:sz w:val="24"/>
          <w:szCs w:val="24"/>
        </w:rPr>
        <w:t>时，它的归一化</w:t>
      </w:r>
      <w:r w:rsidRPr="00A82492">
        <w:rPr>
          <w:sz w:val="24"/>
          <w:szCs w:val="24"/>
        </w:rPr>
        <w:t>CPU</w:t>
      </w:r>
      <w:r w:rsidRPr="00A82492">
        <w:rPr>
          <w:sz w:val="24"/>
          <w:szCs w:val="24"/>
        </w:rPr>
        <w:t>负载就是</w:t>
      </w:r>
      <w:r w:rsidRPr="00A82492">
        <w:rPr>
          <w:sz w:val="24"/>
          <w:szCs w:val="24"/>
        </w:rPr>
        <w:t>10ms * (1GHz / 2GHz) * (1 / 2) = 2.5ms</w:t>
      </w:r>
      <w:r w:rsidR="007400A1" w:rsidRPr="00A82492">
        <w:rPr>
          <w:sz w:val="24"/>
          <w:szCs w:val="24"/>
        </w:rPr>
        <w:t>。</w:t>
      </w:r>
    </w:p>
    <w:p w14:paraId="23630BCB" w14:textId="77777777" w:rsidR="005848D5" w:rsidRDefault="001C6BD4">
      <w:pPr>
        <w:pStyle w:val="af5"/>
        <w:numPr>
          <w:ilvl w:val="0"/>
          <w:numId w:val="15"/>
        </w:numPr>
        <w:ind w:left="426" w:rightChars="12" w:right="25" w:firstLine="0"/>
        <w:rPr>
          <w:sz w:val="24"/>
          <w:szCs w:val="24"/>
        </w:rPr>
      </w:pPr>
      <w:r>
        <w:rPr>
          <w:rFonts w:hint="eastAsia"/>
          <w:sz w:val="24"/>
          <w:szCs w:val="24"/>
        </w:rPr>
        <w:t>WinLT</w:t>
      </w:r>
      <w:r>
        <w:rPr>
          <w:rFonts w:hint="eastAsia"/>
          <w:sz w:val="24"/>
          <w:szCs w:val="24"/>
        </w:rPr>
        <w:t>核心算法</w:t>
      </w:r>
    </w:p>
    <w:p w14:paraId="29C82BB6" w14:textId="77777777" w:rsidR="00524DD9" w:rsidRPr="00A82492" w:rsidRDefault="00D7542A" w:rsidP="001C6BD4">
      <w:pPr>
        <w:pStyle w:val="af5"/>
        <w:ind w:left="0" w:right="25" w:firstLine="426"/>
        <w:rPr>
          <w:sz w:val="24"/>
          <w:szCs w:val="24"/>
        </w:rPr>
      </w:pPr>
      <w:r w:rsidRPr="00A82492">
        <w:rPr>
          <w:rFonts w:hAnsi="SimSun"/>
          <w:sz w:val="24"/>
          <w:szCs w:val="24"/>
        </w:rPr>
        <w:t>每一个任务的</w:t>
      </w:r>
      <w:r w:rsidRPr="00A82492">
        <w:rPr>
          <w:sz w:val="24"/>
          <w:szCs w:val="24"/>
        </w:rPr>
        <w:t>CPU</w:t>
      </w:r>
      <w:r w:rsidRPr="00A82492">
        <w:rPr>
          <w:rFonts w:hAnsi="SimSun"/>
          <w:sz w:val="24"/>
          <w:szCs w:val="24"/>
        </w:rPr>
        <w:t>负载计算</w:t>
      </w:r>
      <w:r w:rsidR="00524DD9" w:rsidRPr="00A82492">
        <w:rPr>
          <w:sz w:val="24"/>
          <w:szCs w:val="24"/>
        </w:rPr>
        <w:t>是</w:t>
      </w:r>
      <w:r w:rsidR="00524DD9" w:rsidRPr="00A82492">
        <w:rPr>
          <w:sz w:val="24"/>
          <w:szCs w:val="24"/>
        </w:rPr>
        <w:t>WinLT</w:t>
      </w:r>
      <w:r w:rsidR="00F9451D" w:rsidRPr="00A82492">
        <w:rPr>
          <w:sz w:val="24"/>
          <w:szCs w:val="24"/>
        </w:rPr>
        <w:t>的核心算法，即在特定的调度时间发生时更新任</w:t>
      </w:r>
      <w:r w:rsidR="00524DD9" w:rsidRPr="00A82492">
        <w:rPr>
          <w:sz w:val="24"/>
          <w:szCs w:val="24"/>
        </w:rPr>
        <w:t>的负载统计值。其算法可表述为：</w:t>
      </w:r>
    </w:p>
    <w:p w14:paraId="7F41AB19" w14:textId="77777777" w:rsidR="00524DD9" w:rsidRPr="00A82492" w:rsidRDefault="001D4F41" w:rsidP="00415507">
      <w:pPr>
        <w:numPr>
          <w:ilvl w:val="0"/>
          <w:numId w:val="13"/>
        </w:numPr>
        <w:ind w:left="851" w:right="25" w:hanging="425"/>
        <w:rPr>
          <w:sz w:val="24"/>
          <w:szCs w:val="24"/>
        </w:rPr>
      </w:pPr>
      <w:r w:rsidRPr="00A82492">
        <w:rPr>
          <w:rFonts w:hAnsi="SimSun"/>
          <w:sz w:val="24"/>
          <w:szCs w:val="24"/>
        </w:rPr>
        <w:t>判断当前时间对应的窗口</w:t>
      </w:r>
      <w:r w:rsidR="00BF7BCD" w:rsidRPr="00A82492">
        <w:rPr>
          <w:rFonts w:hAnsi="SimSun"/>
          <w:sz w:val="24"/>
          <w:szCs w:val="24"/>
        </w:rPr>
        <w:t>是否是任务的一个新窗口；</w:t>
      </w:r>
    </w:p>
    <w:p w14:paraId="154DD0F3" w14:textId="77777777" w:rsidR="00BF7BCD" w:rsidRPr="00A82492" w:rsidRDefault="00BF7BCD" w:rsidP="00415507">
      <w:pPr>
        <w:numPr>
          <w:ilvl w:val="0"/>
          <w:numId w:val="13"/>
        </w:numPr>
        <w:ind w:left="851" w:right="25" w:hanging="425"/>
        <w:rPr>
          <w:sz w:val="24"/>
          <w:szCs w:val="24"/>
        </w:rPr>
      </w:pPr>
      <w:r w:rsidRPr="00A82492">
        <w:rPr>
          <w:rFonts w:hAnsi="SimSun"/>
          <w:sz w:val="24"/>
          <w:szCs w:val="24"/>
        </w:rPr>
        <w:t>如果当前窗口是活跃窗口，更新当前窗口的负载值；</w:t>
      </w:r>
    </w:p>
    <w:p w14:paraId="6555BF49" w14:textId="77777777" w:rsidR="00BF7BCD" w:rsidRPr="00A82492" w:rsidRDefault="007A4EF8" w:rsidP="00415507">
      <w:pPr>
        <w:numPr>
          <w:ilvl w:val="0"/>
          <w:numId w:val="13"/>
        </w:numPr>
        <w:ind w:left="851" w:right="25" w:hanging="425"/>
        <w:rPr>
          <w:sz w:val="24"/>
          <w:szCs w:val="24"/>
        </w:rPr>
      </w:pPr>
      <w:r w:rsidRPr="00A82492">
        <w:rPr>
          <w:rFonts w:hAnsi="SimSun"/>
          <w:sz w:val="24"/>
          <w:szCs w:val="24"/>
        </w:rPr>
        <w:t>如果</w:t>
      </w:r>
      <w:r w:rsidR="001D4F41" w:rsidRPr="00A82492">
        <w:rPr>
          <w:rFonts w:hAnsi="SimSun"/>
          <w:sz w:val="24"/>
          <w:szCs w:val="24"/>
        </w:rPr>
        <w:t>不是</w:t>
      </w:r>
      <w:r w:rsidRPr="00A82492">
        <w:rPr>
          <w:rFonts w:hAnsi="SimSun"/>
          <w:sz w:val="24"/>
          <w:szCs w:val="24"/>
        </w:rPr>
        <w:t>新窗口，</w:t>
      </w:r>
      <w:r w:rsidR="001D4F41" w:rsidRPr="00A82492">
        <w:rPr>
          <w:rFonts w:hAnsi="SimSun"/>
          <w:sz w:val="24"/>
          <w:szCs w:val="24"/>
        </w:rPr>
        <w:t>结束</w:t>
      </w:r>
      <w:r w:rsidRPr="00A82492">
        <w:rPr>
          <w:rFonts w:hAnsi="SimSun"/>
          <w:sz w:val="24"/>
          <w:szCs w:val="24"/>
        </w:rPr>
        <w:t>；</w:t>
      </w:r>
    </w:p>
    <w:p w14:paraId="25983886" w14:textId="77777777" w:rsidR="007A4EF8" w:rsidRPr="00A82492" w:rsidRDefault="007A4EF8" w:rsidP="00415507">
      <w:pPr>
        <w:numPr>
          <w:ilvl w:val="0"/>
          <w:numId w:val="13"/>
        </w:numPr>
        <w:ind w:left="851" w:right="25" w:hanging="425"/>
        <w:rPr>
          <w:sz w:val="24"/>
          <w:szCs w:val="24"/>
        </w:rPr>
      </w:pPr>
      <w:r w:rsidRPr="00A82492">
        <w:rPr>
          <w:rFonts w:hAnsi="SimSun"/>
          <w:sz w:val="24"/>
          <w:szCs w:val="24"/>
        </w:rPr>
        <w:t>用当前</w:t>
      </w:r>
      <w:r w:rsidRPr="00A82492">
        <w:rPr>
          <w:sz w:val="24"/>
          <w:szCs w:val="24"/>
        </w:rPr>
        <w:t>1</w:t>
      </w:r>
      <w:r w:rsidRPr="00A82492">
        <w:rPr>
          <w:rFonts w:hAnsi="SimSun"/>
          <w:sz w:val="24"/>
          <w:szCs w:val="24"/>
        </w:rPr>
        <w:t>个新窗口的负载值更新任务的历史负载纪录；</w:t>
      </w:r>
    </w:p>
    <w:p w14:paraId="5BBD40D3" w14:textId="77777777" w:rsidR="007A4EF8" w:rsidRPr="00A82492" w:rsidRDefault="007A4EF8" w:rsidP="00415507">
      <w:pPr>
        <w:numPr>
          <w:ilvl w:val="0"/>
          <w:numId w:val="13"/>
        </w:numPr>
        <w:ind w:left="851" w:right="25" w:hanging="425"/>
        <w:rPr>
          <w:sz w:val="24"/>
          <w:szCs w:val="24"/>
        </w:rPr>
      </w:pPr>
      <w:r w:rsidRPr="00A82492">
        <w:rPr>
          <w:rFonts w:hAnsi="SimSun"/>
          <w:sz w:val="24"/>
          <w:szCs w:val="24"/>
        </w:rPr>
        <w:t>如果当前</w:t>
      </w:r>
      <w:r w:rsidR="001D4F41" w:rsidRPr="00A82492">
        <w:rPr>
          <w:rFonts w:hAnsi="SimSun"/>
          <w:sz w:val="24"/>
          <w:szCs w:val="24"/>
        </w:rPr>
        <w:t>时间超过一个新窗口，用剩余的新窗口负载值更新任务的历史负载纪录；</w:t>
      </w:r>
    </w:p>
    <w:p w14:paraId="066CB7D2" w14:textId="77777777" w:rsidR="001D4F41" w:rsidRPr="00A82492" w:rsidRDefault="00B00983" w:rsidP="00415507">
      <w:pPr>
        <w:numPr>
          <w:ilvl w:val="0"/>
          <w:numId w:val="13"/>
        </w:numPr>
        <w:ind w:left="851" w:right="25" w:hanging="425"/>
        <w:rPr>
          <w:sz w:val="24"/>
          <w:szCs w:val="24"/>
        </w:rPr>
      </w:pPr>
      <w:r w:rsidRPr="00A82492">
        <w:rPr>
          <w:rFonts w:hAnsi="SimSun"/>
          <w:sz w:val="24"/>
          <w:szCs w:val="24"/>
        </w:rPr>
        <w:t>返回算法开始</w:t>
      </w:r>
      <w:r w:rsidR="001D4F41" w:rsidRPr="00A82492">
        <w:rPr>
          <w:rFonts w:hAnsi="SimSun"/>
          <w:sz w:val="24"/>
          <w:szCs w:val="24"/>
        </w:rPr>
        <w:t>。</w:t>
      </w:r>
    </w:p>
    <w:p w14:paraId="13D4AC9D" w14:textId="77777777" w:rsidR="00080CDD" w:rsidRPr="00A82492" w:rsidRDefault="00AA415E" w:rsidP="001C6BD4">
      <w:pPr>
        <w:pStyle w:val="af5"/>
        <w:ind w:left="426" w:right="25" w:firstLine="0"/>
        <w:rPr>
          <w:sz w:val="24"/>
          <w:szCs w:val="24"/>
        </w:rPr>
      </w:pPr>
      <w:r w:rsidRPr="00A82492">
        <w:rPr>
          <w:sz w:val="24"/>
          <w:szCs w:val="24"/>
        </w:rPr>
        <w:t>其中，</w:t>
      </w:r>
      <w:r w:rsidR="007A4EF8" w:rsidRPr="00A82492">
        <w:rPr>
          <w:sz w:val="24"/>
          <w:szCs w:val="24"/>
        </w:rPr>
        <w:t>用</w:t>
      </w:r>
      <w:r w:rsidR="007A4EF8" w:rsidRPr="00A82492">
        <w:rPr>
          <w:sz w:val="24"/>
          <w:szCs w:val="24"/>
        </w:rPr>
        <w:t>n</w:t>
      </w:r>
      <w:r w:rsidR="007A4EF8" w:rsidRPr="00A82492">
        <w:rPr>
          <w:sz w:val="24"/>
          <w:szCs w:val="24"/>
        </w:rPr>
        <w:t>个新窗口的负载值</w:t>
      </w:r>
      <w:r w:rsidR="00080CDD" w:rsidRPr="00A82492">
        <w:rPr>
          <w:sz w:val="24"/>
          <w:szCs w:val="24"/>
        </w:rPr>
        <w:t>更新任务的负载历史</w:t>
      </w:r>
      <w:r w:rsidR="007A4EF8" w:rsidRPr="00A82492">
        <w:rPr>
          <w:sz w:val="24"/>
          <w:szCs w:val="24"/>
        </w:rPr>
        <w:t>纪录</w:t>
      </w:r>
      <w:r w:rsidR="00080CDD" w:rsidRPr="00A82492">
        <w:rPr>
          <w:sz w:val="24"/>
          <w:szCs w:val="24"/>
        </w:rPr>
        <w:t>算法可以表述为：</w:t>
      </w:r>
    </w:p>
    <w:p w14:paraId="60EEB4C9" w14:textId="77777777" w:rsidR="00080CDD" w:rsidRPr="00A82492" w:rsidRDefault="00860B3B" w:rsidP="00415507">
      <w:pPr>
        <w:numPr>
          <w:ilvl w:val="0"/>
          <w:numId w:val="14"/>
        </w:numPr>
        <w:ind w:left="851" w:right="25" w:hanging="425"/>
        <w:rPr>
          <w:sz w:val="24"/>
          <w:szCs w:val="24"/>
        </w:rPr>
      </w:pPr>
      <w:r w:rsidRPr="00A82492">
        <w:rPr>
          <w:rFonts w:hAnsi="SimSun"/>
          <w:sz w:val="24"/>
          <w:szCs w:val="24"/>
        </w:rPr>
        <w:t>如果该任务在这个窗口内运行时间为</w:t>
      </w:r>
      <w:r w:rsidRPr="00A82492">
        <w:rPr>
          <w:sz w:val="24"/>
          <w:szCs w:val="24"/>
        </w:rPr>
        <w:t>0</w:t>
      </w:r>
      <w:r w:rsidRPr="00A82492">
        <w:rPr>
          <w:rFonts w:hAnsi="SimSun"/>
          <w:sz w:val="24"/>
          <w:szCs w:val="24"/>
        </w:rPr>
        <w:t>，忽略这个窗口，返回；</w:t>
      </w:r>
    </w:p>
    <w:p w14:paraId="409A743D" w14:textId="77777777" w:rsidR="00860B3B" w:rsidRPr="00A82492" w:rsidRDefault="00860B3B" w:rsidP="00415507">
      <w:pPr>
        <w:numPr>
          <w:ilvl w:val="0"/>
          <w:numId w:val="14"/>
        </w:numPr>
        <w:ind w:left="851" w:right="25" w:hanging="425"/>
        <w:rPr>
          <w:sz w:val="24"/>
          <w:szCs w:val="24"/>
        </w:rPr>
      </w:pPr>
      <w:r w:rsidRPr="00A82492">
        <w:rPr>
          <w:rFonts w:hAnsi="SimSun"/>
          <w:sz w:val="24"/>
          <w:szCs w:val="24"/>
        </w:rPr>
        <w:t>将负载历史数组中的前</w:t>
      </w:r>
      <w:r w:rsidRPr="00A82492">
        <w:rPr>
          <w:sz w:val="24"/>
          <w:szCs w:val="24"/>
        </w:rPr>
        <w:t>N</w:t>
      </w:r>
      <w:r w:rsidRPr="00A82492">
        <w:rPr>
          <w:rFonts w:hAnsi="SimSun"/>
          <w:sz w:val="24"/>
          <w:szCs w:val="24"/>
        </w:rPr>
        <w:t>－</w:t>
      </w:r>
      <w:r w:rsidR="007A4EF8" w:rsidRPr="00A82492">
        <w:rPr>
          <w:sz w:val="24"/>
          <w:szCs w:val="24"/>
        </w:rPr>
        <w:t>n</w:t>
      </w:r>
      <w:r w:rsidRPr="00A82492">
        <w:rPr>
          <w:rFonts w:hAnsi="SimSun"/>
          <w:sz w:val="24"/>
          <w:szCs w:val="24"/>
        </w:rPr>
        <w:t>个</w:t>
      </w:r>
      <w:r w:rsidR="007A4EF8" w:rsidRPr="00A82492">
        <w:rPr>
          <w:rFonts w:hAnsi="SimSun"/>
          <w:sz w:val="24"/>
          <w:szCs w:val="24"/>
        </w:rPr>
        <w:t>窗口内的值右移</w:t>
      </w:r>
      <w:r w:rsidR="007A4EF8" w:rsidRPr="00A82492">
        <w:rPr>
          <w:sz w:val="24"/>
          <w:szCs w:val="24"/>
        </w:rPr>
        <w:t>n</w:t>
      </w:r>
      <w:r w:rsidRPr="00A82492">
        <w:rPr>
          <w:rFonts w:hAnsi="SimSun"/>
          <w:sz w:val="24"/>
          <w:szCs w:val="24"/>
        </w:rPr>
        <w:t>个元素</w:t>
      </w:r>
      <w:r w:rsidR="00524DD9" w:rsidRPr="00A82492">
        <w:rPr>
          <w:sz w:val="24"/>
          <w:szCs w:val="24"/>
        </w:rPr>
        <w:t>;</w:t>
      </w:r>
    </w:p>
    <w:p w14:paraId="006A0D40" w14:textId="77777777" w:rsidR="00524DD9" w:rsidRPr="00A82492" w:rsidRDefault="00524DD9" w:rsidP="00415507">
      <w:pPr>
        <w:numPr>
          <w:ilvl w:val="0"/>
          <w:numId w:val="14"/>
        </w:numPr>
        <w:ind w:left="851" w:right="25" w:hanging="425"/>
        <w:rPr>
          <w:sz w:val="24"/>
          <w:szCs w:val="24"/>
        </w:rPr>
      </w:pPr>
      <w:r w:rsidRPr="00A82492">
        <w:rPr>
          <w:rFonts w:hAnsi="SimSun"/>
          <w:sz w:val="24"/>
          <w:szCs w:val="24"/>
        </w:rPr>
        <w:t>将新纪录的</w:t>
      </w:r>
      <w:r w:rsidR="001D4F41" w:rsidRPr="00A82492">
        <w:rPr>
          <w:sz w:val="24"/>
          <w:szCs w:val="24"/>
        </w:rPr>
        <w:t>n</w:t>
      </w:r>
      <w:r w:rsidRPr="00A82492">
        <w:rPr>
          <w:rFonts w:hAnsi="SimSun"/>
          <w:sz w:val="24"/>
          <w:szCs w:val="24"/>
        </w:rPr>
        <w:t>个窗口内的负载值加到数组</w:t>
      </w:r>
      <w:r w:rsidR="001D4F41" w:rsidRPr="00A82492">
        <w:rPr>
          <w:rFonts w:hAnsi="SimSun"/>
          <w:sz w:val="24"/>
          <w:szCs w:val="24"/>
        </w:rPr>
        <w:t>头上</w:t>
      </w:r>
      <w:r w:rsidRPr="00A82492">
        <w:rPr>
          <w:rFonts w:hAnsi="SimSun"/>
          <w:sz w:val="24"/>
          <w:szCs w:val="24"/>
        </w:rPr>
        <w:t>；</w:t>
      </w:r>
    </w:p>
    <w:p w14:paraId="7F8AEF7E" w14:textId="77777777" w:rsidR="00524DD9" w:rsidRPr="00A82492" w:rsidRDefault="00524DD9" w:rsidP="00415507">
      <w:pPr>
        <w:numPr>
          <w:ilvl w:val="0"/>
          <w:numId w:val="14"/>
        </w:numPr>
        <w:ind w:left="851" w:right="25" w:hanging="425"/>
        <w:rPr>
          <w:sz w:val="24"/>
          <w:szCs w:val="24"/>
        </w:rPr>
      </w:pPr>
      <w:r w:rsidRPr="00A82492">
        <w:rPr>
          <w:rFonts w:hAnsi="SimSun"/>
          <w:sz w:val="24"/>
          <w:szCs w:val="24"/>
        </w:rPr>
        <w:t>根据所选择的统计策略，计算历史更新后的</w:t>
      </w:r>
      <w:r w:rsidRPr="00A82492">
        <w:rPr>
          <w:sz w:val="24"/>
          <w:szCs w:val="24"/>
        </w:rPr>
        <w:t>N</w:t>
      </w:r>
      <w:r w:rsidRPr="00A82492">
        <w:rPr>
          <w:rFonts w:hAnsi="SimSun"/>
          <w:sz w:val="24"/>
          <w:szCs w:val="24"/>
        </w:rPr>
        <w:t>个窗口负载统计值；</w:t>
      </w:r>
    </w:p>
    <w:p w14:paraId="1012AB2A" w14:textId="77777777" w:rsidR="00524DD9" w:rsidRPr="00444A46" w:rsidRDefault="00524DD9" w:rsidP="00415507">
      <w:pPr>
        <w:numPr>
          <w:ilvl w:val="0"/>
          <w:numId w:val="14"/>
        </w:numPr>
        <w:ind w:left="851" w:right="25" w:hanging="425"/>
        <w:rPr>
          <w:sz w:val="24"/>
          <w:szCs w:val="24"/>
        </w:rPr>
      </w:pPr>
      <w:r w:rsidRPr="00A82492">
        <w:rPr>
          <w:rFonts w:hAnsi="SimSun"/>
          <w:sz w:val="24"/>
          <w:szCs w:val="24"/>
        </w:rPr>
        <w:lastRenderedPageBreak/>
        <w:t>如果该任务在调度器的运行队列上，运行队列的累计可运行时间减去历史更新前的</w:t>
      </w:r>
      <w:r w:rsidRPr="00A82492">
        <w:rPr>
          <w:sz w:val="24"/>
          <w:szCs w:val="24"/>
        </w:rPr>
        <w:t>N</w:t>
      </w:r>
      <w:r w:rsidRPr="00A82492">
        <w:rPr>
          <w:rFonts w:hAnsi="SimSun"/>
          <w:sz w:val="24"/>
          <w:szCs w:val="24"/>
        </w:rPr>
        <w:t>个窗口负载统计值，加上历史更新后的统计值。</w:t>
      </w:r>
    </w:p>
    <w:p w14:paraId="373D2BD2" w14:textId="77777777" w:rsidR="005848D5" w:rsidRDefault="00444A46">
      <w:pPr>
        <w:pStyle w:val="af5"/>
        <w:numPr>
          <w:ilvl w:val="0"/>
          <w:numId w:val="15"/>
        </w:numPr>
        <w:ind w:left="426" w:rightChars="12" w:right="25" w:firstLine="0"/>
        <w:rPr>
          <w:sz w:val="24"/>
          <w:szCs w:val="24"/>
        </w:rPr>
      </w:pPr>
      <w:r w:rsidRPr="00444A46">
        <w:rPr>
          <w:sz w:val="24"/>
          <w:szCs w:val="24"/>
        </w:rPr>
        <w:t>WinLT</w:t>
      </w:r>
      <w:r>
        <w:rPr>
          <w:rFonts w:hint="eastAsia"/>
          <w:sz w:val="24"/>
          <w:szCs w:val="24"/>
        </w:rPr>
        <w:t>与</w:t>
      </w:r>
      <w:r>
        <w:rPr>
          <w:rFonts w:hint="eastAsia"/>
          <w:sz w:val="24"/>
          <w:szCs w:val="24"/>
        </w:rPr>
        <w:t>PELT</w:t>
      </w:r>
      <w:r>
        <w:rPr>
          <w:rFonts w:hint="eastAsia"/>
          <w:sz w:val="24"/>
          <w:szCs w:val="24"/>
        </w:rPr>
        <w:t>的比较</w:t>
      </w:r>
    </w:p>
    <w:p w14:paraId="40C6EEA8" w14:textId="77777777" w:rsidR="00444A46" w:rsidRDefault="00444A46" w:rsidP="00444A46">
      <w:pPr>
        <w:ind w:right="25" w:firstLine="426"/>
        <w:rPr>
          <w:sz w:val="24"/>
          <w:szCs w:val="24"/>
        </w:rPr>
      </w:pPr>
      <w:r>
        <w:rPr>
          <w:rFonts w:hint="eastAsia"/>
          <w:sz w:val="24"/>
          <w:szCs w:val="24"/>
        </w:rPr>
        <w:t>PELT</w:t>
      </w:r>
      <w:r>
        <w:rPr>
          <w:rFonts w:hint="eastAsia"/>
          <w:sz w:val="24"/>
          <w:szCs w:val="24"/>
        </w:rPr>
        <w:t>和</w:t>
      </w:r>
      <w:r>
        <w:rPr>
          <w:rFonts w:hint="eastAsia"/>
          <w:sz w:val="24"/>
          <w:szCs w:val="24"/>
        </w:rPr>
        <w:t>WinLT</w:t>
      </w:r>
      <w:r>
        <w:rPr>
          <w:rFonts w:hint="eastAsia"/>
          <w:sz w:val="24"/>
          <w:szCs w:val="24"/>
        </w:rPr>
        <w:t>的特性对比如表</w:t>
      </w:r>
      <w:r>
        <w:rPr>
          <w:rFonts w:hint="eastAsia"/>
          <w:sz w:val="24"/>
          <w:szCs w:val="24"/>
        </w:rPr>
        <w:t>3-1</w:t>
      </w:r>
      <w:r>
        <w:rPr>
          <w:rFonts w:hint="eastAsia"/>
          <w:sz w:val="24"/>
          <w:szCs w:val="24"/>
        </w:rPr>
        <w:t>所示。</w:t>
      </w:r>
    </w:p>
    <w:p w14:paraId="2ABE74EE" w14:textId="77777777" w:rsidR="00444A46" w:rsidRPr="000D2630" w:rsidRDefault="00444A46" w:rsidP="00A17938">
      <w:pPr>
        <w:pStyle w:val="af2"/>
        <w:ind w:firstLine="0"/>
        <w:jc w:val="center"/>
        <w:rPr>
          <w:rFonts w:ascii="Times New Roman" w:eastAsia="KaiTi" w:hAnsi="Times New Roman"/>
          <w:sz w:val="21"/>
          <w:szCs w:val="21"/>
          <w:rPrChange w:id="1269" w:author="Ling, Alex" w:date="2017-06-04T11:31:00Z">
            <w:rPr>
              <w:rFonts w:ascii="楷体" w:eastAsia="楷体" w:hAnsi="楷体"/>
              <w:sz w:val="21"/>
              <w:szCs w:val="21"/>
            </w:rPr>
          </w:rPrChange>
        </w:rPr>
      </w:pPr>
      <w:commentRangeStart w:id="1270"/>
      <w:r w:rsidRPr="000D2630">
        <w:rPr>
          <w:rFonts w:ascii="Times New Roman" w:eastAsia="KaiTi" w:hAnsi="Times New Roman" w:hint="eastAsia"/>
          <w:sz w:val="21"/>
          <w:szCs w:val="21"/>
          <w:rPrChange w:id="1271" w:author="Ling, Alex" w:date="2017-06-04T11:31:00Z">
            <w:rPr>
              <w:rFonts w:ascii="楷体" w:eastAsia="楷体" w:hAnsi="楷体" w:hint="eastAsia"/>
              <w:sz w:val="21"/>
              <w:szCs w:val="21"/>
            </w:rPr>
          </w:rPrChange>
        </w:rPr>
        <w:t>表</w:t>
      </w:r>
      <w:r w:rsidRPr="000D2630">
        <w:rPr>
          <w:rFonts w:ascii="Times New Roman" w:eastAsia="KaiTi" w:hAnsi="Times New Roman"/>
          <w:sz w:val="21"/>
          <w:szCs w:val="21"/>
          <w:rPrChange w:id="1272" w:author="Ling, Alex" w:date="2017-06-04T11:31:00Z">
            <w:rPr>
              <w:rFonts w:ascii="楷体" w:eastAsia="楷体" w:hAnsi="楷体"/>
              <w:sz w:val="21"/>
              <w:szCs w:val="21"/>
            </w:rPr>
          </w:rPrChange>
        </w:rPr>
        <w:t>3-</w:t>
      </w:r>
      <w:r w:rsidR="00066281" w:rsidRPr="000D2630">
        <w:rPr>
          <w:rFonts w:ascii="Times New Roman" w:eastAsia="KaiTi" w:hAnsi="Times New Roman"/>
          <w:sz w:val="21"/>
          <w:szCs w:val="21"/>
          <w:rPrChange w:id="1273" w:author="Ling, Alex" w:date="2017-06-04T11:31:00Z">
            <w:rPr>
              <w:rFonts w:ascii="楷体" w:eastAsia="楷体" w:hAnsi="楷体"/>
              <w:sz w:val="21"/>
              <w:szCs w:val="21"/>
            </w:rPr>
          </w:rPrChange>
        </w:rPr>
        <w:fldChar w:fldCharType="begin"/>
      </w:r>
      <w:r w:rsidRPr="000D2630">
        <w:rPr>
          <w:rFonts w:ascii="Times New Roman" w:eastAsia="KaiTi" w:hAnsi="Times New Roman"/>
          <w:sz w:val="21"/>
          <w:szCs w:val="21"/>
          <w:rPrChange w:id="1274" w:author="Ling, Alex" w:date="2017-06-04T11:31:00Z">
            <w:rPr>
              <w:rFonts w:ascii="楷体" w:eastAsia="楷体" w:hAnsi="楷体"/>
              <w:sz w:val="21"/>
              <w:szCs w:val="21"/>
            </w:rPr>
          </w:rPrChange>
        </w:rPr>
        <w:instrText xml:space="preserve"> SEQ </w:instrText>
      </w:r>
      <w:r w:rsidRPr="000D2630">
        <w:rPr>
          <w:rFonts w:ascii="Times New Roman" w:eastAsia="KaiTi" w:hAnsi="Times New Roman" w:hint="eastAsia"/>
          <w:sz w:val="21"/>
          <w:szCs w:val="21"/>
          <w:rPrChange w:id="1275" w:author="Ling, Alex" w:date="2017-06-04T11:31:00Z">
            <w:rPr>
              <w:rFonts w:ascii="楷体" w:eastAsia="楷体" w:hAnsi="楷体" w:hint="eastAsia"/>
              <w:sz w:val="21"/>
              <w:szCs w:val="21"/>
            </w:rPr>
          </w:rPrChange>
        </w:rPr>
        <w:instrText>表</w:instrText>
      </w:r>
      <w:r w:rsidRPr="000D2630">
        <w:rPr>
          <w:rFonts w:ascii="Times New Roman" w:eastAsia="KaiTi" w:hAnsi="Times New Roman"/>
          <w:sz w:val="21"/>
          <w:szCs w:val="21"/>
          <w:rPrChange w:id="1276" w:author="Ling, Alex" w:date="2017-06-04T11:31:00Z">
            <w:rPr>
              <w:rFonts w:ascii="楷体" w:eastAsia="楷体" w:hAnsi="楷体"/>
              <w:sz w:val="21"/>
              <w:szCs w:val="21"/>
            </w:rPr>
          </w:rPrChange>
        </w:rPr>
        <w:instrText xml:space="preserve">3- \* ARABIC </w:instrText>
      </w:r>
      <w:r w:rsidR="00066281" w:rsidRPr="000D2630">
        <w:rPr>
          <w:rFonts w:ascii="Times New Roman" w:eastAsia="KaiTi" w:hAnsi="Times New Roman"/>
          <w:sz w:val="21"/>
          <w:szCs w:val="21"/>
          <w:rPrChange w:id="1277" w:author="Ling, Alex" w:date="2017-06-04T11:31:00Z">
            <w:rPr>
              <w:rFonts w:ascii="楷体" w:eastAsia="楷体" w:hAnsi="楷体"/>
              <w:sz w:val="21"/>
              <w:szCs w:val="21"/>
            </w:rPr>
          </w:rPrChange>
        </w:rPr>
        <w:fldChar w:fldCharType="separate"/>
      </w:r>
      <w:r w:rsidRPr="000D2630">
        <w:rPr>
          <w:rFonts w:ascii="Times New Roman" w:eastAsia="KaiTi" w:hAnsi="Times New Roman"/>
          <w:noProof/>
          <w:sz w:val="21"/>
          <w:szCs w:val="21"/>
          <w:rPrChange w:id="1278" w:author="Ling, Alex" w:date="2017-06-04T11:31:00Z">
            <w:rPr>
              <w:rFonts w:ascii="楷体" w:eastAsia="楷体" w:hAnsi="楷体"/>
              <w:noProof/>
              <w:sz w:val="21"/>
              <w:szCs w:val="21"/>
            </w:rPr>
          </w:rPrChange>
        </w:rPr>
        <w:t>1</w:t>
      </w:r>
      <w:r w:rsidR="00066281" w:rsidRPr="000D2630">
        <w:rPr>
          <w:rFonts w:ascii="Times New Roman" w:eastAsia="KaiTi" w:hAnsi="Times New Roman"/>
          <w:sz w:val="21"/>
          <w:szCs w:val="21"/>
          <w:rPrChange w:id="1279" w:author="Ling, Alex" w:date="2017-06-04T11:31:00Z">
            <w:rPr>
              <w:rFonts w:ascii="楷体" w:eastAsia="楷体" w:hAnsi="楷体"/>
              <w:sz w:val="21"/>
              <w:szCs w:val="21"/>
            </w:rPr>
          </w:rPrChange>
        </w:rPr>
        <w:fldChar w:fldCharType="end"/>
      </w:r>
      <w:r w:rsidRPr="000D2630">
        <w:rPr>
          <w:rFonts w:ascii="Times New Roman" w:eastAsia="KaiTi" w:hAnsi="Times New Roman"/>
          <w:sz w:val="21"/>
          <w:szCs w:val="21"/>
          <w:rPrChange w:id="1280" w:author="Ling, Alex" w:date="2017-06-04T11:31:00Z">
            <w:rPr>
              <w:rFonts w:ascii="楷体" w:eastAsia="楷体" w:hAnsi="楷体"/>
              <w:sz w:val="21"/>
              <w:szCs w:val="21"/>
            </w:rPr>
          </w:rPrChange>
        </w:rPr>
        <w:t xml:space="preserve"> PELT</w:t>
      </w:r>
      <w:r w:rsidRPr="000D2630">
        <w:rPr>
          <w:rFonts w:ascii="Times New Roman" w:eastAsia="KaiTi" w:hAnsi="Times New Roman" w:hint="eastAsia"/>
          <w:sz w:val="21"/>
          <w:szCs w:val="21"/>
          <w:rPrChange w:id="1281" w:author="Ling, Alex" w:date="2017-06-04T11:31:00Z">
            <w:rPr>
              <w:rFonts w:ascii="楷体" w:eastAsia="楷体" w:hAnsi="楷体" w:hint="eastAsia"/>
              <w:sz w:val="21"/>
              <w:szCs w:val="21"/>
            </w:rPr>
          </w:rPrChange>
        </w:rPr>
        <w:t>与</w:t>
      </w:r>
      <w:r w:rsidRPr="000D2630">
        <w:rPr>
          <w:rFonts w:ascii="Times New Roman" w:eastAsia="KaiTi" w:hAnsi="Times New Roman"/>
          <w:sz w:val="21"/>
          <w:szCs w:val="21"/>
          <w:rPrChange w:id="1282" w:author="Ling, Alex" w:date="2017-06-04T11:31:00Z">
            <w:rPr>
              <w:rFonts w:ascii="楷体" w:eastAsia="楷体" w:hAnsi="楷体"/>
              <w:sz w:val="21"/>
              <w:szCs w:val="21"/>
            </w:rPr>
          </w:rPrChange>
        </w:rPr>
        <w:t>WinLT</w:t>
      </w:r>
      <w:r w:rsidRPr="000D2630">
        <w:rPr>
          <w:rFonts w:ascii="Times New Roman" w:eastAsia="KaiTi" w:hAnsi="Times New Roman" w:hint="eastAsia"/>
          <w:sz w:val="21"/>
          <w:szCs w:val="21"/>
          <w:rPrChange w:id="1283" w:author="Ling, Alex" w:date="2017-06-04T11:31:00Z">
            <w:rPr>
              <w:rFonts w:ascii="楷体" w:eastAsia="楷体" w:hAnsi="楷体" w:hint="eastAsia"/>
              <w:sz w:val="21"/>
              <w:szCs w:val="21"/>
            </w:rPr>
          </w:rPrChange>
        </w:rPr>
        <w:t>特性比较</w:t>
      </w:r>
    </w:p>
    <w:p w14:paraId="67989664" w14:textId="77777777" w:rsidR="00444A46" w:rsidRPr="000D2630" w:rsidRDefault="00444A46" w:rsidP="00A17938">
      <w:pPr>
        <w:pStyle w:val="af2"/>
        <w:ind w:firstLine="0"/>
        <w:jc w:val="center"/>
        <w:rPr>
          <w:rFonts w:ascii="Times New Roman" w:eastAsia="KaiTi" w:hAnsi="Times New Roman"/>
          <w:sz w:val="21"/>
          <w:szCs w:val="21"/>
          <w:rPrChange w:id="1284" w:author="Ling, Alex" w:date="2017-06-04T11:31:00Z">
            <w:rPr>
              <w:rFonts w:ascii="Times New Roman" w:hAnsi="Times New Roman"/>
              <w:sz w:val="21"/>
              <w:szCs w:val="21"/>
            </w:rPr>
          </w:rPrChange>
        </w:rPr>
      </w:pPr>
      <w:r w:rsidRPr="000D2630">
        <w:rPr>
          <w:rFonts w:ascii="Times New Roman" w:eastAsia="KaiTi" w:hAnsi="Times New Roman"/>
          <w:sz w:val="21"/>
          <w:szCs w:val="21"/>
          <w:rPrChange w:id="1285" w:author="Ling, Alex" w:date="2017-06-04T11:31:00Z">
            <w:rPr>
              <w:rFonts w:ascii="Times New Roman" w:hAnsi="Times New Roman"/>
              <w:sz w:val="21"/>
              <w:szCs w:val="21"/>
            </w:rPr>
          </w:rPrChange>
        </w:rPr>
        <w:t>Table 3-</w:t>
      </w:r>
      <w:r w:rsidR="00066281" w:rsidRPr="000D2630">
        <w:rPr>
          <w:rFonts w:ascii="Times New Roman" w:eastAsia="KaiTi" w:hAnsi="Times New Roman"/>
          <w:sz w:val="21"/>
          <w:szCs w:val="21"/>
          <w:rPrChange w:id="1286" w:author="Ling, Alex" w:date="2017-06-04T11:31:00Z">
            <w:rPr>
              <w:rFonts w:ascii="Times New Roman" w:hAnsi="Times New Roman"/>
              <w:sz w:val="21"/>
              <w:szCs w:val="21"/>
            </w:rPr>
          </w:rPrChange>
        </w:rPr>
        <w:fldChar w:fldCharType="begin"/>
      </w:r>
      <w:r w:rsidRPr="000D2630">
        <w:rPr>
          <w:rFonts w:ascii="Times New Roman" w:eastAsia="KaiTi" w:hAnsi="Times New Roman"/>
          <w:sz w:val="21"/>
          <w:szCs w:val="21"/>
          <w:rPrChange w:id="1287" w:author="Ling, Alex" w:date="2017-06-04T11:31:00Z">
            <w:rPr>
              <w:rFonts w:ascii="Times New Roman" w:hAnsi="Times New Roman"/>
              <w:sz w:val="21"/>
              <w:szCs w:val="21"/>
            </w:rPr>
          </w:rPrChange>
        </w:rPr>
        <w:instrText xml:space="preserve"> SEQ Table_3- \* ARABIC </w:instrText>
      </w:r>
      <w:r w:rsidR="00066281" w:rsidRPr="000D2630">
        <w:rPr>
          <w:rFonts w:ascii="Times New Roman" w:eastAsia="KaiTi" w:hAnsi="Times New Roman"/>
          <w:sz w:val="21"/>
          <w:szCs w:val="21"/>
          <w:rPrChange w:id="1288" w:author="Ling, Alex" w:date="2017-06-04T11:31:00Z">
            <w:rPr>
              <w:rFonts w:ascii="Times New Roman" w:hAnsi="Times New Roman"/>
              <w:sz w:val="21"/>
              <w:szCs w:val="21"/>
            </w:rPr>
          </w:rPrChange>
        </w:rPr>
        <w:fldChar w:fldCharType="separate"/>
      </w:r>
      <w:r w:rsidRPr="000D2630">
        <w:rPr>
          <w:rFonts w:ascii="Times New Roman" w:eastAsia="KaiTi" w:hAnsi="Times New Roman"/>
          <w:noProof/>
          <w:sz w:val="21"/>
          <w:szCs w:val="21"/>
          <w:rPrChange w:id="1289" w:author="Ling, Alex" w:date="2017-06-04T11:31:00Z">
            <w:rPr>
              <w:rFonts w:ascii="Times New Roman" w:hAnsi="Times New Roman"/>
              <w:noProof/>
              <w:sz w:val="21"/>
              <w:szCs w:val="21"/>
            </w:rPr>
          </w:rPrChange>
        </w:rPr>
        <w:t>1</w:t>
      </w:r>
      <w:r w:rsidR="00066281" w:rsidRPr="000D2630">
        <w:rPr>
          <w:rFonts w:ascii="Times New Roman" w:eastAsia="KaiTi" w:hAnsi="Times New Roman"/>
          <w:sz w:val="21"/>
          <w:szCs w:val="21"/>
          <w:rPrChange w:id="1290" w:author="Ling, Alex" w:date="2017-06-04T11:31:00Z">
            <w:rPr>
              <w:rFonts w:ascii="Times New Roman" w:hAnsi="Times New Roman"/>
              <w:sz w:val="21"/>
              <w:szCs w:val="21"/>
            </w:rPr>
          </w:rPrChange>
        </w:rPr>
        <w:fldChar w:fldCharType="end"/>
      </w:r>
      <w:r w:rsidRPr="000D2630">
        <w:rPr>
          <w:rFonts w:ascii="Times New Roman" w:eastAsia="KaiTi" w:hAnsi="Times New Roman"/>
          <w:sz w:val="21"/>
          <w:szCs w:val="21"/>
          <w:rPrChange w:id="1291" w:author="Ling, Alex" w:date="2017-06-04T11:31:00Z">
            <w:rPr>
              <w:rFonts w:ascii="Times New Roman" w:hAnsi="Times New Roman"/>
              <w:sz w:val="21"/>
              <w:szCs w:val="21"/>
            </w:rPr>
          </w:rPrChange>
        </w:rPr>
        <w:t xml:space="preserve"> Comparison between PELT and WinLT</w:t>
      </w:r>
      <w:commentRangeEnd w:id="1270"/>
      <w:r w:rsidR="00D66B81" w:rsidRPr="000D2630">
        <w:rPr>
          <w:rStyle w:val="ab"/>
          <w:rFonts w:ascii="Times New Roman" w:eastAsia="KaiTi" w:hAnsi="Times New Roman"/>
          <w:rPrChange w:id="1292" w:author="Ling, Alex" w:date="2017-06-04T11:31:00Z">
            <w:rPr>
              <w:rStyle w:val="ab"/>
              <w:rFonts w:ascii="Times New Roman" w:hAnsi="Times New Roman"/>
            </w:rPr>
          </w:rPrChange>
        </w:rPr>
        <w:commentReference w:id="1270"/>
      </w:r>
    </w:p>
    <w:tbl>
      <w:tblPr>
        <w:tblStyle w:val="af4"/>
        <w:tblW w:w="0" w:type="auto"/>
        <w:tblLook w:val="04A0" w:firstRow="1" w:lastRow="0" w:firstColumn="1" w:lastColumn="0" w:noHBand="0" w:noVBand="1"/>
      </w:tblPr>
      <w:tblGrid>
        <w:gridCol w:w="2840"/>
        <w:gridCol w:w="2841"/>
        <w:gridCol w:w="2841"/>
      </w:tblGrid>
      <w:tr w:rsidR="00DB0E81" w:rsidRPr="00444A46" w14:paraId="57A39F72" w14:textId="77777777" w:rsidTr="001A2598">
        <w:trPr>
          <w:cnfStyle w:val="100000000000" w:firstRow="1" w:lastRow="0" w:firstColumn="0" w:lastColumn="0" w:oddVBand="0" w:evenVBand="0" w:oddHBand="0" w:evenHBand="0" w:firstRowFirstColumn="0" w:firstRowLastColumn="0" w:lastRowFirstColumn="0" w:lastRowLastColumn="0"/>
        </w:trPr>
        <w:tc>
          <w:tcPr>
            <w:tcW w:w="2840" w:type="dxa"/>
          </w:tcPr>
          <w:p w14:paraId="63CE628D" w14:textId="77777777" w:rsidR="00DB0E81" w:rsidRPr="00444A46" w:rsidRDefault="00DB0E81" w:rsidP="003412AC">
            <w:pPr>
              <w:ind w:right="25" w:firstLine="0"/>
            </w:pPr>
          </w:p>
        </w:tc>
        <w:tc>
          <w:tcPr>
            <w:tcW w:w="2841" w:type="dxa"/>
          </w:tcPr>
          <w:p w14:paraId="7FA7AE75" w14:textId="77777777" w:rsidR="00DB0E81" w:rsidRPr="00444A46" w:rsidRDefault="00DB0E81" w:rsidP="003412AC">
            <w:pPr>
              <w:ind w:right="25" w:firstLine="0"/>
            </w:pPr>
            <w:r w:rsidRPr="00444A46">
              <w:t>PELT</w:t>
            </w:r>
          </w:p>
        </w:tc>
        <w:tc>
          <w:tcPr>
            <w:tcW w:w="2841" w:type="dxa"/>
          </w:tcPr>
          <w:p w14:paraId="5EDCCCA4" w14:textId="77777777" w:rsidR="00DB0E81" w:rsidRPr="00444A46" w:rsidRDefault="00DB0E81" w:rsidP="003412AC">
            <w:pPr>
              <w:ind w:right="25" w:firstLine="0"/>
            </w:pPr>
            <w:r w:rsidRPr="00444A46">
              <w:t>WinLT</w:t>
            </w:r>
          </w:p>
        </w:tc>
      </w:tr>
      <w:tr w:rsidR="00DB0E81" w:rsidRPr="00444A46" w14:paraId="00B8E28B" w14:textId="77777777" w:rsidTr="001A2598">
        <w:tc>
          <w:tcPr>
            <w:tcW w:w="2840" w:type="dxa"/>
          </w:tcPr>
          <w:p w14:paraId="3B28B986" w14:textId="77777777" w:rsidR="00DB0E81" w:rsidRPr="00444A46" w:rsidRDefault="00DB0E81" w:rsidP="003412AC">
            <w:pPr>
              <w:ind w:right="25" w:firstLine="0"/>
            </w:pPr>
            <w:r w:rsidRPr="00444A46">
              <w:rPr>
                <w:rFonts w:hAnsi="SimSun"/>
              </w:rPr>
              <w:t>负载追踪</w:t>
            </w:r>
          </w:p>
        </w:tc>
        <w:tc>
          <w:tcPr>
            <w:tcW w:w="2841" w:type="dxa"/>
          </w:tcPr>
          <w:p w14:paraId="24620CBE" w14:textId="77777777" w:rsidR="00DB0E81" w:rsidRPr="00444A46" w:rsidRDefault="00DB0E81" w:rsidP="003412AC">
            <w:pPr>
              <w:ind w:right="25" w:firstLine="0"/>
            </w:pPr>
            <w:r w:rsidRPr="00444A46">
              <w:rPr>
                <w:rFonts w:hAnsi="SimSun"/>
              </w:rPr>
              <w:t>负载计算根据几何级数求和。</w:t>
            </w:r>
            <w:r w:rsidRPr="00444A46">
              <w:t>32ms</w:t>
            </w:r>
            <w:r w:rsidRPr="00444A46">
              <w:t>之前的系统负载值对当前系统负载评估的贡献大约是</w:t>
            </w:r>
            <w:r w:rsidRPr="00444A46">
              <w:t>50%</w:t>
            </w:r>
          </w:p>
        </w:tc>
        <w:tc>
          <w:tcPr>
            <w:tcW w:w="2841" w:type="dxa"/>
          </w:tcPr>
          <w:p w14:paraId="608F9E4D" w14:textId="77777777" w:rsidR="00DB0E81" w:rsidRPr="00444A46" w:rsidRDefault="00DB0E81" w:rsidP="003412AC">
            <w:pPr>
              <w:ind w:right="25" w:firstLine="0"/>
            </w:pPr>
            <w:r w:rsidRPr="00444A46">
              <w:rPr>
                <w:rFonts w:hAnsi="SimSun"/>
              </w:rPr>
              <w:t>负载计算根据一定的统计策略基于过去的</w:t>
            </w:r>
            <w:r w:rsidRPr="00444A46">
              <w:t>N</w:t>
            </w:r>
            <w:r w:rsidRPr="00444A46">
              <w:rPr>
                <w:rFonts w:hAnsi="SimSun"/>
              </w:rPr>
              <w:t>个时间窗口的负载值。不同的策略可以提高不同使用场景的负载值追踪精度。</w:t>
            </w:r>
          </w:p>
        </w:tc>
      </w:tr>
      <w:tr w:rsidR="00DB0E81" w:rsidRPr="00444A46" w14:paraId="3F712D7E" w14:textId="77777777" w:rsidTr="001A2598">
        <w:tc>
          <w:tcPr>
            <w:tcW w:w="2840" w:type="dxa"/>
          </w:tcPr>
          <w:p w14:paraId="4FD7978E" w14:textId="77777777" w:rsidR="00DB0E81" w:rsidRPr="00444A46" w:rsidRDefault="00DB0E81" w:rsidP="003412AC">
            <w:pPr>
              <w:ind w:right="25" w:firstLine="0"/>
            </w:pPr>
            <w:r w:rsidRPr="00444A46">
              <w:rPr>
                <w:rFonts w:hAnsi="SimSun"/>
              </w:rPr>
              <w:t>阻塞任务负载追踪</w:t>
            </w:r>
          </w:p>
        </w:tc>
        <w:tc>
          <w:tcPr>
            <w:tcW w:w="2841" w:type="dxa"/>
          </w:tcPr>
          <w:p w14:paraId="1CDE111C" w14:textId="77777777" w:rsidR="00DB0E81" w:rsidRPr="00444A46" w:rsidRDefault="00DB0E81" w:rsidP="003412AC">
            <w:pPr>
              <w:ind w:right="25" w:firstLine="0"/>
            </w:pPr>
            <w:r w:rsidRPr="00444A46">
              <w:rPr>
                <w:rFonts w:hAnsi="SimSun"/>
              </w:rPr>
              <w:t>在任务进入阻塞状态时，其负载作为运行队列负载统计的一部分</w:t>
            </w:r>
            <w:r w:rsidR="003D62F0" w:rsidRPr="00444A46">
              <w:rPr>
                <w:rFonts w:hAnsi="SimSun"/>
              </w:rPr>
              <w:t>而衰减。任务的平均负载在任务重新进入运行队列时适当衰减。</w:t>
            </w:r>
          </w:p>
        </w:tc>
        <w:tc>
          <w:tcPr>
            <w:tcW w:w="2841" w:type="dxa"/>
          </w:tcPr>
          <w:p w14:paraId="0E431B0B" w14:textId="77777777" w:rsidR="00DB0E81" w:rsidRPr="00444A46" w:rsidRDefault="003D62F0" w:rsidP="003412AC">
            <w:pPr>
              <w:ind w:right="25" w:firstLine="0"/>
            </w:pPr>
            <w:r w:rsidRPr="00444A46">
              <w:rPr>
                <w:rFonts w:hAnsi="SimSun"/>
              </w:rPr>
              <w:t>阻塞时间不计入运行队列对系统负载的贡献。</w:t>
            </w:r>
          </w:p>
        </w:tc>
      </w:tr>
      <w:tr w:rsidR="003D62F0" w:rsidRPr="00444A46" w14:paraId="52B76634" w14:textId="77777777" w:rsidTr="001A2598">
        <w:tc>
          <w:tcPr>
            <w:tcW w:w="2840" w:type="dxa"/>
          </w:tcPr>
          <w:p w14:paraId="73EB12F6" w14:textId="77777777" w:rsidR="003D62F0" w:rsidRPr="00444A46" w:rsidRDefault="003D62F0" w:rsidP="003412AC">
            <w:pPr>
              <w:ind w:right="25" w:firstLine="0"/>
            </w:pPr>
            <w:r w:rsidRPr="00444A46">
              <w:rPr>
                <w:rFonts w:hAnsi="SimSun"/>
              </w:rPr>
              <w:t>阻塞任务负载恢复</w:t>
            </w:r>
          </w:p>
        </w:tc>
        <w:tc>
          <w:tcPr>
            <w:tcW w:w="2841" w:type="dxa"/>
          </w:tcPr>
          <w:p w14:paraId="1C435F8E" w14:textId="77777777" w:rsidR="003D62F0" w:rsidRPr="00444A46" w:rsidRDefault="003D62F0" w:rsidP="003412AC">
            <w:pPr>
              <w:ind w:right="25" w:firstLine="0"/>
            </w:pPr>
            <w:r w:rsidRPr="00444A46">
              <w:rPr>
                <w:rFonts w:hAnsi="SimSun"/>
              </w:rPr>
              <w:t>运行队列对系统负载的贡献始终包括阻塞任务的负载</w:t>
            </w:r>
          </w:p>
        </w:tc>
        <w:tc>
          <w:tcPr>
            <w:tcW w:w="2841" w:type="dxa"/>
          </w:tcPr>
          <w:p w14:paraId="5FB58B8C" w14:textId="77777777" w:rsidR="003D62F0" w:rsidRPr="00444A46" w:rsidRDefault="003D62F0" w:rsidP="003412AC">
            <w:pPr>
              <w:ind w:right="25" w:firstLine="0"/>
            </w:pPr>
            <w:r w:rsidRPr="00444A46">
              <w:rPr>
                <w:rFonts w:hAnsi="SimSun"/>
              </w:rPr>
              <w:t>任务从阻塞状态切换到可运行状态时，恢复其负载对系统负载的贡献。</w:t>
            </w:r>
          </w:p>
        </w:tc>
      </w:tr>
      <w:tr w:rsidR="003D62F0" w:rsidRPr="00444A46" w14:paraId="67BC750D" w14:textId="77777777" w:rsidTr="001A2598">
        <w:tc>
          <w:tcPr>
            <w:tcW w:w="2840" w:type="dxa"/>
          </w:tcPr>
          <w:p w14:paraId="60D8CBC1" w14:textId="77777777" w:rsidR="003D62F0" w:rsidRPr="00444A46" w:rsidRDefault="003D62F0" w:rsidP="003412AC">
            <w:pPr>
              <w:ind w:right="25" w:firstLine="0"/>
            </w:pPr>
            <w:r w:rsidRPr="00444A46">
              <w:rPr>
                <w:rFonts w:hAnsi="SimSun"/>
              </w:rPr>
              <w:t>对</w:t>
            </w:r>
            <w:r w:rsidRPr="00444A46">
              <w:t>CPUFreq Governor</w:t>
            </w:r>
            <w:r w:rsidRPr="00444A46">
              <w:rPr>
                <w:rFonts w:hAnsi="SimSun"/>
              </w:rPr>
              <w:t>的负载报告的影响效果</w:t>
            </w:r>
          </w:p>
        </w:tc>
        <w:tc>
          <w:tcPr>
            <w:tcW w:w="2841" w:type="dxa"/>
          </w:tcPr>
          <w:p w14:paraId="780D9668" w14:textId="77777777" w:rsidR="003D62F0" w:rsidRPr="00444A46" w:rsidRDefault="00444A46" w:rsidP="00444A46">
            <w:pPr>
              <w:ind w:right="25" w:firstLine="0"/>
            </w:pPr>
            <w:r w:rsidRPr="00444A46">
              <w:rPr>
                <w:rFonts w:hAnsi="SimSun"/>
              </w:rPr>
              <w:t>负载</w:t>
            </w:r>
            <w:r w:rsidR="003D62F0" w:rsidRPr="00444A46">
              <w:rPr>
                <w:rFonts w:hAnsi="SimSun"/>
              </w:rPr>
              <w:t>报告</w:t>
            </w:r>
            <w:r w:rsidRPr="00444A46">
              <w:rPr>
                <w:rFonts w:hAnsi="SimSun"/>
              </w:rPr>
              <w:t>中</w:t>
            </w:r>
            <w:r w:rsidR="003D62F0" w:rsidRPr="00444A46">
              <w:rPr>
                <w:rFonts w:hAnsi="SimSun"/>
              </w:rPr>
              <w:t>的</w:t>
            </w:r>
            <w:r w:rsidRPr="00444A46">
              <w:rPr>
                <w:rFonts w:hAnsi="SimSun"/>
              </w:rPr>
              <w:t>负载</w:t>
            </w:r>
            <w:r w:rsidR="003D62F0" w:rsidRPr="00444A46">
              <w:rPr>
                <w:rFonts w:hAnsi="SimSun"/>
              </w:rPr>
              <w:t>迟缓</w:t>
            </w:r>
            <w:r w:rsidRPr="00444A46">
              <w:rPr>
                <w:rFonts w:hAnsi="SimSun"/>
              </w:rPr>
              <w:t>提升</w:t>
            </w:r>
            <w:r w:rsidR="003D62F0" w:rsidRPr="00444A46">
              <w:rPr>
                <w:rFonts w:hAnsi="SimSun"/>
              </w:rPr>
              <w:t>导致频率</w:t>
            </w:r>
            <w:r w:rsidRPr="00444A46">
              <w:rPr>
                <w:rFonts w:hAnsi="SimSun"/>
              </w:rPr>
              <w:t>的缓慢提升。</w:t>
            </w:r>
          </w:p>
        </w:tc>
        <w:tc>
          <w:tcPr>
            <w:tcW w:w="2841" w:type="dxa"/>
          </w:tcPr>
          <w:p w14:paraId="3C50182E" w14:textId="77777777" w:rsidR="003D62F0" w:rsidRPr="00444A46" w:rsidRDefault="00444A46" w:rsidP="003412AC">
            <w:pPr>
              <w:ind w:right="25" w:firstLine="0"/>
            </w:pPr>
            <w:r w:rsidRPr="00444A46">
              <w:rPr>
                <w:rFonts w:hAnsi="SimSun"/>
              </w:rPr>
              <w:t>可实现移动设备使用场景中的快速负载提升。大多数情况下不需要额外的调度器调整策略。更多的突发性负载变化报告，可能需要仔细选择窗口统计策略。</w:t>
            </w:r>
          </w:p>
        </w:tc>
      </w:tr>
    </w:tbl>
    <w:p w14:paraId="43E3537B" w14:textId="77777777" w:rsidR="003412AC" w:rsidRPr="00261159" w:rsidRDefault="00B15876" w:rsidP="00B15876">
      <w:pPr>
        <w:ind w:right="25" w:firstLine="426"/>
        <w:rPr>
          <w:sz w:val="24"/>
          <w:szCs w:val="24"/>
          <w:rPrChange w:id="1293" w:author="alling" w:date="2017-04-04T15:57:00Z">
            <w:rPr>
              <w:rFonts w:ascii="SimSun" w:hAnsi="SimSun" w:cs="SimSun"/>
              <w:sz w:val="24"/>
              <w:szCs w:val="24"/>
            </w:rPr>
          </w:rPrChange>
        </w:rPr>
      </w:pPr>
      <w:r w:rsidRPr="00261159">
        <w:rPr>
          <w:rFonts w:hAnsi="SimSun" w:hint="eastAsia"/>
          <w:sz w:val="24"/>
          <w:szCs w:val="24"/>
          <w:rPrChange w:id="1294" w:author="alling" w:date="2017-04-04T15:57:00Z">
            <w:rPr>
              <w:rFonts w:ascii="SimSun" w:hAnsi="SimSun" w:cs="SimSun" w:hint="eastAsia"/>
              <w:sz w:val="24"/>
              <w:szCs w:val="24"/>
            </w:rPr>
          </w:rPrChange>
        </w:rPr>
        <w:t>在实际测试中，相比</w:t>
      </w:r>
      <w:r w:rsidRPr="00261159">
        <w:rPr>
          <w:sz w:val="24"/>
          <w:szCs w:val="24"/>
          <w:rPrChange w:id="1295" w:author="alling" w:date="2017-04-04T15:57:00Z">
            <w:rPr>
              <w:rFonts w:ascii="SimSun" w:hAnsi="SimSun" w:cs="SimSun"/>
              <w:sz w:val="24"/>
              <w:szCs w:val="24"/>
            </w:rPr>
          </w:rPrChange>
        </w:rPr>
        <w:t>PELT</w:t>
      </w:r>
      <w:r w:rsidRPr="00261159">
        <w:rPr>
          <w:rFonts w:hAnsi="SimSun" w:hint="eastAsia"/>
          <w:sz w:val="24"/>
          <w:szCs w:val="24"/>
          <w:rPrChange w:id="1296" w:author="alling" w:date="2017-04-04T15:57:00Z">
            <w:rPr>
              <w:rFonts w:ascii="SimSun" w:hAnsi="SimSun" w:cs="SimSun" w:hint="eastAsia"/>
              <w:sz w:val="24"/>
              <w:szCs w:val="24"/>
            </w:rPr>
          </w:rPrChange>
        </w:rPr>
        <w:t>需要约</w:t>
      </w:r>
      <w:r w:rsidRPr="00261159">
        <w:rPr>
          <w:sz w:val="24"/>
          <w:szCs w:val="24"/>
          <w:rPrChange w:id="1297" w:author="alling" w:date="2017-04-04T15:57:00Z">
            <w:rPr>
              <w:rFonts w:ascii="SimSun" w:hAnsi="SimSun" w:cs="SimSun"/>
              <w:sz w:val="24"/>
              <w:szCs w:val="24"/>
            </w:rPr>
          </w:rPrChange>
        </w:rPr>
        <w:t>100ms</w:t>
      </w:r>
      <w:r w:rsidRPr="00261159">
        <w:rPr>
          <w:rFonts w:hAnsi="SimSun" w:hint="eastAsia"/>
          <w:sz w:val="24"/>
          <w:szCs w:val="24"/>
          <w:rPrChange w:id="1298" w:author="alling" w:date="2017-04-04T15:57:00Z">
            <w:rPr>
              <w:rFonts w:ascii="SimSun" w:hAnsi="SimSun" w:cs="SimSun" w:hint="eastAsia"/>
              <w:sz w:val="24"/>
              <w:szCs w:val="24"/>
            </w:rPr>
          </w:rPrChange>
        </w:rPr>
        <w:t>才能在计算密集型任务情况下将</w:t>
      </w:r>
      <w:r w:rsidRPr="00261159">
        <w:rPr>
          <w:sz w:val="24"/>
          <w:szCs w:val="24"/>
          <w:rPrChange w:id="1299" w:author="alling" w:date="2017-04-04T15:57:00Z">
            <w:rPr>
              <w:rFonts w:ascii="SimSun" w:hAnsi="SimSun" w:cs="SimSun"/>
              <w:sz w:val="24"/>
              <w:szCs w:val="24"/>
            </w:rPr>
          </w:rPrChange>
        </w:rPr>
        <w:t>CPU</w:t>
      </w:r>
      <w:r w:rsidRPr="00261159">
        <w:rPr>
          <w:rFonts w:hAnsi="SimSun" w:hint="eastAsia"/>
          <w:sz w:val="24"/>
          <w:szCs w:val="24"/>
          <w:rPrChange w:id="1300" w:author="alling" w:date="2017-04-04T15:57:00Z">
            <w:rPr>
              <w:rFonts w:ascii="SimSun" w:hAnsi="SimSun" w:cs="SimSun" w:hint="eastAsia"/>
              <w:sz w:val="24"/>
              <w:szCs w:val="24"/>
            </w:rPr>
          </w:rPrChange>
        </w:rPr>
        <w:t>负载提升到</w:t>
      </w:r>
      <w:r w:rsidRPr="00261159">
        <w:rPr>
          <w:sz w:val="24"/>
          <w:szCs w:val="24"/>
          <w:rPrChange w:id="1301" w:author="alling" w:date="2017-04-04T15:57:00Z">
            <w:rPr>
              <w:rFonts w:ascii="SimSun" w:hAnsi="SimSun" w:cs="SimSun"/>
              <w:sz w:val="24"/>
              <w:szCs w:val="24"/>
            </w:rPr>
          </w:rPrChange>
        </w:rPr>
        <w:t>100%</w:t>
      </w:r>
      <w:r w:rsidRPr="00261159">
        <w:rPr>
          <w:rFonts w:hAnsi="SimSun" w:hint="eastAsia"/>
          <w:sz w:val="24"/>
          <w:szCs w:val="24"/>
          <w:rPrChange w:id="1302" w:author="alling" w:date="2017-04-04T15:57:00Z">
            <w:rPr>
              <w:rFonts w:ascii="SimSun" w:hAnsi="SimSun" w:cs="SimSun" w:hint="eastAsia"/>
              <w:sz w:val="24"/>
              <w:szCs w:val="24"/>
            </w:rPr>
          </w:rPrChange>
        </w:rPr>
        <w:t>，</w:t>
      </w:r>
      <w:r w:rsidRPr="00261159">
        <w:rPr>
          <w:sz w:val="24"/>
          <w:szCs w:val="24"/>
          <w:rPrChange w:id="1303" w:author="alling" w:date="2017-04-04T15:57:00Z">
            <w:rPr>
              <w:rFonts w:ascii="SimSun" w:hAnsi="SimSun" w:cs="SimSun"/>
              <w:sz w:val="24"/>
              <w:szCs w:val="24"/>
            </w:rPr>
          </w:rPrChange>
        </w:rPr>
        <w:t>WinLT</w:t>
      </w:r>
      <w:r w:rsidRPr="00261159">
        <w:rPr>
          <w:rFonts w:hAnsi="SimSun" w:hint="eastAsia"/>
          <w:sz w:val="24"/>
          <w:szCs w:val="24"/>
          <w:rPrChange w:id="1304" w:author="alling" w:date="2017-04-04T15:57:00Z">
            <w:rPr>
              <w:rFonts w:ascii="SimSun" w:hAnsi="SimSun" w:cs="SimSun" w:hint="eastAsia"/>
              <w:sz w:val="24"/>
              <w:szCs w:val="24"/>
            </w:rPr>
          </w:rPrChange>
        </w:rPr>
        <w:t>只需要约</w:t>
      </w:r>
      <w:r w:rsidRPr="00261159">
        <w:rPr>
          <w:sz w:val="24"/>
          <w:szCs w:val="24"/>
          <w:rPrChange w:id="1305" w:author="alling" w:date="2017-04-04T15:57:00Z">
            <w:rPr>
              <w:rFonts w:ascii="SimSun" w:hAnsi="SimSun" w:cs="SimSun"/>
              <w:sz w:val="24"/>
              <w:szCs w:val="24"/>
            </w:rPr>
          </w:rPrChange>
        </w:rPr>
        <w:t>10ms</w:t>
      </w:r>
      <w:r w:rsidRPr="00261159">
        <w:rPr>
          <w:rFonts w:hAnsi="SimSun" w:hint="eastAsia"/>
          <w:sz w:val="24"/>
          <w:szCs w:val="24"/>
          <w:rPrChange w:id="1306" w:author="alling" w:date="2017-04-04T15:57:00Z">
            <w:rPr>
              <w:rFonts w:ascii="SimSun" w:hAnsi="SimSun" w:cs="SimSun" w:hint="eastAsia"/>
              <w:sz w:val="24"/>
              <w:szCs w:val="24"/>
            </w:rPr>
          </w:rPrChange>
        </w:rPr>
        <w:t>就可以提升至</w:t>
      </w:r>
      <w:r w:rsidRPr="00261159">
        <w:rPr>
          <w:sz w:val="24"/>
          <w:szCs w:val="24"/>
          <w:rPrChange w:id="1307" w:author="alling" w:date="2017-04-04T15:57:00Z">
            <w:rPr>
              <w:rFonts w:ascii="SimSun" w:hAnsi="SimSun" w:cs="SimSun"/>
              <w:sz w:val="24"/>
              <w:szCs w:val="24"/>
            </w:rPr>
          </w:rPrChange>
        </w:rPr>
        <w:t>100%CPU</w:t>
      </w:r>
      <w:r w:rsidRPr="00261159">
        <w:rPr>
          <w:rFonts w:hAnsi="SimSun" w:hint="eastAsia"/>
          <w:sz w:val="24"/>
          <w:szCs w:val="24"/>
          <w:rPrChange w:id="1308" w:author="alling" w:date="2017-04-04T15:57:00Z">
            <w:rPr>
              <w:rFonts w:ascii="SimSun" w:hAnsi="SimSun" w:cs="SimSun" w:hint="eastAsia"/>
              <w:sz w:val="24"/>
              <w:szCs w:val="24"/>
            </w:rPr>
          </w:rPrChange>
        </w:rPr>
        <w:t>负载。而在一个在</w:t>
      </w:r>
      <w:r w:rsidRPr="00261159">
        <w:rPr>
          <w:sz w:val="24"/>
          <w:szCs w:val="24"/>
          <w:rPrChange w:id="1309" w:author="alling" w:date="2017-04-04T15:57:00Z">
            <w:rPr>
              <w:rFonts w:ascii="SimSun" w:hAnsi="SimSun" w:cs="SimSun"/>
              <w:sz w:val="24"/>
              <w:szCs w:val="24"/>
            </w:rPr>
          </w:rPrChange>
        </w:rPr>
        <w:t>Chrome</w:t>
      </w:r>
      <w:r w:rsidRPr="00261159">
        <w:rPr>
          <w:rFonts w:hAnsi="SimSun" w:hint="eastAsia"/>
          <w:sz w:val="24"/>
          <w:szCs w:val="24"/>
          <w:rPrChange w:id="1310" w:author="alling" w:date="2017-04-04T15:57:00Z">
            <w:rPr>
              <w:rFonts w:ascii="SimSun" w:hAnsi="SimSun" w:cs="SimSun" w:hint="eastAsia"/>
              <w:sz w:val="24"/>
              <w:szCs w:val="24"/>
            </w:rPr>
          </w:rPrChange>
        </w:rPr>
        <w:t>浏览器中加载</w:t>
      </w:r>
      <w:r w:rsidRPr="00261159">
        <w:rPr>
          <w:sz w:val="24"/>
          <w:szCs w:val="24"/>
          <w:rPrChange w:id="1311" w:author="alling" w:date="2017-04-04T15:57:00Z">
            <w:rPr>
              <w:rFonts w:ascii="SimSun" w:hAnsi="SimSun" w:cs="SimSun"/>
              <w:sz w:val="24"/>
              <w:szCs w:val="24"/>
            </w:rPr>
          </w:rPrChange>
        </w:rPr>
        <w:t>engadget.com</w:t>
      </w:r>
      <w:r w:rsidRPr="00261159">
        <w:rPr>
          <w:rFonts w:hAnsi="SimSun" w:hint="eastAsia"/>
          <w:sz w:val="24"/>
          <w:szCs w:val="24"/>
          <w:rPrChange w:id="1312" w:author="alling" w:date="2017-04-04T15:57:00Z">
            <w:rPr>
              <w:rFonts w:ascii="SimSun" w:hAnsi="SimSun" w:cs="SimSun" w:hint="eastAsia"/>
              <w:sz w:val="24"/>
              <w:szCs w:val="24"/>
            </w:rPr>
          </w:rPrChange>
        </w:rPr>
        <w:t>网站</w:t>
      </w:r>
      <w:r w:rsidR="00AA2EC0" w:rsidRPr="00261159">
        <w:rPr>
          <w:rFonts w:hAnsi="SimSun" w:hint="eastAsia"/>
          <w:sz w:val="24"/>
          <w:szCs w:val="24"/>
          <w:rPrChange w:id="1313" w:author="alling" w:date="2017-04-04T15:57:00Z">
            <w:rPr>
              <w:rFonts w:ascii="SimSun" w:hAnsi="SimSun" w:cs="SimSun" w:hint="eastAsia"/>
              <w:sz w:val="24"/>
              <w:szCs w:val="24"/>
            </w:rPr>
          </w:rPrChange>
        </w:rPr>
        <w:t>并向下拉动滚动条的测试中，</w:t>
      </w:r>
      <w:r w:rsidR="00AA2EC0" w:rsidRPr="00261159">
        <w:rPr>
          <w:sz w:val="24"/>
          <w:szCs w:val="24"/>
          <w:rPrChange w:id="1314" w:author="alling" w:date="2017-04-04T15:57:00Z">
            <w:rPr>
              <w:rFonts w:ascii="SimSun" w:hAnsi="SimSun" w:cs="SimSun"/>
              <w:sz w:val="24"/>
              <w:szCs w:val="24"/>
            </w:rPr>
          </w:rPrChange>
        </w:rPr>
        <w:t>PELT</w:t>
      </w:r>
      <w:r w:rsidR="00AA2EC0" w:rsidRPr="00261159">
        <w:rPr>
          <w:rFonts w:hAnsi="SimSun" w:hint="eastAsia"/>
          <w:sz w:val="24"/>
          <w:szCs w:val="24"/>
          <w:rPrChange w:id="1315" w:author="alling" w:date="2017-04-04T15:57:00Z">
            <w:rPr>
              <w:rFonts w:ascii="SimSun" w:hAnsi="SimSun" w:cs="SimSun" w:hint="eastAsia"/>
              <w:sz w:val="24"/>
              <w:szCs w:val="24"/>
            </w:rPr>
          </w:rPrChange>
        </w:rPr>
        <w:t>需要约</w:t>
      </w:r>
      <w:r w:rsidR="00AA2EC0" w:rsidRPr="00261159">
        <w:rPr>
          <w:sz w:val="24"/>
          <w:szCs w:val="24"/>
          <w:rPrChange w:id="1316" w:author="alling" w:date="2017-04-04T15:57:00Z">
            <w:rPr>
              <w:rFonts w:ascii="SimSun" w:hAnsi="SimSun" w:cs="SimSun"/>
              <w:sz w:val="24"/>
              <w:szCs w:val="24"/>
            </w:rPr>
          </w:rPrChange>
        </w:rPr>
        <w:t>120ms</w:t>
      </w:r>
      <w:r w:rsidR="00AA2EC0" w:rsidRPr="00261159">
        <w:rPr>
          <w:rFonts w:hAnsi="SimSun" w:hint="eastAsia"/>
          <w:sz w:val="24"/>
          <w:szCs w:val="24"/>
          <w:rPrChange w:id="1317" w:author="alling" w:date="2017-04-04T15:57:00Z">
            <w:rPr>
              <w:rFonts w:ascii="SimSun" w:hAnsi="SimSun" w:cs="SimSun" w:hint="eastAsia"/>
              <w:sz w:val="24"/>
              <w:szCs w:val="24"/>
            </w:rPr>
          </w:rPrChange>
        </w:rPr>
        <w:t>提升</w:t>
      </w:r>
      <w:r w:rsidR="00AA2EC0" w:rsidRPr="00261159">
        <w:rPr>
          <w:sz w:val="24"/>
          <w:szCs w:val="24"/>
          <w:rPrChange w:id="1318" w:author="alling" w:date="2017-04-04T15:57:00Z">
            <w:rPr>
              <w:rFonts w:ascii="SimSun" w:hAnsi="SimSun" w:cs="SimSun"/>
              <w:sz w:val="24"/>
              <w:szCs w:val="24"/>
            </w:rPr>
          </w:rPrChange>
        </w:rPr>
        <w:t>CPU</w:t>
      </w:r>
      <w:r w:rsidR="00AA2EC0" w:rsidRPr="00261159">
        <w:rPr>
          <w:rFonts w:hAnsi="SimSun" w:hint="eastAsia"/>
          <w:sz w:val="24"/>
          <w:szCs w:val="24"/>
          <w:rPrChange w:id="1319" w:author="alling" w:date="2017-04-04T15:57:00Z">
            <w:rPr>
              <w:rFonts w:ascii="SimSun" w:hAnsi="SimSun" w:cs="SimSun" w:hint="eastAsia"/>
              <w:sz w:val="24"/>
              <w:szCs w:val="24"/>
            </w:rPr>
          </w:rPrChange>
        </w:rPr>
        <w:t>负载而</w:t>
      </w:r>
      <w:r w:rsidR="00AA2EC0" w:rsidRPr="00261159">
        <w:rPr>
          <w:sz w:val="24"/>
          <w:szCs w:val="24"/>
          <w:rPrChange w:id="1320" w:author="alling" w:date="2017-04-04T15:57:00Z">
            <w:rPr>
              <w:rFonts w:ascii="SimSun" w:hAnsi="SimSun" w:cs="SimSun"/>
              <w:sz w:val="24"/>
              <w:szCs w:val="24"/>
            </w:rPr>
          </w:rPrChange>
        </w:rPr>
        <w:t>WinLT</w:t>
      </w:r>
      <w:r w:rsidR="00AA2EC0" w:rsidRPr="00261159">
        <w:rPr>
          <w:rFonts w:hAnsi="SimSun" w:hint="eastAsia"/>
          <w:sz w:val="24"/>
          <w:szCs w:val="24"/>
          <w:rPrChange w:id="1321" w:author="alling" w:date="2017-04-04T15:57:00Z">
            <w:rPr>
              <w:rFonts w:ascii="SimSun" w:hAnsi="SimSun" w:cs="SimSun" w:hint="eastAsia"/>
              <w:sz w:val="24"/>
              <w:szCs w:val="24"/>
            </w:rPr>
          </w:rPrChange>
        </w:rPr>
        <w:t>只需要约</w:t>
      </w:r>
      <w:r w:rsidR="00AA2EC0" w:rsidRPr="00261159">
        <w:rPr>
          <w:sz w:val="24"/>
          <w:szCs w:val="24"/>
          <w:rPrChange w:id="1322" w:author="alling" w:date="2017-04-04T15:57:00Z">
            <w:rPr>
              <w:rFonts w:ascii="SimSun" w:hAnsi="SimSun" w:cs="SimSun"/>
              <w:sz w:val="24"/>
              <w:szCs w:val="24"/>
            </w:rPr>
          </w:rPrChange>
        </w:rPr>
        <w:t>40ms</w:t>
      </w:r>
      <w:r w:rsidR="00934918" w:rsidRPr="00261159">
        <w:rPr>
          <w:sz w:val="24"/>
          <w:szCs w:val="24"/>
          <w:vertAlign w:val="superscript"/>
          <w:rPrChange w:id="1323" w:author="alling" w:date="2017-04-04T15:57:00Z">
            <w:rPr>
              <w:rFonts w:ascii="SimSun" w:hAnsi="SimSun" w:cs="SimSun"/>
              <w:sz w:val="24"/>
              <w:szCs w:val="24"/>
              <w:vertAlign w:val="superscript"/>
            </w:rPr>
          </w:rPrChange>
        </w:rPr>
        <w:t>[19]</w:t>
      </w:r>
      <w:r w:rsidR="00AA2EC0" w:rsidRPr="00261159">
        <w:rPr>
          <w:rFonts w:hAnsi="SimSun" w:hint="eastAsia"/>
          <w:sz w:val="24"/>
          <w:szCs w:val="24"/>
          <w:rPrChange w:id="1324" w:author="alling" w:date="2017-04-04T15:57:00Z">
            <w:rPr>
              <w:rFonts w:ascii="SimSun" w:hAnsi="SimSun" w:cs="SimSun" w:hint="eastAsia"/>
              <w:sz w:val="24"/>
              <w:szCs w:val="24"/>
            </w:rPr>
          </w:rPrChange>
        </w:rPr>
        <w:t>。</w:t>
      </w:r>
    </w:p>
    <w:p w14:paraId="030674C6" w14:textId="77777777" w:rsidR="00B15876" w:rsidRPr="00261159" w:rsidRDefault="00B15876" w:rsidP="00B15876">
      <w:pPr>
        <w:ind w:right="25" w:firstLine="426"/>
        <w:rPr>
          <w:sz w:val="24"/>
          <w:szCs w:val="24"/>
          <w:rPrChange w:id="1325" w:author="alling" w:date="2017-04-04T15:57:00Z">
            <w:rPr>
              <w:rFonts w:ascii="SimSun" w:hAnsi="SimSun" w:cs="SimSun"/>
              <w:sz w:val="24"/>
              <w:szCs w:val="24"/>
            </w:rPr>
          </w:rPrChange>
        </w:rPr>
      </w:pPr>
    </w:p>
    <w:p w14:paraId="29BA704D" w14:textId="77777777" w:rsidR="00C92D9D" w:rsidRDefault="00C92D9D" w:rsidP="00C92D9D">
      <w:pPr>
        <w:ind w:rightChars="12" w:right="25" w:firstLine="0"/>
        <w:outlineLvl w:val="2"/>
        <w:rPr>
          <w:rFonts w:ascii="SimHei" w:eastAsia="SimHei" w:hAnsi="SimSun"/>
          <w:sz w:val="24"/>
        </w:rPr>
      </w:pPr>
      <w:bookmarkStart w:id="1326" w:name="_Toc471381676"/>
      <w:r>
        <w:rPr>
          <w:rFonts w:ascii="SimHei" w:eastAsia="SimHei" w:hAnsi="SimSun" w:hint="eastAsia"/>
          <w:b/>
          <w:color w:val="339966"/>
          <w:sz w:val="24"/>
        </w:rPr>
        <w:t>3</w:t>
      </w:r>
      <w:r w:rsidRPr="002A055A">
        <w:rPr>
          <w:rFonts w:ascii="SimHei" w:eastAsia="SimHei" w:hAnsi="SimSun" w:hint="eastAsia"/>
          <w:b/>
          <w:color w:val="339966"/>
          <w:sz w:val="24"/>
        </w:rPr>
        <w:t>.1.</w:t>
      </w:r>
      <w:r>
        <w:rPr>
          <w:rFonts w:ascii="SimHei" w:eastAsia="SimHei" w:hAnsi="SimSun" w:hint="eastAsia"/>
          <w:b/>
          <w:color w:val="339966"/>
          <w:sz w:val="24"/>
        </w:rPr>
        <w:t>2</w:t>
      </w:r>
      <w:r w:rsidRPr="003469EB">
        <w:rPr>
          <w:rFonts w:ascii="SimHei" w:eastAsia="SimHei" w:hAnsi="SimSun" w:hint="eastAsia"/>
          <w:sz w:val="24"/>
        </w:rPr>
        <w:t xml:space="preserve"> </w:t>
      </w:r>
      <w:r>
        <w:rPr>
          <w:rFonts w:ascii="SimHei" w:eastAsia="SimHei" w:hAnsi="SimSun" w:hint="eastAsia"/>
          <w:sz w:val="24"/>
        </w:rPr>
        <w:t>任务放置的改进</w:t>
      </w:r>
      <w:bookmarkEnd w:id="1326"/>
    </w:p>
    <w:p w14:paraId="7072FF6E" w14:textId="77777777" w:rsidR="005848D5" w:rsidRDefault="0022793A">
      <w:pPr>
        <w:pStyle w:val="af5"/>
        <w:numPr>
          <w:ilvl w:val="0"/>
          <w:numId w:val="16"/>
        </w:numPr>
        <w:ind w:left="426" w:firstLine="0"/>
        <w:rPr>
          <w:rFonts w:hAnsi="SimSun"/>
          <w:sz w:val="24"/>
          <w:szCs w:val="24"/>
        </w:rPr>
      </w:pPr>
      <w:r w:rsidRPr="001203D9">
        <w:rPr>
          <w:rFonts w:hAnsi="SimSun" w:hint="eastAsia"/>
          <w:sz w:val="24"/>
          <w:szCs w:val="24"/>
        </w:rPr>
        <w:t>任务放置</w:t>
      </w:r>
      <w:r>
        <w:rPr>
          <w:rFonts w:hAnsi="SimSun" w:hint="eastAsia"/>
          <w:sz w:val="24"/>
          <w:szCs w:val="24"/>
        </w:rPr>
        <w:t>分析</w:t>
      </w:r>
    </w:p>
    <w:p w14:paraId="06BE1E6B" w14:textId="77777777" w:rsidR="00EC77DD" w:rsidRDefault="00165D12" w:rsidP="002E6212">
      <w:pPr>
        <w:pStyle w:val="af5"/>
        <w:ind w:left="0" w:firstLine="426"/>
        <w:rPr>
          <w:rFonts w:hAnsi="SimSun"/>
          <w:sz w:val="24"/>
          <w:szCs w:val="24"/>
        </w:rPr>
      </w:pPr>
      <w:r>
        <w:rPr>
          <w:rFonts w:hAnsi="SimSun" w:hint="eastAsia"/>
          <w:sz w:val="24"/>
          <w:szCs w:val="24"/>
        </w:rPr>
        <w:t>在多核多</w:t>
      </w:r>
      <w:r>
        <w:rPr>
          <w:rFonts w:hAnsi="SimSun" w:hint="eastAsia"/>
          <w:sz w:val="24"/>
          <w:szCs w:val="24"/>
        </w:rPr>
        <w:t>CPU</w:t>
      </w:r>
      <w:r>
        <w:rPr>
          <w:rFonts w:hAnsi="SimSun" w:hint="eastAsia"/>
          <w:sz w:val="24"/>
          <w:szCs w:val="24"/>
        </w:rPr>
        <w:t>架构下，调度器的任务放置在大多数情况下是一个功耗与性能之间的</w:t>
      </w:r>
      <w:r>
        <w:rPr>
          <w:rFonts w:hAnsi="SimSun" w:hint="eastAsia"/>
          <w:sz w:val="24"/>
          <w:szCs w:val="24"/>
        </w:rPr>
        <w:lastRenderedPageBreak/>
        <w:t>妥协。</w:t>
      </w:r>
      <w:r w:rsidR="008A4AD5">
        <w:rPr>
          <w:rFonts w:hAnsi="SimSun" w:hint="eastAsia"/>
          <w:sz w:val="24"/>
          <w:szCs w:val="24"/>
        </w:rPr>
        <w:t>在低系统负荷情况下，如果任务可以集中到一个</w:t>
      </w:r>
      <w:r w:rsidR="008A4AD5">
        <w:rPr>
          <w:rFonts w:hAnsi="SimSun" w:hint="eastAsia"/>
          <w:sz w:val="24"/>
          <w:szCs w:val="24"/>
        </w:rPr>
        <w:t>CPU</w:t>
      </w:r>
      <w:r w:rsidR="008A4AD5">
        <w:rPr>
          <w:rFonts w:hAnsi="SimSun" w:hint="eastAsia"/>
          <w:sz w:val="24"/>
          <w:szCs w:val="24"/>
        </w:rPr>
        <w:t>上，从而使得其它</w:t>
      </w:r>
      <w:r w:rsidR="008A4AD5">
        <w:rPr>
          <w:rFonts w:hAnsi="SimSun" w:hint="eastAsia"/>
          <w:sz w:val="24"/>
          <w:szCs w:val="24"/>
        </w:rPr>
        <w:t>CPU</w:t>
      </w:r>
      <w:r w:rsidR="008A4AD5">
        <w:rPr>
          <w:rFonts w:hAnsi="SimSun" w:hint="eastAsia"/>
          <w:sz w:val="24"/>
          <w:szCs w:val="24"/>
        </w:rPr>
        <w:t>可以处于空闲状态，这可以降低系统内</w:t>
      </w:r>
      <w:r w:rsidR="008A4AD5">
        <w:rPr>
          <w:rFonts w:hAnsi="SimSun" w:hint="eastAsia"/>
          <w:sz w:val="24"/>
          <w:szCs w:val="24"/>
        </w:rPr>
        <w:t>CPU</w:t>
      </w:r>
      <w:r w:rsidR="008A4AD5">
        <w:rPr>
          <w:rFonts w:hAnsi="SimSun" w:hint="eastAsia"/>
          <w:sz w:val="24"/>
          <w:szCs w:val="24"/>
        </w:rPr>
        <w:t>的整体功耗。然而目前</w:t>
      </w:r>
      <w:r w:rsidR="008A4AD5">
        <w:rPr>
          <w:rFonts w:hAnsi="SimSun" w:hint="eastAsia"/>
          <w:sz w:val="24"/>
          <w:szCs w:val="24"/>
        </w:rPr>
        <w:t>CFS</w:t>
      </w:r>
      <w:r w:rsidR="008A4AD5">
        <w:rPr>
          <w:rFonts w:hAnsi="SimSun" w:hint="eastAsia"/>
          <w:sz w:val="24"/>
          <w:szCs w:val="24"/>
        </w:rPr>
        <w:t>调度器默认的配置是试图将任务平均分散到多个</w:t>
      </w:r>
      <w:r w:rsidR="008A4AD5">
        <w:rPr>
          <w:rFonts w:hAnsi="SimSun" w:hint="eastAsia"/>
          <w:sz w:val="24"/>
          <w:szCs w:val="24"/>
        </w:rPr>
        <w:t>CPU</w:t>
      </w:r>
      <w:r w:rsidR="008A4AD5">
        <w:rPr>
          <w:rFonts w:hAnsi="SimSun" w:hint="eastAsia"/>
          <w:sz w:val="24"/>
          <w:szCs w:val="24"/>
        </w:rPr>
        <w:t>的多个核上，这样可以获得更好的吞吐量，从而提高系统性能。</w:t>
      </w:r>
    </w:p>
    <w:p w14:paraId="46A1A14C" w14:textId="77777777" w:rsidR="0022793A" w:rsidRPr="002E6212" w:rsidRDefault="008A4AD5" w:rsidP="002E6212">
      <w:pPr>
        <w:pStyle w:val="af5"/>
        <w:ind w:left="0" w:firstLine="426"/>
        <w:rPr>
          <w:rFonts w:hAnsi="SimSun"/>
          <w:sz w:val="24"/>
          <w:szCs w:val="24"/>
        </w:rPr>
      </w:pPr>
      <w:r>
        <w:rPr>
          <w:rFonts w:hAnsi="SimSun" w:hint="eastAsia"/>
          <w:sz w:val="24"/>
          <w:szCs w:val="24"/>
        </w:rPr>
        <w:t>为平衡这两方面</w:t>
      </w:r>
      <w:r w:rsidR="00C463EF">
        <w:rPr>
          <w:rFonts w:hAnsi="SimSun" w:hint="eastAsia"/>
          <w:sz w:val="24"/>
          <w:szCs w:val="24"/>
        </w:rPr>
        <w:t>的</w:t>
      </w:r>
      <w:r>
        <w:rPr>
          <w:rFonts w:hAnsi="SimSun" w:hint="eastAsia"/>
          <w:sz w:val="24"/>
          <w:szCs w:val="24"/>
        </w:rPr>
        <w:t>需求，</w:t>
      </w:r>
      <w:r w:rsidR="00C463EF">
        <w:rPr>
          <w:rFonts w:hAnsi="SimSun" w:hint="eastAsia"/>
          <w:sz w:val="24"/>
          <w:szCs w:val="24"/>
        </w:rPr>
        <w:t>本</w:t>
      </w:r>
      <w:r w:rsidR="00C463EF">
        <w:rPr>
          <w:rFonts w:hAnsi="SimSun"/>
          <w:sz w:val="24"/>
          <w:szCs w:val="24"/>
        </w:rPr>
        <w:t>文</w:t>
      </w:r>
      <w:r>
        <w:rPr>
          <w:rFonts w:hAnsi="SimSun" w:hint="eastAsia"/>
          <w:sz w:val="24"/>
          <w:szCs w:val="24"/>
        </w:rPr>
        <w:t>的设计目标是针对那些对</w:t>
      </w:r>
      <w:r>
        <w:rPr>
          <w:rFonts w:hAnsi="SimSun" w:hint="eastAsia"/>
          <w:sz w:val="24"/>
          <w:szCs w:val="24"/>
        </w:rPr>
        <w:t>CPU</w:t>
      </w:r>
      <w:r>
        <w:rPr>
          <w:rFonts w:hAnsi="SimSun" w:hint="eastAsia"/>
          <w:sz w:val="24"/>
          <w:szCs w:val="24"/>
        </w:rPr>
        <w:t>负载要求低的任务</w:t>
      </w:r>
      <w:r w:rsidR="008138E4">
        <w:rPr>
          <w:rFonts w:hAnsi="SimSun" w:hint="eastAsia"/>
          <w:sz w:val="24"/>
          <w:szCs w:val="24"/>
        </w:rPr>
        <w:t>集中放置到功耗成本最低的</w:t>
      </w:r>
      <w:r w:rsidR="008138E4">
        <w:rPr>
          <w:rFonts w:hAnsi="SimSun" w:hint="eastAsia"/>
          <w:sz w:val="24"/>
          <w:szCs w:val="24"/>
        </w:rPr>
        <w:t>CPU</w:t>
      </w:r>
      <w:r w:rsidR="008138E4">
        <w:rPr>
          <w:rFonts w:hAnsi="SimSun" w:hint="eastAsia"/>
          <w:sz w:val="24"/>
          <w:szCs w:val="24"/>
        </w:rPr>
        <w:t>上，而对于负载要求高的任务分散放置到系统内的各个</w:t>
      </w:r>
      <w:r w:rsidR="008138E4">
        <w:rPr>
          <w:rFonts w:hAnsi="SimSun" w:hint="eastAsia"/>
          <w:sz w:val="24"/>
          <w:szCs w:val="24"/>
        </w:rPr>
        <w:t>CPU</w:t>
      </w:r>
      <w:r w:rsidR="008138E4">
        <w:rPr>
          <w:rFonts w:hAnsi="SimSun" w:hint="eastAsia"/>
          <w:sz w:val="24"/>
          <w:szCs w:val="24"/>
        </w:rPr>
        <w:t>上以获取性能的最大化。</w:t>
      </w:r>
      <w:r w:rsidR="0022793A" w:rsidRPr="0022793A">
        <w:rPr>
          <w:rFonts w:hint="eastAsia"/>
          <w:sz w:val="24"/>
          <w:szCs w:val="24"/>
        </w:rPr>
        <w:t>当有了</w:t>
      </w:r>
      <w:r w:rsidR="0022793A">
        <w:rPr>
          <w:rFonts w:hint="eastAsia"/>
          <w:sz w:val="24"/>
          <w:szCs w:val="24"/>
        </w:rPr>
        <w:t>从</w:t>
      </w:r>
      <w:r w:rsidR="0022793A">
        <w:rPr>
          <w:rFonts w:hint="eastAsia"/>
          <w:sz w:val="24"/>
          <w:szCs w:val="24"/>
        </w:rPr>
        <w:t>WinLT</w:t>
      </w:r>
      <w:r w:rsidR="0022793A">
        <w:rPr>
          <w:rFonts w:hint="eastAsia"/>
          <w:sz w:val="24"/>
          <w:szCs w:val="24"/>
        </w:rPr>
        <w:t>提供的基于每个任务的</w:t>
      </w:r>
      <w:r w:rsidR="0022793A">
        <w:rPr>
          <w:rFonts w:hint="eastAsia"/>
          <w:sz w:val="24"/>
          <w:szCs w:val="24"/>
        </w:rPr>
        <w:t>CPU</w:t>
      </w:r>
      <w:r w:rsidR="0022793A">
        <w:rPr>
          <w:rFonts w:hint="eastAsia"/>
          <w:sz w:val="24"/>
          <w:szCs w:val="24"/>
        </w:rPr>
        <w:t>负载需求信息后，</w:t>
      </w:r>
      <w:r w:rsidR="00922C52">
        <w:rPr>
          <w:rFonts w:hint="eastAsia"/>
          <w:sz w:val="24"/>
          <w:szCs w:val="24"/>
        </w:rPr>
        <w:t>加上各个</w:t>
      </w:r>
      <w:r w:rsidR="0022793A">
        <w:rPr>
          <w:rFonts w:hint="eastAsia"/>
          <w:sz w:val="24"/>
          <w:szCs w:val="24"/>
        </w:rPr>
        <w:t>CPU</w:t>
      </w:r>
      <w:r w:rsidR="00922C52">
        <w:rPr>
          <w:rFonts w:hint="eastAsia"/>
          <w:sz w:val="24"/>
          <w:szCs w:val="24"/>
        </w:rPr>
        <w:t>核支持的运行频率</w:t>
      </w:r>
      <w:r w:rsidR="0022793A">
        <w:rPr>
          <w:rFonts w:hint="eastAsia"/>
          <w:sz w:val="24"/>
          <w:szCs w:val="24"/>
        </w:rPr>
        <w:t>以及运行频率的</w:t>
      </w:r>
      <w:r w:rsidR="0022793A">
        <w:rPr>
          <w:rFonts w:hint="eastAsia"/>
          <w:sz w:val="24"/>
          <w:szCs w:val="24"/>
        </w:rPr>
        <w:t>mw/MIPS</w:t>
      </w:r>
      <w:r w:rsidR="0022793A">
        <w:rPr>
          <w:rFonts w:hint="eastAsia"/>
          <w:sz w:val="24"/>
          <w:szCs w:val="24"/>
        </w:rPr>
        <w:t>信息，就可以对</w:t>
      </w:r>
      <w:r w:rsidR="0022793A">
        <w:rPr>
          <w:rFonts w:hint="eastAsia"/>
          <w:sz w:val="24"/>
          <w:szCs w:val="24"/>
        </w:rPr>
        <w:t>CFS</w:t>
      </w:r>
      <w:r w:rsidR="0022793A">
        <w:rPr>
          <w:rFonts w:hint="eastAsia"/>
          <w:sz w:val="24"/>
          <w:szCs w:val="24"/>
        </w:rPr>
        <w:t>调度器设计中的任务放置进行改进。</w:t>
      </w:r>
    </w:p>
    <w:p w14:paraId="41B5C3D1" w14:textId="77777777" w:rsidR="005848D5" w:rsidRDefault="001203D9">
      <w:pPr>
        <w:pStyle w:val="af5"/>
        <w:numPr>
          <w:ilvl w:val="0"/>
          <w:numId w:val="16"/>
        </w:numPr>
        <w:ind w:left="426" w:firstLine="0"/>
        <w:rPr>
          <w:rFonts w:hAnsi="SimSun"/>
          <w:sz w:val="24"/>
          <w:szCs w:val="24"/>
        </w:rPr>
      </w:pPr>
      <w:r w:rsidRPr="001203D9">
        <w:rPr>
          <w:rFonts w:hAnsi="SimSun" w:hint="eastAsia"/>
          <w:sz w:val="24"/>
          <w:szCs w:val="24"/>
        </w:rPr>
        <w:t>任务放置时机</w:t>
      </w:r>
    </w:p>
    <w:p w14:paraId="7525EF48" w14:textId="77777777" w:rsidR="0065234A" w:rsidRPr="00B13CD3" w:rsidRDefault="0065234A" w:rsidP="0059248D">
      <w:pPr>
        <w:rPr>
          <w:sz w:val="24"/>
          <w:szCs w:val="24"/>
        </w:rPr>
      </w:pPr>
      <w:r w:rsidRPr="00B13CD3">
        <w:rPr>
          <w:rFonts w:hAnsi="SimSun"/>
          <w:sz w:val="24"/>
          <w:szCs w:val="24"/>
        </w:rPr>
        <w:t>任务放置</w:t>
      </w:r>
      <w:r w:rsidR="007E13F2" w:rsidRPr="00B13CD3">
        <w:rPr>
          <w:rFonts w:hAnsi="SimSun"/>
          <w:sz w:val="24"/>
          <w:szCs w:val="24"/>
        </w:rPr>
        <w:t>的主要目的是为所要调度的任务选择最合适的</w:t>
      </w:r>
      <w:r w:rsidR="007E13F2" w:rsidRPr="00B13CD3">
        <w:rPr>
          <w:sz w:val="24"/>
          <w:szCs w:val="24"/>
        </w:rPr>
        <w:t>CPU</w:t>
      </w:r>
      <w:r w:rsidR="007E13F2" w:rsidRPr="00B13CD3">
        <w:rPr>
          <w:rFonts w:hAnsi="SimSun"/>
          <w:sz w:val="24"/>
          <w:szCs w:val="24"/>
        </w:rPr>
        <w:t>。在</w:t>
      </w:r>
      <w:r w:rsidR="00C463EF">
        <w:rPr>
          <w:rFonts w:hAnsi="SimSun" w:hint="eastAsia"/>
          <w:sz w:val="24"/>
          <w:szCs w:val="24"/>
        </w:rPr>
        <w:t>本文</w:t>
      </w:r>
      <w:r w:rsidR="007E13F2" w:rsidRPr="00B13CD3">
        <w:rPr>
          <w:rFonts w:hAnsi="SimSun"/>
          <w:sz w:val="24"/>
          <w:szCs w:val="24"/>
        </w:rPr>
        <w:t>的设计中，它在以下时刻进行：</w:t>
      </w:r>
    </w:p>
    <w:p w14:paraId="4B598C80" w14:textId="77777777" w:rsidR="007E13F2" w:rsidRPr="00B13CD3" w:rsidRDefault="007E13F2" w:rsidP="00415507">
      <w:pPr>
        <w:numPr>
          <w:ilvl w:val="0"/>
          <w:numId w:val="2"/>
        </w:numPr>
        <w:ind w:left="851" w:hanging="425"/>
        <w:rPr>
          <w:sz w:val="24"/>
          <w:szCs w:val="24"/>
        </w:rPr>
      </w:pPr>
      <w:r w:rsidRPr="00B13CD3">
        <w:rPr>
          <w:rFonts w:hAnsi="SimSun"/>
          <w:sz w:val="24"/>
          <w:szCs w:val="24"/>
        </w:rPr>
        <w:t>一个任务被唤醒；</w:t>
      </w:r>
    </w:p>
    <w:p w14:paraId="456FE158" w14:textId="77777777" w:rsidR="007E13F2" w:rsidRPr="00B13CD3" w:rsidRDefault="007E13F2" w:rsidP="00415507">
      <w:pPr>
        <w:numPr>
          <w:ilvl w:val="0"/>
          <w:numId w:val="2"/>
        </w:numPr>
        <w:ind w:left="851" w:hanging="425"/>
      </w:pPr>
      <w:r w:rsidRPr="00B13CD3">
        <w:rPr>
          <w:rFonts w:hAnsi="SimSun"/>
          <w:sz w:val="24"/>
          <w:szCs w:val="24"/>
        </w:rPr>
        <w:t>调度时钟中断发生；</w:t>
      </w:r>
    </w:p>
    <w:p w14:paraId="7024B473" w14:textId="77777777" w:rsidR="007E13F2" w:rsidRPr="00B13CD3" w:rsidRDefault="007E13F2" w:rsidP="00415507">
      <w:pPr>
        <w:numPr>
          <w:ilvl w:val="0"/>
          <w:numId w:val="2"/>
        </w:numPr>
        <w:ind w:left="851" w:hanging="425"/>
      </w:pPr>
      <w:r w:rsidRPr="00B13CD3">
        <w:rPr>
          <w:rFonts w:hAnsi="SimSun"/>
          <w:sz w:val="24"/>
          <w:szCs w:val="24"/>
        </w:rPr>
        <w:t>当一个新的任务产生</w:t>
      </w:r>
      <w:r w:rsidR="00385FED" w:rsidRPr="00B13CD3">
        <w:rPr>
          <w:rFonts w:hAnsi="SimSun"/>
          <w:sz w:val="24"/>
          <w:szCs w:val="24"/>
        </w:rPr>
        <w:t>；</w:t>
      </w:r>
    </w:p>
    <w:p w14:paraId="4B2B848E" w14:textId="77777777" w:rsidR="00385FED" w:rsidRPr="00B13CD3" w:rsidRDefault="00385FED" w:rsidP="00415507">
      <w:pPr>
        <w:numPr>
          <w:ilvl w:val="0"/>
          <w:numId w:val="2"/>
        </w:numPr>
        <w:ind w:left="851" w:hanging="425"/>
      </w:pPr>
      <w:r w:rsidRPr="00B13CD3">
        <w:rPr>
          <w:rFonts w:hAnsi="SimSun"/>
          <w:sz w:val="24"/>
          <w:szCs w:val="24"/>
        </w:rPr>
        <w:t>进行负载均衡</w:t>
      </w:r>
      <w:r w:rsidR="00A82492">
        <w:rPr>
          <w:rFonts w:hint="eastAsia"/>
          <w:sz w:val="24"/>
          <w:szCs w:val="24"/>
        </w:rPr>
        <w:t>(</w:t>
      </w:r>
      <w:r w:rsidRPr="00A82492">
        <w:rPr>
          <w:sz w:val="24"/>
          <w:szCs w:val="24"/>
        </w:rPr>
        <w:t>Load balancer</w:t>
      </w:r>
      <w:r w:rsidR="00A82492">
        <w:rPr>
          <w:rFonts w:hint="eastAsia"/>
          <w:sz w:val="24"/>
          <w:szCs w:val="24"/>
        </w:rPr>
        <w:t>)</w:t>
      </w:r>
      <w:r w:rsidRPr="00B13CD3">
        <w:rPr>
          <w:rFonts w:hAnsi="SimSun"/>
          <w:sz w:val="24"/>
          <w:szCs w:val="24"/>
        </w:rPr>
        <w:t>时。负载平衡将在</w:t>
      </w:r>
      <w:r w:rsidRPr="00B13CD3">
        <w:rPr>
          <w:sz w:val="24"/>
          <w:szCs w:val="24"/>
        </w:rPr>
        <w:t>3.1.3</w:t>
      </w:r>
      <w:r w:rsidRPr="00B13CD3">
        <w:rPr>
          <w:rFonts w:hAnsi="SimSun"/>
          <w:sz w:val="24"/>
          <w:szCs w:val="24"/>
        </w:rPr>
        <w:t>节中描述。</w:t>
      </w:r>
    </w:p>
    <w:p w14:paraId="5F892143" w14:textId="77777777" w:rsidR="005848D5" w:rsidRDefault="0087763E">
      <w:pPr>
        <w:pStyle w:val="af5"/>
        <w:numPr>
          <w:ilvl w:val="0"/>
          <w:numId w:val="16"/>
        </w:numPr>
        <w:rPr>
          <w:rFonts w:hAnsi="SimSun"/>
          <w:sz w:val="24"/>
          <w:szCs w:val="24"/>
        </w:rPr>
      </w:pPr>
      <w:r w:rsidRPr="0087763E">
        <w:rPr>
          <w:rFonts w:hAnsi="SimSun" w:hint="eastAsia"/>
          <w:sz w:val="24"/>
          <w:szCs w:val="24"/>
        </w:rPr>
        <w:t>核心算法</w:t>
      </w:r>
    </w:p>
    <w:p w14:paraId="2ACDF3D6" w14:textId="77777777" w:rsidR="005848D5" w:rsidRDefault="00B74DDB">
      <w:pPr>
        <w:ind w:firstLine="426"/>
        <w:rPr>
          <w:sz w:val="24"/>
          <w:szCs w:val="24"/>
        </w:rPr>
      </w:pPr>
      <w:r>
        <w:rPr>
          <w:rFonts w:hAnsi="SimSun"/>
          <w:sz w:val="24"/>
          <w:szCs w:val="24"/>
        </w:rPr>
        <w:t>任务放置的核心算法</w:t>
      </w:r>
      <w:r>
        <w:rPr>
          <w:rFonts w:hAnsi="SimSun" w:hint="eastAsia"/>
          <w:sz w:val="24"/>
          <w:szCs w:val="24"/>
        </w:rPr>
        <w:t>流程如图</w:t>
      </w:r>
      <w:r>
        <w:rPr>
          <w:rFonts w:hAnsi="SimSun" w:hint="eastAsia"/>
          <w:sz w:val="24"/>
          <w:szCs w:val="24"/>
        </w:rPr>
        <w:t>3-1</w:t>
      </w:r>
      <w:r>
        <w:rPr>
          <w:rFonts w:hAnsi="SimSun" w:hint="eastAsia"/>
          <w:sz w:val="24"/>
          <w:szCs w:val="24"/>
        </w:rPr>
        <w:t>所示。</w:t>
      </w:r>
    </w:p>
    <w:p w14:paraId="3A10332E" w14:textId="77777777" w:rsidR="00385FED" w:rsidRPr="00B13CD3" w:rsidRDefault="00385FED" w:rsidP="00415507">
      <w:pPr>
        <w:numPr>
          <w:ilvl w:val="0"/>
          <w:numId w:val="3"/>
        </w:numPr>
        <w:ind w:left="851" w:hanging="425"/>
        <w:rPr>
          <w:sz w:val="24"/>
          <w:szCs w:val="24"/>
        </w:rPr>
      </w:pPr>
      <w:r w:rsidRPr="00B13CD3">
        <w:rPr>
          <w:rFonts w:hAnsi="SimSun"/>
          <w:sz w:val="24"/>
          <w:szCs w:val="24"/>
        </w:rPr>
        <w:t>找到一个</w:t>
      </w:r>
      <w:r w:rsidR="00D6790B" w:rsidRPr="00B13CD3">
        <w:rPr>
          <w:rFonts w:hAnsi="SimSun"/>
          <w:sz w:val="24"/>
          <w:szCs w:val="24"/>
        </w:rPr>
        <w:t>中断负载低于高中断负载阈值的</w:t>
      </w:r>
      <w:r w:rsidRPr="00B13CD3">
        <w:rPr>
          <w:rFonts w:hAnsi="SimSun"/>
          <w:sz w:val="24"/>
          <w:szCs w:val="24"/>
        </w:rPr>
        <w:t>合适</w:t>
      </w:r>
      <w:r w:rsidRPr="00B13CD3">
        <w:rPr>
          <w:sz w:val="24"/>
          <w:szCs w:val="24"/>
        </w:rPr>
        <w:t>CPU</w:t>
      </w:r>
      <w:r w:rsidR="00D6790B" w:rsidRPr="00B13CD3">
        <w:rPr>
          <w:rFonts w:hAnsi="SimSun"/>
          <w:sz w:val="24"/>
          <w:szCs w:val="24"/>
        </w:rPr>
        <w:t>。加入新的任务不会导致其负载超过阈值进而导致新的任务被放置到</w:t>
      </w:r>
      <w:r w:rsidR="003E1276" w:rsidRPr="00B13CD3">
        <w:rPr>
          <w:rFonts w:hAnsi="SimSun"/>
          <w:sz w:val="24"/>
          <w:szCs w:val="24"/>
        </w:rPr>
        <w:t>其他</w:t>
      </w:r>
      <w:r w:rsidR="00D6790B" w:rsidRPr="00B13CD3">
        <w:rPr>
          <w:sz w:val="24"/>
          <w:szCs w:val="24"/>
        </w:rPr>
        <w:t>CPU</w:t>
      </w:r>
      <w:r w:rsidR="00D6790B" w:rsidRPr="00B13CD3">
        <w:rPr>
          <w:rFonts w:hAnsi="SimSun"/>
          <w:sz w:val="24"/>
          <w:szCs w:val="24"/>
        </w:rPr>
        <w:t>簇内</w:t>
      </w:r>
      <w:r w:rsidR="003E1276" w:rsidRPr="00B13CD3">
        <w:rPr>
          <w:rFonts w:hAnsi="SimSun"/>
          <w:sz w:val="24"/>
          <w:szCs w:val="24"/>
        </w:rPr>
        <w:t>的</w:t>
      </w:r>
      <w:r w:rsidR="00D6790B" w:rsidRPr="00B13CD3">
        <w:rPr>
          <w:sz w:val="24"/>
          <w:szCs w:val="24"/>
        </w:rPr>
        <w:t>CPU</w:t>
      </w:r>
      <w:r w:rsidR="00D6790B" w:rsidRPr="00B13CD3">
        <w:rPr>
          <w:rFonts w:hAnsi="SimSun"/>
          <w:sz w:val="24"/>
          <w:szCs w:val="24"/>
        </w:rPr>
        <w:t>上</w:t>
      </w:r>
      <w:r w:rsidR="00A82492">
        <w:rPr>
          <w:rFonts w:hAnsi="SimSun" w:hint="eastAsia"/>
          <w:sz w:val="24"/>
          <w:szCs w:val="24"/>
        </w:rPr>
        <w:t>(</w:t>
      </w:r>
      <w:r w:rsidR="00D6790B" w:rsidRPr="00B13CD3">
        <w:rPr>
          <w:sz w:val="24"/>
          <w:szCs w:val="24"/>
        </w:rPr>
        <w:t>inter-cluster migration</w:t>
      </w:r>
      <w:r w:rsidR="00A82492">
        <w:rPr>
          <w:rFonts w:hAnsi="SimSun" w:hint="eastAsia"/>
          <w:sz w:val="24"/>
          <w:szCs w:val="24"/>
        </w:rPr>
        <w:t>)</w:t>
      </w:r>
      <w:del w:id="1327" w:author="alling" w:date="2017-04-04T15:59:00Z">
        <w:r w:rsidR="00211C20" w:rsidRPr="00B13CD3" w:rsidDel="004764EA">
          <w:rPr>
            <w:rFonts w:hAnsi="SimSun"/>
            <w:sz w:val="24"/>
            <w:szCs w:val="24"/>
          </w:rPr>
          <w:delText>；</w:delText>
        </w:r>
      </w:del>
      <w:ins w:id="1328" w:author="alling" w:date="2017-04-04T15:59:00Z">
        <w:r w:rsidR="004764EA">
          <w:rPr>
            <w:rFonts w:hAnsi="SimSun" w:hint="eastAsia"/>
            <w:sz w:val="24"/>
            <w:szCs w:val="24"/>
          </w:rPr>
          <w:t>。</w:t>
        </w:r>
      </w:ins>
    </w:p>
    <w:p w14:paraId="1A884EC5" w14:textId="77777777" w:rsidR="00D6790B" w:rsidRPr="00B13CD3" w:rsidRDefault="003E1276" w:rsidP="00415507">
      <w:pPr>
        <w:numPr>
          <w:ilvl w:val="0"/>
          <w:numId w:val="3"/>
        </w:numPr>
        <w:ind w:left="851" w:hanging="425"/>
        <w:rPr>
          <w:sz w:val="24"/>
          <w:szCs w:val="24"/>
        </w:rPr>
      </w:pPr>
      <w:r w:rsidRPr="00B13CD3">
        <w:rPr>
          <w:rFonts w:hAnsi="SimSun"/>
          <w:sz w:val="24"/>
          <w:szCs w:val="24"/>
        </w:rPr>
        <w:t>如果可以找到这样一个</w:t>
      </w:r>
      <w:r w:rsidRPr="00B13CD3">
        <w:rPr>
          <w:sz w:val="24"/>
          <w:szCs w:val="24"/>
        </w:rPr>
        <w:t>CPU</w:t>
      </w:r>
      <w:r w:rsidRPr="00B13CD3">
        <w:rPr>
          <w:rFonts w:hAnsi="SimSun"/>
          <w:sz w:val="24"/>
          <w:szCs w:val="24"/>
        </w:rPr>
        <w:t>，判断加入的任务是否</w:t>
      </w:r>
      <w:r w:rsidR="00C14559" w:rsidRPr="00B13CD3">
        <w:rPr>
          <w:rFonts w:hAnsi="SimSun"/>
          <w:sz w:val="24"/>
          <w:szCs w:val="24"/>
        </w:rPr>
        <w:t>会导致超过升级阈值</w:t>
      </w:r>
      <w:r w:rsidR="00C14559" w:rsidRPr="00B13CD3">
        <w:rPr>
          <w:sz w:val="24"/>
          <w:szCs w:val="24"/>
        </w:rPr>
        <w:t>(up-migrate threshold)</w:t>
      </w:r>
      <w:r w:rsidR="00C14559" w:rsidRPr="00B13CD3">
        <w:rPr>
          <w:rFonts w:hAnsi="SimSun"/>
          <w:sz w:val="24"/>
          <w:szCs w:val="24"/>
        </w:rPr>
        <w:t>。</w:t>
      </w:r>
      <w:r w:rsidR="00C14559" w:rsidRPr="00B13CD3">
        <w:rPr>
          <w:sz w:val="24"/>
          <w:szCs w:val="24"/>
        </w:rPr>
        <w:t xml:space="preserve"> </w:t>
      </w:r>
      <w:r w:rsidR="00C14559" w:rsidRPr="00B13CD3">
        <w:rPr>
          <w:rFonts w:hAnsi="SimSun"/>
          <w:sz w:val="24"/>
          <w:szCs w:val="24"/>
        </w:rPr>
        <w:t>这是通过检查任务的</w:t>
      </w:r>
      <w:r w:rsidR="00C14559" w:rsidRPr="00B13CD3">
        <w:rPr>
          <w:sz w:val="24"/>
          <w:szCs w:val="24"/>
        </w:rPr>
        <w:t>WinLT</w:t>
      </w:r>
      <w:r w:rsidR="00C14559" w:rsidRPr="00B13CD3">
        <w:rPr>
          <w:rFonts w:hAnsi="SimSun"/>
          <w:sz w:val="24"/>
          <w:szCs w:val="24"/>
        </w:rPr>
        <w:t>纪录对</w:t>
      </w:r>
      <w:r w:rsidR="00C14559" w:rsidRPr="00B13CD3">
        <w:rPr>
          <w:sz w:val="24"/>
          <w:szCs w:val="24"/>
        </w:rPr>
        <w:t>CPU</w:t>
      </w:r>
      <w:r w:rsidR="00C14559" w:rsidRPr="00B13CD3">
        <w:rPr>
          <w:rFonts w:hAnsi="SimSun"/>
          <w:sz w:val="24"/>
          <w:szCs w:val="24"/>
        </w:rPr>
        <w:t>使用率的要求和</w:t>
      </w:r>
      <w:r w:rsidR="00C14559" w:rsidRPr="00B13CD3">
        <w:rPr>
          <w:sz w:val="24"/>
          <w:szCs w:val="24"/>
        </w:rPr>
        <w:t>CPU</w:t>
      </w:r>
      <w:r w:rsidR="00C14559" w:rsidRPr="00B13CD3">
        <w:rPr>
          <w:rFonts w:hAnsi="SimSun"/>
          <w:sz w:val="24"/>
          <w:szCs w:val="24"/>
        </w:rPr>
        <w:t>的最高运行时钟频率判断的。</w:t>
      </w:r>
      <w:r w:rsidR="00211C20" w:rsidRPr="00B13CD3">
        <w:rPr>
          <w:rFonts w:hAnsi="SimSun"/>
          <w:sz w:val="24"/>
          <w:szCs w:val="24"/>
        </w:rPr>
        <w:t>如果超过</w:t>
      </w:r>
      <w:r w:rsidR="00211C20" w:rsidRPr="00B13CD3">
        <w:rPr>
          <w:sz w:val="24"/>
          <w:szCs w:val="24"/>
        </w:rPr>
        <w:t>up-migrate threshold</w:t>
      </w:r>
      <w:r w:rsidR="00211C20" w:rsidRPr="00B13CD3">
        <w:rPr>
          <w:rFonts w:hAnsi="SimSun"/>
          <w:sz w:val="24"/>
          <w:szCs w:val="24"/>
        </w:rPr>
        <w:t>，那么这个</w:t>
      </w:r>
      <w:r w:rsidR="00211C20" w:rsidRPr="00B13CD3">
        <w:rPr>
          <w:sz w:val="24"/>
          <w:szCs w:val="24"/>
        </w:rPr>
        <w:t>CPU</w:t>
      </w:r>
      <w:r w:rsidR="00211C20" w:rsidRPr="00B13CD3">
        <w:rPr>
          <w:rFonts w:hAnsi="SimSun"/>
          <w:sz w:val="24"/>
          <w:szCs w:val="24"/>
        </w:rPr>
        <w:t>将被忽略</w:t>
      </w:r>
      <w:del w:id="1329" w:author="alling" w:date="2017-04-04T15:59:00Z">
        <w:r w:rsidR="00211C20" w:rsidRPr="00B13CD3" w:rsidDel="004764EA">
          <w:rPr>
            <w:rFonts w:hAnsi="SimSun"/>
            <w:sz w:val="24"/>
            <w:szCs w:val="24"/>
          </w:rPr>
          <w:delText>；</w:delText>
        </w:r>
      </w:del>
      <w:ins w:id="1330" w:author="alling" w:date="2017-04-04T15:59:00Z">
        <w:r w:rsidR="004764EA">
          <w:rPr>
            <w:rFonts w:hAnsi="SimSun" w:hint="eastAsia"/>
            <w:sz w:val="24"/>
            <w:szCs w:val="24"/>
          </w:rPr>
          <w:t>。</w:t>
        </w:r>
      </w:ins>
    </w:p>
    <w:p w14:paraId="7A4293FC" w14:textId="77777777" w:rsidR="00211C20" w:rsidRPr="00B13CD3" w:rsidRDefault="00211C20" w:rsidP="00415507">
      <w:pPr>
        <w:numPr>
          <w:ilvl w:val="0"/>
          <w:numId w:val="3"/>
        </w:numPr>
        <w:ind w:left="851" w:hanging="425"/>
        <w:rPr>
          <w:sz w:val="24"/>
          <w:szCs w:val="24"/>
        </w:rPr>
      </w:pPr>
      <w:r w:rsidRPr="00B13CD3">
        <w:rPr>
          <w:rFonts w:hAnsi="SimSun"/>
          <w:sz w:val="24"/>
          <w:szCs w:val="24"/>
        </w:rPr>
        <w:t>在所有符合上面要求的</w:t>
      </w:r>
      <w:r w:rsidRPr="00B13CD3">
        <w:rPr>
          <w:sz w:val="24"/>
          <w:szCs w:val="24"/>
        </w:rPr>
        <w:t>CPU</w:t>
      </w:r>
      <w:r w:rsidRPr="00B13CD3">
        <w:rPr>
          <w:rFonts w:hAnsi="SimSun"/>
          <w:sz w:val="24"/>
          <w:szCs w:val="24"/>
        </w:rPr>
        <w:t>中，选择那个功耗成本最低的</w:t>
      </w:r>
      <w:r w:rsidRPr="00B13CD3">
        <w:rPr>
          <w:sz w:val="24"/>
          <w:szCs w:val="24"/>
        </w:rPr>
        <w:t>CPU</w:t>
      </w:r>
      <w:r w:rsidRPr="00B13CD3">
        <w:rPr>
          <w:rFonts w:hAnsi="SimSun"/>
          <w:sz w:val="24"/>
          <w:szCs w:val="24"/>
        </w:rPr>
        <w:t>来运行任务。功耗成本是先依据计算</w:t>
      </w:r>
      <w:r w:rsidRPr="00B13CD3">
        <w:rPr>
          <w:sz w:val="24"/>
          <w:szCs w:val="24"/>
        </w:rPr>
        <w:t>CPU</w:t>
      </w:r>
      <w:r w:rsidRPr="00B13CD3">
        <w:rPr>
          <w:rFonts w:hAnsi="SimSun"/>
          <w:sz w:val="24"/>
          <w:szCs w:val="24"/>
        </w:rPr>
        <w:t>的总负载对于频率的要求，然后从</w:t>
      </w:r>
      <w:r w:rsidRPr="00B13CD3">
        <w:rPr>
          <w:sz w:val="24"/>
          <w:szCs w:val="24"/>
        </w:rPr>
        <w:t>CPU</w:t>
      </w:r>
      <w:r w:rsidRPr="00B13CD3">
        <w:rPr>
          <w:rFonts w:hAnsi="SimSun"/>
          <w:sz w:val="24"/>
          <w:szCs w:val="24"/>
        </w:rPr>
        <w:t>的</w:t>
      </w:r>
      <w:r w:rsidRPr="00B13CD3">
        <w:rPr>
          <w:sz w:val="24"/>
          <w:szCs w:val="24"/>
        </w:rPr>
        <w:t>power table</w:t>
      </w:r>
      <w:r w:rsidRPr="00B13CD3">
        <w:rPr>
          <w:rFonts w:hAnsi="SimSun"/>
          <w:sz w:val="24"/>
          <w:szCs w:val="24"/>
        </w:rPr>
        <w:t>里</w:t>
      </w:r>
      <w:r w:rsidR="00573901" w:rsidRPr="00B13CD3">
        <w:rPr>
          <w:rFonts w:hAnsi="SimSun"/>
          <w:sz w:val="24"/>
          <w:szCs w:val="24"/>
        </w:rPr>
        <w:t>根据以这个频率运行得出来的。</w:t>
      </w:r>
      <w:r w:rsidR="00573901" w:rsidRPr="00B13CD3">
        <w:rPr>
          <w:sz w:val="24"/>
          <w:szCs w:val="24"/>
        </w:rPr>
        <w:t>Power table</w:t>
      </w:r>
      <w:r w:rsidR="00495410" w:rsidRPr="00B13CD3">
        <w:rPr>
          <w:rFonts w:hAnsi="SimSun"/>
          <w:sz w:val="24"/>
          <w:szCs w:val="24"/>
        </w:rPr>
        <w:t>里存储的是对应每一个</w:t>
      </w:r>
      <w:r w:rsidR="00495410" w:rsidRPr="00B13CD3">
        <w:rPr>
          <w:sz w:val="24"/>
          <w:szCs w:val="24"/>
        </w:rPr>
        <w:t>CPU</w:t>
      </w:r>
      <w:r w:rsidR="00495410" w:rsidRPr="00B13CD3">
        <w:rPr>
          <w:rFonts w:hAnsi="SimSun"/>
          <w:sz w:val="24"/>
          <w:szCs w:val="24"/>
        </w:rPr>
        <w:t>频率的功率</w:t>
      </w:r>
      <w:r w:rsidR="00C74977" w:rsidRPr="00B13CD3">
        <w:rPr>
          <w:rFonts w:hAnsi="SimSun"/>
          <w:sz w:val="24"/>
          <w:szCs w:val="24"/>
        </w:rPr>
        <w:t>。</w:t>
      </w:r>
    </w:p>
    <w:p w14:paraId="67342221" w14:textId="0060E2B4" w:rsidR="00C74977" w:rsidRPr="00A17938" w:rsidRDefault="00C74977" w:rsidP="00415507">
      <w:pPr>
        <w:numPr>
          <w:ilvl w:val="0"/>
          <w:numId w:val="3"/>
        </w:numPr>
        <w:ind w:left="851" w:hanging="425"/>
        <w:rPr>
          <w:ins w:id="1331" w:author="Ling, Alex" w:date="2017-06-04T11:21:00Z"/>
          <w:sz w:val="24"/>
          <w:szCs w:val="24"/>
          <w:rPrChange w:id="1332" w:author="Ling, Alex" w:date="2017-06-04T11:21:00Z">
            <w:rPr>
              <w:ins w:id="1333" w:author="Ling, Alex" w:date="2017-06-04T11:21:00Z"/>
              <w:rFonts w:hAnsi="SimSun"/>
              <w:sz w:val="24"/>
              <w:szCs w:val="24"/>
            </w:rPr>
          </w:rPrChange>
        </w:rPr>
      </w:pPr>
      <w:r w:rsidRPr="00B13CD3">
        <w:rPr>
          <w:rFonts w:hAnsi="SimSun"/>
          <w:sz w:val="24"/>
          <w:szCs w:val="24"/>
        </w:rPr>
        <w:t>如果找不到符合上面所有条件的</w:t>
      </w:r>
      <w:r w:rsidRPr="00B13CD3">
        <w:rPr>
          <w:sz w:val="24"/>
          <w:szCs w:val="24"/>
        </w:rPr>
        <w:t>CPU</w:t>
      </w:r>
      <w:r w:rsidRPr="00B13CD3">
        <w:rPr>
          <w:rFonts w:hAnsi="SimSun"/>
          <w:sz w:val="24"/>
          <w:szCs w:val="24"/>
        </w:rPr>
        <w:t>，选择系统中能力值最高的</w:t>
      </w:r>
      <w:r w:rsidRPr="00B13CD3">
        <w:rPr>
          <w:sz w:val="24"/>
          <w:szCs w:val="24"/>
        </w:rPr>
        <w:t>CPU</w:t>
      </w:r>
      <w:r w:rsidRPr="00B13CD3">
        <w:rPr>
          <w:rFonts w:hAnsi="SimSun"/>
          <w:sz w:val="24"/>
          <w:szCs w:val="24"/>
        </w:rPr>
        <w:t>，即拥有最高运行时钟频率的</w:t>
      </w:r>
      <w:r w:rsidRPr="00B13CD3">
        <w:rPr>
          <w:sz w:val="24"/>
          <w:szCs w:val="24"/>
        </w:rPr>
        <w:t>CPU</w:t>
      </w:r>
      <w:r w:rsidRPr="00B13CD3">
        <w:rPr>
          <w:rFonts w:hAnsi="SimSun"/>
          <w:sz w:val="24"/>
          <w:szCs w:val="24"/>
        </w:rPr>
        <w:t>。</w:t>
      </w:r>
    </w:p>
    <w:p w14:paraId="16DB8455" w14:textId="77777777" w:rsidR="00A17938" w:rsidRDefault="00A17938" w:rsidP="00A17938">
      <w:pPr>
        <w:ind w:firstLine="0"/>
        <w:rPr>
          <w:moveTo w:id="1334" w:author="Ling, Alex" w:date="2017-06-04T11:21:00Z"/>
          <w:sz w:val="24"/>
          <w:szCs w:val="24"/>
        </w:rPr>
      </w:pPr>
      <w:moveToRangeStart w:id="1335" w:author="Ling, Alex" w:date="2017-06-04T11:21:00Z" w:name="move484338613"/>
      <w:moveTo w:id="1336" w:author="Ling, Alex" w:date="2017-06-04T11:21:00Z">
        <w:r>
          <w:rPr>
            <w:rFonts w:hint="eastAsia"/>
            <w:sz w:val="24"/>
            <w:szCs w:val="24"/>
          </w:rPr>
          <w:t>其中，我们针对任务的特定需求设计了两个标志：</w:t>
        </w:r>
      </w:moveTo>
    </w:p>
    <w:p w14:paraId="7E707AD4" w14:textId="77777777" w:rsidR="00A17938" w:rsidRPr="00ED504E" w:rsidRDefault="00A17938" w:rsidP="00A17938">
      <w:pPr>
        <w:numPr>
          <w:ilvl w:val="0"/>
          <w:numId w:val="4"/>
        </w:numPr>
        <w:rPr>
          <w:moveTo w:id="1337" w:author="Ling, Alex" w:date="2017-06-04T11:21:00Z"/>
          <w:sz w:val="24"/>
          <w:szCs w:val="24"/>
        </w:rPr>
      </w:pPr>
      <w:moveTo w:id="1338" w:author="Ling, Alex" w:date="2017-06-04T11:21:00Z">
        <w:r w:rsidRPr="00ED504E">
          <w:rPr>
            <w:sz w:val="24"/>
            <w:szCs w:val="24"/>
          </w:rPr>
          <w:lastRenderedPageBreak/>
          <w:t>sched_boost</w:t>
        </w:r>
      </w:moveTo>
    </w:p>
    <w:p w14:paraId="3C2521EF" w14:textId="77777777" w:rsidR="00A17938" w:rsidRPr="00ED504E" w:rsidRDefault="00A17938" w:rsidP="00A17938">
      <w:pPr>
        <w:ind w:left="780" w:firstLine="0"/>
        <w:rPr>
          <w:moveTo w:id="1339" w:author="Ling, Alex" w:date="2017-06-04T11:21:00Z"/>
          <w:sz w:val="24"/>
          <w:szCs w:val="24"/>
        </w:rPr>
      </w:pPr>
      <w:moveTo w:id="1340" w:author="Ling, Alex" w:date="2017-06-04T11:21:00Z">
        <w:r w:rsidRPr="00ED504E">
          <w:rPr>
            <w:rFonts w:hAnsi="SimSun"/>
            <w:sz w:val="24"/>
            <w:szCs w:val="24"/>
          </w:rPr>
          <w:t>当</w:t>
        </w:r>
        <w:r w:rsidRPr="00ED504E">
          <w:rPr>
            <w:sz w:val="24"/>
            <w:szCs w:val="24"/>
          </w:rPr>
          <w:t>sched_boost</w:t>
        </w:r>
        <w:r w:rsidRPr="00ED504E">
          <w:rPr>
            <w:rFonts w:hAnsi="SimSun"/>
            <w:sz w:val="24"/>
            <w:szCs w:val="24"/>
          </w:rPr>
          <w:t>标志置位时，</w:t>
        </w:r>
        <w:r w:rsidRPr="00ED504E">
          <w:rPr>
            <w:sz w:val="24"/>
            <w:szCs w:val="24"/>
          </w:rPr>
          <w:t>CPU</w:t>
        </w:r>
        <w:r w:rsidRPr="00ED504E">
          <w:rPr>
            <w:rFonts w:hAnsi="SimSun"/>
            <w:sz w:val="24"/>
            <w:szCs w:val="24"/>
          </w:rPr>
          <w:t>选择逻辑将忽略功耗成本。设计这个标志的目的是为了找出所有</w:t>
        </w:r>
        <w:r w:rsidRPr="00ED504E">
          <w:rPr>
            <w:sz w:val="24"/>
            <w:szCs w:val="24"/>
          </w:rPr>
          <w:t>CPU</w:t>
        </w:r>
        <w:r w:rsidRPr="00ED504E">
          <w:rPr>
            <w:rFonts w:hAnsi="SimSun"/>
            <w:sz w:val="24"/>
            <w:szCs w:val="24"/>
          </w:rPr>
          <w:t>中负载最小的那个。</w:t>
        </w:r>
      </w:moveTo>
    </w:p>
    <w:moveToRangeEnd w:id="1335"/>
    <w:p w14:paraId="1FE5D481" w14:textId="77777777" w:rsidR="00A17938" w:rsidRPr="000D2630" w:rsidRDefault="00A17938">
      <w:pPr>
        <w:ind w:left="426" w:firstLine="0"/>
        <w:rPr>
          <w:sz w:val="24"/>
          <w:szCs w:val="24"/>
        </w:rPr>
        <w:pPrChange w:id="1341" w:author="Ling, Alex" w:date="2017-06-04T11:21:00Z">
          <w:pPr>
            <w:numPr>
              <w:numId w:val="3"/>
            </w:numPr>
            <w:ind w:left="851" w:hanging="425"/>
          </w:pPr>
        </w:pPrChange>
      </w:pPr>
    </w:p>
    <w:p w14:paraId="560E484B" w14:textId="77777777" w:rsidR="00B938D8" w:rsidRDefault="00516C43" w:rsidP="0049679A">
      <w:pPr>
        <w:keepNext/>
        <w:ind w:firstLine="0"/>
        <w:jc w:val="center"/>
      </w:pPr>
      <w:commentRangeStart w:id="1342"/>
      <w:r>
        <w:rPr>
          <w:noProof/>
          <w:snapToGrid/>
        </w:rPr>
        <w:drawing>
          <wp:inline distT="0" distB="0" distL="0" distR="0" wp14:anchorId="74A78C26" wp14:editId="5AB882BB">
            <wp:extent cx="5274310" cy="6825615"/>
            <wp:effectExtent l="0" t="0" r="0" b="0"/>
            <wp:docPr id="12" name="Picture 11" descr="task_placement_flo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_placement_flow3.png"/>
                    <pic:cNvPicPr/>
                  </pic:nvPicPr>
                  <pic:blipFill>
                    <a:blip r:embed="rId17"/>
                    <a:stretch>
                      <a:fillRect/>
                    </a:stretch>
                  </pic:blipFill>
                  <pic:spPr>
                    <a:xfrm>
                      <a:off x="0" y="0"/>
                      <a:ext cx="5274310" cy="6825615"/>
                    </a:xfrm>
                    <a:prstGeom prst="rect">
                      <a:avLst/>
                    </a:prstGeom>
                  </pic:spPr>
                </pic:pic>
              </a:graphicData>
            </a:graphic>
          </wp:inline>
        </w:drawing>
      </w:r>
      <w:commentRangeEnd w:id="1342"/>
      <w:r w:rsidR="00D66B81">
        <w:rPr>
          <w:rStyle w:val="ab"/>
        </w:rPr>
        <w:commentReference w:id="1342"/>
      </w:r>
    </w:p>
    <w:p w14:paraId="7CF84C32" w14:textId="77777777" w:rsidR="00133BA1" w:rsidRPr="000D2630" w:rsidRDefault="00B938D8" w:rsidP="00A17938">
      <w:pPr>
        <w:pStyle w:val="af2"/>
        <w:ind w:firstLine="0"/>
        <w:jc w:val="center"/>
        <w:rPr>
          <w:rFonts w:ascii="Times New Roman" w:eastAsia="KaiTi" w:hAnsi="Times New Roman"/>
          <w:sz w:val="21"/>
          <w:szCs w:val="21"/>
          <w:rPrChange w:id="1343" w:author="Ling, Alex" w:date="2017-06-04T11:31:00Z">
            <w:rPr>
              <w:rFonts w:ascii="KaiTi" w:eastAsia="KaiTi" w:hAnsi="KaiTi"/>
              <w:sz w:val="21"/>
              <w:szCs w:val="21"/>
            </w:rPr>
          </w:rPrChange>
        </w:rPr>
      </w:pPr>
      <w:r w:rsidRPr="000D2630">
        <w:rPr>
          <w:rFonts w:ascii="Times New Roman" w:eastAsia="KaiTi" w:hAnsi="Times New Roman" w:hint="eastAsia"/>
          <w:sz w:val="21"/>
          <w:szCs w:val="21"/>
          <w:rPrChange w:id="1344" w:author="Ling, Alex" w:date="2017-06-04T11:31:00Z">
            <w:rPr>
              <w:rFonts w:ascii="KaiTi" w:eastAsia="KaiTi" w:hAnsi="KaiTi" w:hint="eastAsia"/>
              <w:sz w:val="21"/>
              <w:szCs w:val="21"/>
            </w:rPr>
          </w:rPrChange>
        </w:rPr>
        <w:t>图</w:t>
      </w:r>
      <w:r w:rsidRPr="000D2630">
        <w:rPr>
          <w:rFonts w:ascii="Times New Roman" w:eastAsia="KaiTi" w:hAnsi="Times New Roman"/>
          <w:sz w:val="21"/>
          <w:szCs w:val="21"/>
          <w:rPrChange w:id="1345" w:author="Ling, Alex" w:date="2017-06-04T11:31:00Z">
            <w:rPr>
              <w:rFonts w:ascii="KaiTi" w:eastAsia="KaiTi" w:hAnsi="KaiTi"/>
              <w:sz w:val="21"/>
              <w:szCs w:val="21"/>
            </w:rPr>
          </w:rPrChange>
        </w:rPr>
        <w:t xml:space="preserve"> 3-</w:t>
      </w:r>
      <w:r w:rsidR="00066281" w:rsidRPr="000D2630">
        <w:rPr>
          <w:rFonts w:ascii="Times New Roman" w:eastAsia="KaiTi" w:hAnsi="Times New Roman"/>
          <w:sz w:val="21"/>
          <w:szCs w:val="21"/>
          <w:rPrChange w:id="1346" w:author="Ling, Alex" w:date="2017-06-04T11:31:00Z">
            <w:rPr>
              <w:rFonts w:ascii="KaiTi" w:eastAsia="KaiTi" w:hAnsi="KaiTi"/>
              <w:sz w:val="21"/>
              <w:szCs w:val="21"/>
            </w:rPr>
          </w:rPrChange>
        </w:rPr>
        <w:fldChar w:fldCharType="begin"/>
      </w:r>
      <w:r w:rsidRPr="000D2630">
        <w:rPr>
          <w:rFonts w:ascii="Times New Roman" w:eastAsia="KaiTi" w:hAnsi="Times New Roman"/>
          <w:sz w:val="21"/>
          <w:szCs w:val="21"/>
          <w:rPrChange w:id="1347" w:author="Ling, Alex" w:date="2017-06-04T11:31:00Z">
            <w:rPr>
              <w:rFonts w:ascii="KaiTi" w:eastAsia="KaiTi" w:hAnsi="KaiTi"/>
              <w:sz w:val="21"/>
              <w:szCs w:val="21"/>
            </w:rPr>
          </w:rPrChange>
        </w:rPr>
        <w:instrText xml:space="preserve"> SEQ </w:instrText>
      </w:r>
      <w:r w:rsidRPr="000D2630">
        <w:rPr>
          <w:rFonts w:ascii="Times New Roman" w:eastAsia="KaiTi" w:hAnsi="Times New Roman" w:hint="eastAsia"/>
          <w:sz w:val="21"/>
          <w:szCs w:val="21"/>
          <w:rPrChange w:id="1348" w:author="Ling, Alex" w:date="2017-06-04T11:31:00Z">
            <w:rPr>
              <w:rFonts w:ascii="KaiTi" w:eastAsia="KaiTi" w:hAnsi="KaiTi" w:hint="eastAsia"/>
              <w:sz w:val="21"/>
              <w:szCs w:val="21"/>
            </w:rPr>
          </w:rPrChange>
        </w:rPr>
        <w:instrText>图</w:instrText>
      </w:r>
      <w:r w:rsidRPr="000D2630">
        <w:rPr>
          <w:rFonts w:ascii="Times New Roman" w:eastAsia="KaiTi" w:hAnsi="Times New Roman"/>
          <w:sz w:val="21"/>
          <w:szCs w:val="21"/>
          <w:rPrChange w:id="1349" w:author="Ling, Alex" w:date="2017-06-04T11:31:00Z">
            <w:rPr>
              <w:rFonts w:ascii="KaiTi" w:eastAsia="KaiTi" w:hAnsi="KaiTi"/>
              <w:sz w:val="21"/>
              <w:szCs w:val="21"/>
            </w:rPr>
          </w:rPrChange>
        </w:rPr>
        <w:instrText xml:space="preserve">_3- \* ARABIC </w:instrText>
      </w:r>
      <w:r w:rsidR="00066281" w:rsidRPr="000D2630">
        <w:rPr>
          <w:rFonts w:ascii="Times New Roman" w:eastAsia="KaiTi" w:hAnsi="Times New Roman"/>
          <w:sz w:val="21"/>
          <w:szCs w:val="21"/>
          <w:rPrChange w:id="1350" w:author="Ling, Alex" w:date="2017-06-04T11:31:00Z">
            <w:rPr>
              <w:rFonts w:ascii="KaiTi" w:eastAsia="KaiTi" w:hAnsi="KaiTi"/>
              <w:sz w:val="21"/>
              <w:szCs w:val="21"/>
            </w:rPr>
          </w:rPrChange>
        </w:rPr>
        <w:fldChar w:fldCharType="separate"/>
      </w:r>
      <w:r w:rsidR="00B91C06" w:rsidRPr="000D2630">
        <w:rPr>
          <w:rFonts w:ascii="Times New Roman" w:eastAsia="KaiTi" w:hAnsi="Times New Roman"/>
          <w:noProof/>
          <w:sz w:val="21"/>
          <w:szCs w:val="21"/>
          <w:rPrChange w:id="1351" w:author="Ling, Alex" w:date="2017-06-04T11:31:00Z">
            <w:rPr>
              <w:rFonts w:ascii="KaiTi" w:eastAsia="KaiTi" w:hAnsi="KaiTi"/>
              <w:noProof/>
              <w:sz w:val="21"/>
              <w:szCs w:val="21"/>
            </w:rPr>
          </w:rPrChange>
        </w:rPr>
        <w:t>1</w:t>
      </w:r>
      <w:r w:rsidR="00066281" w:rsidRPr="000D2630">
        <w:rPr>
          <w:rFonts w:ascii="Times New Roman" w:eastAsia="KaiTi" w:hAnsi="Times New Roman"/>
          <w:sz w:val="21"/>
          <w:szCs w:val="21"/>
          <w:rPrChange w:id="1352" w:author="Ling, Alex" w:date="2017-06-04T11:31:00Z">
            <w:rPr>
              <w:rFonts w:ascii="KaiTi" w:eastAsia="KaiTi" w:hAnsi="KaiTi"/>
              <w:sz w:val="21"/>
              <w:szCs w:val="21"/>
            </w:rPr>
          </w:rPrChange>
        </w:rPr>
        <w:fldChar w:fldCharType="end"/>
      </w:r>
      <w:r w:rsidRPr="000D2630">
        <w:rPr>
          <w:rFonts w:ascii="Times New Roman" w:eastAsia="KaiTi" w:hAnsi="Times New Roman"/>
          <w:sz w:val="21"/>
          <w:szCs w:val="21"/>
          <w:rPrChange w:id="1353" w:author="Ling, Alex" w:date="2017-06-04T11:31:00Z">
            <w:rPr>
              <w:rFonts w:ascii="KaiTi" w:eastAsia="KaiTi" w:hAnsi="KaiTi"/>
              <w:sz w:val="21"/>
              <w:szCs w:val="21"/>
            </w:rPr>
          </w:rPrChange>
        </w:rPr>
        <w:t xml:space="preserve"> </w:t>
      </w:r>
      <w:r w:rsidRPr="000D2630">
        <w:rPr>
          <w:rFonts w:ascii="Times New Roman" w:eastAsia="KaiTi" w:hAnsi="Times New Roman" w:hint="eastAsia"/>
          <w:sz w:val="21"/>
          <w:szCs w:val="21"/>
          <w:rPrChange w:id="1354" w:author="Ling, Alex" w:date="2017-06-04T11:31:00Z">
            <w:rPr>
              <w:rFonts w:ascii="KaiTi" w:eastAsia="KaiTi" w:hAnsi="KaiTi" w:hint="eastAsia"/>
              <w:sz w:val="21"/>
              <w:szCs w:val="21"/>
            </w:rPr>
          </w:rPrChange>
        </w:rPr>
        <w:t>任务放置算法流程图</w:t>
      </w:r>
    </w:p>
    <w:p w14:paraId="5C900A08" w14:textId="77777777" w:rsidR="00B938D8" w:rsidRPr="000D2630" w:rsidRDefault="00B938D8" w:rsidP="00A17938">
      <w:pPr>
        <w:pStyle w:val="af2"/>
        <w:ind w:firstLine="0"/>
        <w:jc w:val="center"/>
        <w:rPr>
          <w:rFonts w:ascii="Times New Roman" w:eastAsia="KaiTi" w:hAnsi="Times New Roman"/>
          <w:sz w:val="21"/>
          <w:szCs w:val="21"/>
          <w:rPrChange w:id="1355" w:author="Ling, Alex" w:date="2017-06-04T11:31:00Z">
            <w:rPr>
              <w:rFonts w:ascii="Times New Roman" w:hAnsi="Times New Roman"/>
              <w:sz w:val="21"/>
              <w:szCs w:val="21"/>
            </w:rPr>
          </w:rPrChange>
        </w:rPr>
      </w:pPr>
      <w:r w:rsidRPr="000D2630">
        <w:rPr>
          <w:rFonts w:ascii="Times New Roman" w:eastAsia="KaiTi" w:hAnsi="Times New Roman"/>
          <w:sz w:val="21"/>
          <w:szCs w:val="21"/>
          <w:rPrChange w:id="1356" w:author="Ling, Alex" w:date="2017-06-04T11:31:00Z">
            <w:rPr>
              <w:rFonts w:ascii="Times New Roman" w:hAnsi="Times New Roman"/>
              <w:sz w:val="21"/>
              <w:szCs w:val="21"/>
            </w:rPr>
          </w:rPrChange>
        </w:rPr>
        <w:t>Figure 3-</w:t>
      </w:r>
      <w:r w:rsidR="00066281" w:rsidRPr="000D2630">
        <w:rPr>
          <w:rFonts w:ascii="Times New Roman" w:eastAsia="KaiTi" w:hAnsi="Times New Roman"/>
          <w:sz w:val="21"/>
          <w:szCs w:val="21"/>
          <w:rPrChange w:id="1357" w:author="Ling, Alex" w:date="2017-06-04T11:31:00Z">
            <w:rPr>
              <w:rFonts w:ascii="Times New Roman" w:hAnsi="Times New Roman"/>
              <w:sz w:val="21"/>
              <w:szCs w:val="21"/>
            </w:rPr>
          </w:rPrChange>
        </w:rPr>
        <w:fldChar w:fldCharType="begin"/>
      </w:r>
      <w:r w:rsidRPr="000D2630">
        <w:rPr>
          <w:rFonts w:ascii="Times New Roman" w:eastAsia="KaiTi" w:hAnsi="Times New Roman"/>
          <w:sz w:val="21"/>
          <w:szCs w:val="21"/>
          <w:rPrChange w:id="1358" w:author="Ling, Alex" w:date="2017-06-04T11:31:00Z">
            <w:rPr>
              <w:rFonts w:ascii="Times New Roman" w:hAnsi="Times New Roman"/>
              <w:sz w:val="21"/>
              <w:szCs w:val="21"/>
            </w:rPr>
          </w:rPrChange>
        </w:rPr>
        <w:instrText xml:space="preserve"> SEQ Figure_3- \* ARABIC </w:instrText>
      </w:r>
      <w:r w:rsidR="00066281" w:rsidRPr="000D2630">
        <w:rPr>
          <w:rFonts w:ascii="Times New Roman" w:eastAsia="KaiTi" w:hAnsi="Times New Roman"/>
          <w:sz w:val="21"/>
          <w:szCs w:val="21"/>
          <w:rPrChange w:id="1359" w:author="Ling, Alex" w:date="2017-06-04T11:31:00Z">
            <w:rPr>
              <w:rFonts w:ascii="Times New Roman" w:hAnsi="Times New Roman"/>
              <w:sz w:val="21"/>
              <w:szCs w:val="21"/>
            </w:rPr>
          </w:rPrChange>
        </w:rPr>
        <w:fldChar w:fldCharType="separate"/>
      </w:r>
      <w:r w:rsidR="00B91C06" w:rsidRPr="000D2630">
        <w:rPr>
          <w:rFonts w:ascii="Times New Roman" w:eastAsia="KaiTi" w:hAnsi="Times New Roman"/>
          <w:noProof/>
          <w:sz w:val="21"/>
          <w:szCs w:val="21"/>
          <w:rPrChange w:id="1360" w:author="Ling, Alex" w:date="2017-06-04T11:31:00Z">
            <w:rPr>
              <w:rFonts w:ascii="Times New Roman" w:hAnsi="Times New Roman"/>
              <w:noProof/>
              <w:sz w:val="21"/>
              <w:szCs w:val="21"/>
            </w:rPr>
          </w:rPrChange>
        </w:rPr>
        <w:t>1</w:t>
      </w:r>
      <w:r w:rsidR="00066281" w:rsidRPr="000D2630">
        <w:rPr>
          <w:rFonts w:ascii="Times New Roman" w:eastAsia="KaiTi" w:hAnsi="Times New Roman"/>
          <w:sz w:val="21"/>
          <w:szCs w:val="21"/>
          <w:rPrChange w:id="1361" w:author="Ling, Alex" w:date="2017-06-04T11:31:00Z">
            <w:rPr>
              <w:rFonts w:ascii="Times New Roman" w:hAnsi="Times New Roman"/>
              <w:sz w:val="21"/>
              <w:szCs w:val="21"/>
            </w:rPr>
          </w:rPrChange>
        </w:rPr>
        <w:fldChar w:fldCharType="end"/>
      </w:r>
      <w:r w:rsidRPr="000D2630">
        <w:rPr>
          <w:rFonts w:ascii="Times New Roman" w:eastAsia="KaiTi" w:hAnsi="Times New Roman"/>
          <w:sz w:val="21"/>
          <w:szCs w:val="21"/>
          <w:rPrChange w:id="1362" w:author="Ling, Alex" w:date="2017-06-04T11:31:00Z">
            <w:rPr>
              <w:rFonts w:ascii="Times New Roman" w:hAnsi="Times New Roman"/>
              <w:sz w:val="21"/>
              <w:szCs w:val="21"/>
            </w:rPr>
          </w:rPrChange>
        </w:rPr>
        <w:t xml:space="preserve"> Task Placement flow</w:t>
      </w:r>
    </w:p>
    <w:p w14:paraId="1CDDB617" w14:textId="6E1247C8" w:rsidR="00A214EA" w:rsidDel="00A17938" w:rsidRDefault="00A214EA" w:rsidP="0033476B">
      <w:pPr>
        <w:ind w:firstLine="0"/>
        <w:rPr>
          <w:moveFrom w:id="1363" w:author="Ling, Alex" w:date="2017-06-04T11:21:00Z"/>
          <w:sz w:val="24"/>
          <w:szCs w:val="24"/>
        </w:rPr>
      </w:pPr>
      <w:moveFromRangeStart w:id="1364" w:author="Ling, Alex" w:date="2017-06-04T11:21:00Z" w:name="move484338613"/>
      <w:moveFrom w:id="1365" w:author="Ling, Alex" w:date="2017-06-04T11:21:00Z">
        <w:r w:rsidDel="00A17938">
          <w:rPr>
            <w:rFonts w:hint="eastAsia"/>
            <w:sz w:val="24"/>
            <w:szCs w:val="24"/>
          </w:rPr>
          <w:lastRenderedPageBreak/>
          <w:t>其中</w:t>
        </w:r>
        <w:r w:rsidR="00596590" w:rsidDel="00A17938">
          <w:rPr>
            <w:rFonts w:hint="eastAsia"/>
            <w:sz w:val="24"/>
            <w:szCs w:val="24"/>
          </w:rPr>
          <w:t>，我们针对任务的特定需求设计了两个标志：</w:t>
        </w:r>
      </w:moveFrom>
    </w:p>
    <w:p w14:paraId="009F5A64" w14:textId="4E58B6BF" w:rsidR="00596590" w:rsidRPr="00ED504E" w:rsidDel="00A17938" w:rsidRDefault="00596590" w:rsidP="00415507">
      <w:pPr>
        <w:numPr>
          <w:ilvl w:val="0"/>
          <w:numId w:val="4"/>
        </w:numPr>
        <w:rPr>
          <w:moveFrom w:id="1366" w:author="Ling, Alex" w:date="2017-06-04T11:21:00Z"/>
          <w:sz w:val="24"/>
          <w:szCs w:val="24"/>
        </w:rPr>
      </w:pPr>
      <w:moveFrom w:id="1367" w:author="Ling, Alex" w:date="2017-06-04T11:21:00Z">
        <w:r w:rsidRPr="00ED504E" w:rsidDel="00A17938">
          <w:rPr>
            <w:sz w:val="24"/>
            <w:szCs w:val="24"/>
          </w:rPr>
          <w:t>sched_boost</w:t>
        </w:r>
      </w:moveFrom>
    </w:p>
    <w:p w14:paraId="7C5B4D1F" w14:textId="33BB5289" w:rsidR="00596590" w:rsidRPr="00ED504E" w:rsidDel="00A17938" w:rsidRDefault="00596590" w:rsidP="00596590">
      <w:pPr>
        <w:ind w:left="780" w:firstLine="0"/>
        <w:rPr>
          <w:moveFrom w:id="1368" w:author="Ling, Alex" w:date="2017-06-04T11:21:00Z"/>
          <w:sz w:val="24"/>
          <w:szCs w:val="24"/>
        </w:rPr>
      </w:pPr>
      <w:moveFrom w:id="1369" w:author="Ling, Alex" w:date="2017-06-04T11:21:00Z">
        <w:r w:rsidRPr="00ED504E" w:rsidDel="00A17938">
          <w:rPr>
            <w:rFonts w:hAnsi="SimSun"/>
            <w:sz w:val="24"/>
            <w:szCs w:val="24"/>
          </w:rPr>
          <w:t>当</w:t>
        </w:r>
        <w:r w:rsidRPr="00ED504E" w:rsidDel="00A17938">
          <w:rPr>
            <w:sz w:val="24"/>
            <w:szCs w:val="24"/>
          </w:rPr>
          <w:t>sched_boost</w:t>
        </w:r>
        <w:r w:rsidRPr="00ED504E" w:rsidDel="00A17938">
          <w:rPr>
            <w:rFonts w:hAnsi="SimSun"/>
            <w:sz w:val="24"/>
            <w:szCs w:val="24"/>
          </w:rPr>
          <w:t>标志置位时，</w:t>
        </w:r>
        <w:r w:rsidRPr="00ED504E" w:rsidDel="00A17938">
          <w:rPr>
            <w:sz w:val="24"/>
            <w:szCs w:val="24"/>
          </w:rPr>
          <w:t>CPU</w:t>
        </w:r>
        <w:r w:rsidRPr="00ED504E" w:rsidDel="00A17938">
          <w:rPr>
            <w:rFonts w:hAnsi="SimSun"/>
            <w:sz w:val="24"/>
            <w:szCs w:val="24"/>
          </w:rPr>
          <w:t>选择逻辑将忽略功耗成本。设计这个标志的目的是为了找出所有</w:t>
        </w:r>
        <w:r w:rsidRPr="00ED504E" w:rsidDel="00A17938">
          <w:rPr>
            <w:sz w:val="24"/>
            <w:szCs w:val="24"/>
          </w:rPr>
          <w:t>CPU</w:t>
        </w:r>
        <w:r w:rsidRPr="00ED504E" w:rsidDel="00A17938">
          <w:rPr>
            <w:rFonts w:hAnsi="SimSun"/>
            <w:sz w:val="24"/>
            <w:szCs w:val="24"/>
          </w:rPr>
          <w:t>中负载最小的那个。</w:t>
        </w:r>
      </w:moveFrom>
    </w:p>
    <w:moveFromRangeEnd w:id="1364"/>
    <w:p w14:paraId="55AA9134" w14:textId="77777777" w:rsidR="00596590" w:rsidRPr="00ED504E" w:rsidRDefault="00596590" w:rsidP="00415507">
      <w:pPr>
        <w:numPr>
          <w:ilvl w:val="0"/>
          <w:numId w:val="4"/>
        </w:numPr>
        <w:rPr>
          <w:sz w:val="24"/>
          <w:szCs w:val="24"/>
        </w:rPr>
      </w:pPr>
      <w:r w:rsidRPr="00ED504E">
        <w:rPr>
          <w:sz w:val="24"/>
          <w:szCs w:val="24"/>
        </w:rPr>
        <w:t>wake_up_idle</w:t>
      </w:r>
    </w:p>
    <w:p w14:paraId="0B914F56" w14:textId="77777777" w:rsidR="00596590" w:rsidRPr="00ED504E" w:rsidRDefault="00596590" w:rsidP="00596590">
      <w:pPr>
        <w:ind w:left="780" w:firstLine="0"/>
        <w:rPr>
          <w:sz w:val="24"/>
          <w:szCs w:val="24"/>
        </w:rPr>
      </w:pPr>
      <w:r w:rsidRPr="00ED504E">
        <w:rPr>
          <w:sz w:val="24"/>
          <w:szCs w:val="24"/>
        </w:rPr>
        <w:t>wake_up_idle</w:t>
      </w:r>
      <w:r w:rsidRPr="00ED504E">
        <w:rPr>
          <w:rFonts w:hAnsi="SimSun"/>
          <w:sz w:val="24"/>
          <w:szCs w:val="24"/>
        </w:rPr>
        <w:t>标志置位的任务需要唤醒一个处于空闲状态的</w:t>
      </w:r>
      <w:r w:rsidRPr="00ED504E">
        <w:rPr>
          <w:sz w:val="24"/>
          <w:szCs w:val="24"/>
        </w:rPr>
        <w:t>CPU</w:t>
      </w:r>
      <w:r w:rsidRPr="00ED504E">
        <w:rPr>
          <w:rFonts w:hAnsi="SimSun"/>
          <w:sz w:val="24"/>
          <w:szCs w:val="24"/>
        </w:rPr>
        <w:t>，除非所有的</w:t>
      </w:r>
      <w:r w:rsidRPr="00ED504E">
        <w:rPr>
          <w:sz w:val="24"/>
          <w:szCs w:val="24"/>
        </w:rPr>
        <w:t>CPU</w:t>
      </w:r>
      <w:r w:rsidRPr="00ED504E">
        <w:rPr>
          <w:rFonts w:hAnsi="SimSun"/>
          <w:sz w:val="24"/>
          <w:szCs w:val="24"/>
        </w:rPr>
        <w:t>都不处于空闲状态。</w:t>
      </w:r>
    </w:p>
    <w:p w14:paraId="609D48BE" w14:textId="77777777" w:rsidR="00596590" w:rsidRPr="00A214EA" w:rsidRDefault="00596590" w:rsidP="00596590">
      <w:pPr>
        <w:ind w:left="780" w:firstLine="0"/>
        <w:rPr>
          <w:sz w:val="24"/>
          <w:szCs w:val="24"/>
        </w:rPr>
      </w:pPr>
    </w:p>
    <w:p w14:paraId="0CFC8B33" w14:textId="77777777" w:rsidR="00A214EA" w:rsidRDefault="00A214EA" w:rsidP="00A214EA">
      <w:pPr>
        <w:ind w:rightChars="12" w:right="25" w:firstLine="0"/>
        <w:outlineLvl w:val="2"/>
        <w:rPr>
          <w:rFonts w:ascii="SimHei" w:eastAsia="SimHei" w:hAnsi="SimSun"/>
          <w:sz w:val="24"/>
        </w:rPr>
      </w:pPr>
      <w:bookmarkStart w:id="1370" w:name="_Toc471381677"/>
      <w:r>
        <w:rPr>
          <w:rFonts w:ascii="SimHei" w:eastAsia="SimHei" w:hAnsi="SimSun" w:hint="eastAsia"/>
          <w:b/>
          <w:color w:val="339966"/>
          <w:sz w:val="24"/>
        </w:rPr>
        <w:t>3</w:t>
      </w:r>
      <w:r w:rsidRPr="002A055A">
        <w:rPr>
          <w:rFonts w:ascii="SimHei" w:eastAsia="SimHei" w:hAnsi="SimSun" w:hint="eastAsia"/>
          <w:b/>
          <w:color w:val="339966"/>
          <w:sz w:val="24"/>
        </w:rPr>
        <w:t>.1.</w:t>
      </w:r>
      <w:r>
        <w:rPr>
          <w:rFonts w:ascii="SimHei" w:eastAsia="SimHei" w:hAnsi="SimSun" w:hint="eastAsia"/>
          <w:b/>
          <w:color w:val="339966"/>
          <w:sz w:val="24"/>
        </w:rPr>
        <w:t>3</w:t>
      </w:r>
      <w:r w:rsidRPr="003469EB">
        <w:rPr>
          <w:rFonts w:ascii="SimHei" w:eastAsia="SimHei" w:hAnsi="SimSun" w:hint="eastAsia"/>
          <w:sz w:val="24"/>
        </w:rPr>
        <w:t xml:space="preserve"> </w:t>
      </w:r>
      <w:r w:rsidR="00596590">
        <w:rPr>
          <w:rFonts w:ascii="SimHei" w:eastAsia="SimHei" w:hAnsi="SimSun" w:hint="eastAsia"/>
          <w:sz w:val="24"/>
        </w:rPr>
        <w:t>负载均衡</w:t>
      </w:r>
      <w:r w:rsidR="0060763E">
        <w:rPr>
          <w:rFonts w:ascii="SimHei" w:eastAsia="SimHei" w:hAnsi="SimSun" w:hint="eastAsia"/>
          <w:sz w:val="24"/>
        </w:rPr>
        <w:t>的改进</w:t>
      </w:r>
      <w:bookmarkEnd w:id="1370"/>
    </w:p>
    <w:p w14:paraId="4F74E5C3" w14:textId="77777777" w:rsidR="00A214EA" w:rsidRPr="00ED504E" w:rsidRDefault="00596590" w:rsidP="00A214EA">
      <w:pPr>
        <w:rPr>
          <w:sz w:val="24"/>
          <w:szCs w:val="24"/>
        </w:rPr>
      </w:pPr>
      <w:r w:rsidRPr="00ED504E">
        <w:rPr>
          <w:rFonts w:hAnsi="SimSun"/>
          <w:sz w:val="24"/>
          <w:szCs w:val="24"/>
        </w:rPr>
        <w:t>负载均衡同时在</w:t>
      </w:r>
      <w:r w:rsidRPr="00ED504E">
        <w:rPr>
          <w:sz w:val="24"/>
          <w:szCs w:val="24"/>
        </w:rPr>
        <w:t>CPU</w:t>
      </w:r>
      <w:r w:rsidR="00227443" w:rsidRPr="00ED504E">
        <w:rPr>
          <w:rFonts w:hAnsi="SimSun"/>
          <w:sz w:val="24"/>
          <w:szCs w:val="24"/>
        </w:rPr>
        <w:t>簇</w:t>
      </w:r>
      <w:r w:rsidRPr="00ED504E">
        <w:rPr>
          <w:rFonts w:hAnsi="SimSun"/>
          <w:sz w:val="24"/>
          <w:szCs w:val="24"/>
        </w:rPr>
        <w:t>水平和</w:t>
      </w:r>
      <w:r w:rsidRPr="00ED504E">
        <w:rPr>
          <w:sz w:val="24"/>
          <w:szCs w:val="24"/>
        </w:rPr>
        <w:t>CPU</w:t>
      </w:r>
      <w:r w:rsidR="00227443" w:rsidRPr="00ED504E">
        <w:rPr>
          <w:rFonts w:hAnsi="SimSun"/>
          <w:sz w:val="24"/>
          <w:szCs w:val="24"/>
        </w:rPr>
        <w:t>核</w:t>
      </w:r>
      <w:r w:rsidRPr="00ED504E">
        <w:rPr>
          <w:rFonts w:hAnsi="SimSun"/>
          <w:sz w:val="24"/>
          <w:szCs w:val="24"/>
        </w:rPr>
        <w:t>水平上运行。</w:t>
      </w:r>
      <w:r w:rsidR="00227443" w:rsidRPr="00ED504E">
        <w:rPr>
          <w:rFonts w:hAnsi="SimSun"/>
          <w:sz w:val="24"/>
          <w:szCs w:val="24"/>
        </w:rPr>
        <w:t>它的基本设计思想是，当在</w:t>
      </w:r>
      <w:r w:rsidR="00227443" w:rsidRPr="00ED504E">
        <w:rPr>
          <w:sz w:val="24"/>
          <w:szCs w:val="24"/>
        </w:rPr>
        <w:t>CPU</w:t>
      </w:r>
      <w:r w:rsidR="00227443" w:rsidRPr="00ED504E">
        <w:rPr>
          <w:rFonts w:hAnsi="SimSun"/>
          <w:sz w:val="24"/>
          <w:szCs w:val="24"/>
        </w:rPr>
        <w:t>簇水平上运行时，将其他簇上的任务转移到正在进行负载均衡的</w:t>
      </w:r>
      <w:r w:rsidR="00227443" w:rsidRPr="00ED504E">
        <w:rPr>
          <w:sz w:val="24"/>
          <w:szCs w:val="24"/>
        </w:rPr>
        <w:t>CPU</w:t>
      </w:r>
      <w:r w:rsidR="00227443" w:rsidRPr="00ED504E">
        <w:rPr>
          <w:rFonts w:hAnsi="SimSun"/>
          <w:sz w:val="24"/>
          <w:szCs w:val="24"/>
        </w:rPr>
        <w:t>簇上；当在</w:t>
      </w:r>
      <w:r w:rsidR="00227443" w:rsidRPr="00ED504E">
        <w:rPr>
          <w:sz w:val="24"/>
          <w:szCs w:val="24"/>
        </w:rPr>
        <w:t>CPU</w:t>
      </w:r>
      <w:r w:rsidR="00227443" w:rsidRPr="00ED504E">
        <w:rPr>
          <w:rFonts w:hAnsi="SimSun"/>
          <w:sz w:val="24"/>
          <w:szCs w:val="24"/>
        </w:rPr>
        <w:t>核水平上运行时，将同一个簇内其他</w:t>
      </w:r>
      <w:r w:rsidR="00227443" w:rsidRPr="00ED504E">
        <w:rPr>
          <w:sz w:val="24"/>
          <w:szCs w:val="24"/>
        </w:rPr>
        <w:t>CPU</w:t>
      </w:r>
      <w:r w:rsidR="00227443" w:rsidRPr="00ED504E">
        <w:rPr>
          <w:rFonts w:hAnsi="SimSun"/>
          <w:sz w:val="24"/>
          <w:szCs w:val="24"/>
        </w:rPr>
        <w:t>核上当任务转移到正在进行负载均衡到</w:t>
      </w:r>
      <w:r w:rsidR="00227443" w:rsidRPr="00ED504E">
        <w:rPr>
          <w:sz w:val="24"/>
          <w:szCs w:val="24"/>
        </w:rPr>
        <w:t>CPU</w:t>
      </w:r>
      <w:r w:rsidR="00227443" w:rsidRPr="00ED504E">
        <w:rPr>
          <w:rFonts w:hAnsi="SimSun"/>
          <w:sz w:val="24"/>
          <w:szCs w:val="24"/>
        </w:rPr>
        <w:t>核上。</w:t>
      </w:r>
    </w:p>
    <w:p w14:paraId="529F598F" w14:textId="77777777" w:rsidR="005848D5" w:rsidRDefault="00B82419">
      <w:pPr>
        <w:pStyle w:val="af5"/>
        <w:numPr>
          <w:ilvl w:val="0"/>
          <w:numId w:val="12"/>
        </w:numPr>
        <w:ind w:left="426" w:firstLine="0"/>
        <w:rPr>
          <w:sz w:val="24"/>
          <w:szCs w:val="24"/>
        </w:rPr>
      </w:pPr>
      <w:r>
        <w:rPr>
          <w:rFonts w:hAnsi="SimSun"/>
          <w:sz w:val="24"/>
          <w:szCs w:val="24"/>
        </w:rPr>
        <w:t>负载均衡算法</w:t>
      </w:r>
    </w:p>
    <w:p w14:paraId="463B961F" w14:textId="77777777" w:rsidR="00B82419" w:rsidRPr="0033476B" w:rsidRDefault="00B82419" w:rsidP="00B82419">
      <w:pPr>
        <w:pStyle w:val="af5"/>
        <w:ind w:left="426" w:firstLine="0"/>
        <w:rPr>
          <w:sz w:val="24"/>
          <w:szCs w:val="24"/>
        </w:rPr>
      </w:pPr>
      <w:r>
        <w:rPr>
          <w:rFonts w:hAnsi="SimSun" w:hint="eastAsia"/>
          <w:sz w:val="24"/>
          <w:szCs w:val="24"/>
        </w:rPr>
        <w:t>负载均衡算法的步骤可表述为：</w:t>
      </w:r>
    </w:p>
    <w:p w14:paraId="76FAEE90" w14:textId="77777777" w:rsidR="00696055" w:rsidRPr="00ED504E" w:rsidRDefault="00696055" w:rsidP="00415507">
      <w:pPr>
        <w:numPr>
          <w:ilvl w:val="0"/>
          <w:numId w:val="5"/>
        </w:numPr>
        <w:ind w:left="450" w:hanging="30"/>
        <w:rPr>
          <w:sz w:val="24"/>
          <w:szCs w:val="24"/>
        </w:rPr>
      </w:pPr>
      <w:r w:rsidRPr="00ED504E">
        <w:rPr>
          <w:rFonts w:hAnsi="SimSun"/>
          <w:sz w:val="24"/>
          <w:szCs w:val="24"/>
        </w:rPr>
        <w:t>尝试找出最</w:t>
      </w:r>
      <w:r w:rsidR="0060763E" w:rsidRPr="00ED504E">
        <w:rPr>
          <w:rFonts w:hAnsi="SimSun"/>
          <w:sz w:val="24"/>
          <w:szCs w:val="24"/>
        </w:rPr>
        <w:t>忙碌</w:t>
      </w:r>
      <w:r w:rsidRPr="00ED504E">
        <w:rPr>
          <w:rFonts w:hAnsi="SimSun"/>
          <w:sz w:val="24"/>
          <w:szCs w:val="24"/>
        </w:rPr>
        <w:t>的</w:t>
      </w:r>
      <w:r w:rsidRPr="00ED504E">
        <w:rPr>
          <w:sz w:val="24"/>
          <w:szCs w:val="24"/>
        </w:rPr>
        <w:t>CPU</w:t>
      </w:r>
      <w:r w:rsidRPr="00ED504E">
        <w:rPr>
          <w:rFonts w:hAnsi="SimSun"/>
          <w:sz w:val="24"/>
          <w:szCs w:val="24"/>
        </w:rPr>
        <w:t>簇</w:t>
      </w:r>
      <w:r w:rsidRPr="00ED504E">
        <w:rPr>
          <w:sz w:val="24"/>
          <w:szCs w:val="24"/>
        </w:rPr>
        <w:t>(</w:t>
      </w:r>
      <w:r w:rsidRPr="00ED504E">
        <w:rPr>
          <w:rFonts w:hAnsi="SimSun"/>
          <w:sz w:val="24"/>
          <w:szCs w:val="24"/>
        </w:rPr>
        <w:t>在</w:t>
      </w:r>
      <w:r w:rsidRPr="00ED504E">
        <w:rPr>
          <w:sz w:val="24"/>
          <w:szCs w:val="24"/>
        </w:rPr>
        <w:t>CPU</w:t>
      </w:r>
      <w:r w:rsidRPr="00ED504E">
        <w:rPr>
          <w:rFonts w:hAnsi="SimSun"/>
          <w:sz w:val="24"/>
          <w:szCs w:val="24"/>
        </w:rPr>
        <w:t>簇水平上运行时</w:t>
      </w:r>
      <w:r w:rsidRPr="00ED504E">
        <w:rPr>
          <w:sz w:val="24"/>
          <w:szCs w:val="24"/>
        </w:rPr>
        <w:t>)</w:t>
      </w:r>
      <w:r w:rsidRPr="00ED504E">
        <w:rPr>
          <w:rFonts w:hAnsi="SimSun"/>
          <w:sz w:val="24"/>
          <w:szCs w:val="24"/>
        </w:rPr>
        <w:t>或者</w:t>
      </w:r>
      <w:r w:rsidRPr="00ED504E">
        <w:rPr>
          <w:sz w:val="24"/>
          <w:szCs w:val="24"/>
        </w:rPr>
        <w:t>CPU</w:t>
      </w:r>
      <w:r w:rsidRPr="00ED504E">
        <w:rPr>
          <w:rFonts w:hAnsi="SimSun"/>
          <w:sz w:val="24"/>
          <w:szCs w:val="24"/>
        </w:rPr>
        <w:t>核</w:t>
      </w:r>
      <w:r w:rsidRPr="00ED504E">
        <w:rPr>
          <w:sz w:val="24"/>
          <w:szCs w:val="24"/>
        </w:rPr>
        <w:t>(</w:t>
      </w:r>
      <w:r w:rsidRPr="00ED504E">
        <w:rPr>
          <w:rFonts w:hAnsi="SimSun"/>
          <w:sz w:val="24"/>
          <w:szCs w:val="24"/>
        </w:rPr>
        <w:t>在</w:t>
      </w:r>
      <w:r w:rsidRPr="00ED504E">
        <w:rPr>
          <w:sz w:val="24"/>
          <w:szCs w:val="24"/>
        </w:rPr>
        <w:t>CPU</w:t>
      </w:r>
      <w:r w:rsidRPr="00ED504E">
        <w:rPr>
          <w:rFonts w:hAnsi="SimSun"/>
          <w:sz w:val="24"/>
          <w:szCs w:val="24"/>
        </w:rPr>
        <w:t>核水平上运行时</w:t>
      </w:r>
      <w:r w:rsidRPr="00ED504E">
        <w:rPr>
          <w:sz w:val="24"/>
          <w:szCs w:val="24"/>
        </w:rPr>
        <w:t>)</w:t>
      </w:r>
      <w:r w:rsidRPr="00ED504E">
        <w:rPr>
          <w:rFonts w:hAnsi="SimSun"/>
          <w:sz w:val="24"/>
          <w:szCs w:val="24"/>
        </w:rPr>
        <w:t>。这一过程依赖于负载追踪算法的统计值。</w:t>
      </w:r>
    </w:p>
    <w:p w14:paraId="139EF936" w14:textId="77777777" w:rsidR="00696055" w:rsidRPr="00ED504E" w:rsidRDefault="00696055" w:rsidP="00415507">
      <w:pPr>
        <w:numPr>
          <w:ilvl w:val="0"/>
          <w:numId w:val="5"/>
        </w:numPr>
        <w:ind w:left="450" w:hanging="30"/>
        <w:rPr>
          <w:sz w:val="24"/>
          <w:szCs w:val="24"/>
        </w:rPr>
      </w:pPr>
      <w:r w:rsidRPr="00ED504E">
        <w:rPr>
          <w:rFonts w:hAnsi="SimSun"/>
          <w:sz w:val="24"/>
          <w:szCs w:val="24"/>
        </w:rPr>
        <w:t>对于</w:t>
      </w:r>
      <w:r w:rsidR="0060763E" w:rsidRPr="00ED504E">
        <w:rPr>
          <w:rFonts w:hAnsi="SimSun"/>
          <w:sz w:val="24"/>
          <w:szCs w:val="24"/>
        </w:rPr>
        <w:t>最忙碌</w:t>
      </w:r>
      <w:r w:rsidRPr="00ED504E">
        <w:rPr>
          <w:rFonts w:hAnsi="SimSun"/>
          <w:sz w:val="24"/>
          <w:szCs w:val="24"/>
        </w:rPr>
        <w:t>的</w:t>
      </w:r>
      <w:r w:rsidRPr="00ED504E">
        <w:rPr>
          <w:sz w:val="24"/>
          <w:szCs w:val="24"/>
        </w:rPr>
        <w:t>CPU</w:t>
      </w:r>
      <w:r w:rsidRPr="00ED504E">
        <w:rPr>
          <w:rFonts w:hAnsi="SimSun"/>
          <w:sz w:val="24"/>
          <w:szCs w:val="24"/>
        </w:rPr>
        <w:t>簇，找出该簇内</w:t>
      </w:r>
      <w:r w:rsidR="0060763E" w:rsidRPr="00ED504E">
        <w:rPr>
          <w:rFonts w:hAnsi="SimSun"/>
          <w:sz w:val="24"/>
          <w:szCs w:val="24"/>
        </w:rPr>
        <w:t>最忙碌</w:t>
      </w:r>
      <w:r w:rsidRPr="00ED504E">
        <w:rPr>
          <w:rFonts w:hAnsi="SimSun"/>
          <w:sz w:val="24"/>
          <w:szCs w:val="24"/>
        </w:rPr>
        <w:t>的</w:t>
      </w:r>
      <w:r w:rsidRPr="00ED504E">
        <w:rPr>
          <w:sz w:val="24"/>
          <w:szCs w:val="24"/>
        </w:rPr>
        <w:t>CPU</w:t>
      </w:r>
      <w:r w:rsidRPr="00ED504E">
        <w:rPr>
          <w:rFonts w:hAnsi="SimSun"/>
          <w:sz w:val="24"/>
          <w:szCs w:val="24"/>
        </w:rPr>
        <w:t>核。</w:t>
      </w:r>
    </w:p>
    <w:p w14:paraId="54CB3980" w14:textId="77777777" w:rsidR="00696055" w:rsidRPr="00ED504E" w:rsidRDefault="00696055" w:rsidP="00415507">
      <w:pPr>
        <w:numPr>
          <w:ilvl w:val="0"/>
          <w:numId w:val="5"/>
        </w:numPr>
        <w:ind w:left="450" w:hanging="30"/>
        <w:rPr>
          <w:sz w:val="24"/>
          <w:szCs w:val="24"/>
        </w:rPr>
      </w:pPr>
      <w:r w:rsidRPr="00ED504E">
        <w:rPr>
          <w:rFonts w:hAnsi="SimSun"/>
          <w:sz w:val="24"/>
          <w:szCs w:val="24"/>
        </w:rPr>
        <w:t>找到</w:t>
      </w:r>
      <w:r w:rsidR="0060763E" w:rsidRPr="00ED504E">
        <w:rPr>
          <w:rFonts w:hAnsi="SimSun"/>
          <w:sz w:val="24"/>
          <w:szCs w:val="24"/>
        </w:rPr>
        <w:t>最忙碌</w:t>
      </w:r>
      <w:r w:rsidRPr="00ED504E">
        <w:rPr>
          <w:rFonts w:hAnsi="SimSun"/>
          <w:sz w:val="24"/>
          <w:szCs w:val="24"/>
        </w:rPr>
        <w:t>的</w:t>
      </w:r>
      <w:r w:rsidRPr="00ED504E">
        <w:rPr>
          <w:sz w:val="24"/>
          <w:szCs w:val="24"/>
        </w:rPr>
        <w:t>CPU</w:t>
      </w:r>
      <w:r w:rsidRPr="00ED504E">
        <w:rPr>
          <w:rFonts w:hAnsi="SimSun"/>
          <w:sz w:val="24"/>
          <w:szCs w:val="24"/>
        </w:rPr>
        <w:t>核之后，遍历该</w:t>
      </w:r>
      <w:r w:rsidRPr="00ED504E">
        <w:rPr>
          <w:sz w:val="24"/>
          <w:szCs w:val="24"/>
        </w:rPr>
        <w:t>CPU</w:t>
      </w:r>
      <w:r w:rsidRPr="00ED504E">
        <w:rPr>
          <w:rFonts w:hAnsi="SimSun"/>
          <w:sz w:val="24"/>
          <w:szCs w:val="24"/>
        </w:rPr>
        <w:t>核上的所有任务，找出那些适合转移到进行负载均衡的</w:t>
      </w:r>
      <w:r w:rsidRPr="00ED504E">
        <w:rPr>
          <w:sz w:val="24"/>
          <w:szCs w:val="24"/>
        </w:rPr>
        <w:t>CPU</w:t>
      </w:r>
      <w:r w:rsidRPr="00ED504E">
        <w:rPr>
          <w:rFonts w:hAnsi="SimSun"/>
          <w:sz w:val="24"/>
          <w:szCs w:val="24"/>
        </w:rPr>
        <w:t>上的任务并进行转移。</w:t>
      </w:r>
    </w:p>
    <w:p w14:paraId="1369B5C6" w14:textId="77777777" w:rsidR="00B82419" w:rsidRPr="004614C7" w:rsidRDefault="0060763E" w:rsidP="00BA28FA">
      <w:pPr>
        <w:rPr>
          <w:sz w:val="24"/>
          <w:szCs w:val="24"/>
          <w:rPrChange w:id="1371" w:author="alling" w:date="2017-04-04T16:00:00Z">
            <w:rPr>
              <w:rFonts w:hAnsi="SimSun"/>
              <w:sz w:val="24"/>
              <w:szCs w:val="24"/>
            </w:rPr>
          </w:rPrChange>
        </w:rPr>
      </w:pPr>
      <w:r w:rsidRPr="004614C7">
        <w:rPr>
          <w:sz w:val="24"/>
          <w:szCs w:val="24"/>
          <w:rPrChange w:id="1372" w:author="alling" w:date="2017-04-04T16:00:00Z">
            <w:rPr>
              <w:rFonts w:hAnsi="SimSun"/>
              <w:sz w:val="24"/>
              <w:szCs w:val="24"/>
            </w:rPr>
          </w:rPrChange>
        </w:rPr>
        <w:t>在这个改进的调度器设计中，衡量</w:t>
      </w:r>
      <w:r w:rsidRPr="004614C7">
        <w:rPr>
          <w:sz w:val="24"/>
          <w:szCs w:val="24"/>
        </w:rPr>
        <w:t>“</w:t>
      </w:r>
      <w:r w:rsidRPr="004614C7">
        <w:rPr>
          <w:sz w:val="24"/>
          <w:szCs w:val="24"/>
          <w:rPrChange w:id="1373" w:author="alling" w:date="2017-04-04T16:00:00Z">
            <w:rPr>
              <w:rFonts w:hAnsi="SimSun"/>
              <w:sz w:val="24"/>
              <w:szCs w:val="24"/>
            </w:rPr>
          </w:rPrChange>
        </w:rPr>
        <w:t>最忙碌</w:t>
      </w:r>
      <w:r w:rsidRPr="004614C7">
        <w:rPr>
          <w:sz w:val="24"/>
          <w:szCs w:val="24"/>
        </w:rPr>
        <w:t>”</w:t>
      </w:r>
      <w:r w:rsidRPr="004614C7">
        <w:rPr>
          <w:sz w:val="24"/>
          <w:szCs w:val="24"/>
          <w:rPrChange w:id="1374" w:author="alling" w:date="2017-04-04T16:00:00Z">
            <w:rPr>
              <w:rFonts w:hAnsi="SimSun"/>
              <w:sz w:val="24"/>
              <w:szCs w:val="24"/>
            </w:rPr>
          </w:rPrChange>
        </w:rPr>
        <w:t>的标准是</w:t>
      </w:r>
      <w:r w:rsidRPr="004614C7">
        <w:rPr>
          <w:sz w:val="24"/>
          <w:szCs w:val="24"/>
        </w:rPr>
        <w:t>CPU</w:t>
      </w:r>
      <w:r w:rsidRPr="004614C7">
        <w:rPr>
          <w:sz w:val="24"/>
          <w:szCs w:val="24"/>
          <w:rPrChange w:id="1375" w:author="alling" w:date="2017-04-04T16:00:00Z">
            <w:rPr>
              <w:rFonts w:hAnsi="SimSun"/>
              <w:sz w:val="24"/>
              <w:szCs w:val="24"/>
            </w:rPr>
          </w:rPrChange>
        </w:rPr>
        <w:t>上累计的任务可运行时间，包括实际运行和等待的时间。这体现了任务对于</w:t>
      </w:r>
      <w:r w:rsidRPr="004614C7">
        <w:rPr>
          <w:sz w:val="24"/>
          <w:szCs w:val="24"/>
        </w:rPr>
        <w:t>CPU</w:t>
      </w:r>
      <w:r w:rsidRPr="004614C7">
        <w:rPr>
          <w:sz w:val="24"/>
          <w:szCs w:val="24"/>
          <w:rPrChange w:id="1376" w:author="alling" w:date="2017-04-04T16:00:00Z">
            <w:rPr>
              <w:rFonts w:hAnsi="SimSun"/>
              <w:sz w:val="24"/>
              <w:szCs w:val="24"/>
            </w:rPr>
          </w:rPrChange>
        </w:rPr>
        <w:t>时间的实际需求。相比现有的负载均衡算法，用的是基于任务优先级和</w:t>
      </w:r>
      <w:r w:rsidRPr="004614C7">
        <w:rPr>
          <w:sz w:val="24"/>
          <w:szCs w:val="24"/>
        </w:rPr>
        <w:t>cgroup</w:t>
      </w:r>
      <w:r w:rsidR="00B82419" w:rsidRPr="004614C7">
        <w:rPr>
          <w:sz w:val="24"/>
          <w:szCs w:val="24"/>
          <w:rPrChange w:id="1377" w:author="alling" w:date="2017-04-04T16:00:00Z">
            <w:rPr>
              <w:rFonts w:hAnsi="SimSun"/>
              <w:sz w:val="24"/>
              <w:szCs w:val="24"/>
            </w:rPr>
          </w:rPrChange>
        </w:rPr>
        <w:t>份额的负载衡量。</w:t>
      </w:r>
    </w:p>
    <w:p w14:paraId="596F3157" w14:textId="77777777" w:rsidR="0010190B" w:rsidRPr="00ED504E" w:rsidRDefault="0060763E" w:rsidP="00BA28FA">
      <w:pPr>
        <w:rPr>
          <w:sz w:val="24"/>
          <w:szCs w:val="24"/>
        </w:rPr>
      </w:pPr>
      <w:r w:rsidRPr="00ED504E">
        <w:rPr>
          <w:rFonts w:hAnsi="SimSun"/>
          <w:sz w:val="24"/>
          <w:szCs w:val="24"/>
        </w:rPr>
        <w:t>当一个</w:t>
      </w:r>
      <w:r w:rsidRPr="00ED504E">
        <w:rPr>
          <w:sz w:val="24"/>
          <w:szCs w:val="24"/>
        </w:rPr>
        <w:t>CPU</w:t>
      </w:r>
      <w:r w:rsidRPr="00ED504E">
        <w:rPr>
          <w:rFonts w:hAnsi="SimSun"/>
          <w:sz w:val="24"/>
          <w:szCs w:val="24"/>
        </w:rPr>
        <w:t>切换到空闲状态时，空闲均衡算法会确保空闲</w:t>
      </w:r>
      <w:r w:rsidRPr="00ED504E">
        <w:rPr>
          <w:sz w:val="24"/>
          <w:szCs w:val="24"/>
        </w:rPr>
        <w:t>CPU</w:t>
      </w:r>
      <w:r w:rsidR="0010190B" w:rsidRPr="00ED504E">
        <w:rPr>
          <w:rFonts w:hAnsi="SimSun"/>
          <w:sz w:val="24"/>
          <w:szCs w:val="24"/>
        </w:rPr>
        <w:t>更多地帮助处于忙碌的</w:t>
      </w:r>
      <w:r w:rsidR="0010190B" w:rsidRPr="00ED504E">
        <w:rPr>
          <w:sz w:val="24"/>
          <w:szCs w:val="24"/>
        </w:rPr>
        <w:t>CPU</w:t>
      </w:r>
      <w:r w:rsidR="0010190B" w:rsidRPr="00ED504E">
        <w:rPr>
          <w:rFonts w:hAnsi="SimSun"/>
          <w:sz w:val="24"/>
          <w:szCs w:val="24"/>
        </w:rPr>
        <w:t>以避免后者因过于忙碌而触发任务调度升级到更高能力的</w:t>
      </w:r>
      <w:r w:rsidR="0010190B" w:rsidRPr="00ED504E">
        <w:rPr>
          <w:sz w:val="24"/>
          <w:szCs w:val="24"/>
        </w:rPr>
        <w:t>CPU</w:t>
      </w:r>
      <w:r w:rsidR="0010190B" w:rsidRPr="00ED504E">
        <w:rPr>
          <w:rFonts w:hAnsi="SimSun"/>
          <w:sz w:val="24"/>
          <w:szCs w:val="24"/>
        </w:rPr>
        <w:t>从而达到降低功耗的目的。负载均衡算法支持溢出阈值。例如在一个</w:t>
      </w:r>
      <w:r w:rsidR="0010190B" w:rsidRPr="00ED504E">
        <w:rPr>
          <w:sz w:val="24"/>
          <w:szCs w:val="24"/>
        </w:rPr>
        <w:t>2</w:t>
      </w:r>
      <w:r w:rsidR="0010190B" w:rsidRPr="00ED504E">
        <w:rPr>
          <w:rFonts w:hAnsi="SimSun"/>
          <w:sz w:val="24"/>
          <w:szCs w:val="24"/>
        </w:rPr>
        <w:t>个</w:t>
      </w:r>
      <w:r w:rsidR="0010190B" w:rsidRPr="00ED504E">
        <w:rPr>
          <w:sz w:val="24"/>
          <w:szCs w:val="24"/>
        </w:rPr>
        <w:t xml:space="preserve">Cortex-A57 </w:t>
      </w:r>
      <w:r w:rsidR="0010190B" w:rsidRPr="00ED504E">
        <w:rPr>
          <w:rFonts w:hAnsi="SimSun"/>
          <w:sz w:val="24"/>
          <w:szCs w:val="24"/>
        </w:rPr>
        <w:t>和</w:t>
      </w:r>
      <w:r w:rsidR="0010190B" w:rsidRPr="00ED504E">
        <w:rPr>
          <w:sz w:val="24"/>
          <w:szCs w:val="24"/>
        </w:rPr>
        <w:t>2</w:t>
      </w:r>
      <w:r w:rsidR="0010190B" w:rsidRPr="00ED504E">
        <w:rPr>
          <w:rFonts w:hAnsi="SimSun"/>
          <w:sz w:val="24"/>
          <w:szCs w:val="24"/>
        </w:rPr>
        <w:t>个</w:t>
      </w:r>
      <w:r w:rsidR="0010190B" w:rsidRPr="00ED504E">
        <w:rPr>
          <w:sz w:val="24"/>
          <w:szCs w:val="24"/>
        </w:rPr>
        <w:t>Coretx-A53</w:t>
      </w:r>
      <w:r w:rsidR="0010190B" w:rsidRPr="00ED504E">
        <w:rPr>
          <w:rFonts w:hAnsi="SimSun"/>
          <w:sz w:val="24"/>
          <w:szCs w:val="24"/>
        </w:rPr>
        <w:t>架构中，当</w:t>
      </w:r>
      <w:r w:rsidR="0010190B" w:rsidRPr="00ED504E">
        <w:rPr>
          <w:sz w:val="24"/>
          <w:szCs w:val="24"/>
        </w:rPr>
        <w:t xml:space="preserve"> Cortex-A53</w:t>
      </w:r>
      <w:r w:rsidR="0010190B" w:rsidRPr="00ED504E">
        <w:rPr>
          <w:rFonts w:hAnsi="SimSun"/>
          <w:sz w:val="24"/>
          <w:szCs w:val="24"/>
        </w:rPr>
        <w:t>簇的负载没有达到溢出阈值时，任务不会被均衡到</w:t>
      </w:r>
      <w:r w:rsidR="0010190B" w:rsidRPr="00ED504E">
        <w:rPr>
          <w:sz w:val="24"/>
          <w:szCs w:val="24"/>
        </w:rPr>
        <w:t>Cortex-A57</w:t>
      </w:r>
      <w:r w:rsidR="0010190B" w:rsidRPr="00ED504E">
        <w:rPr>
          <w:rFonts w:hAnsi="SimSun"/>
          <w:sz w:val="24"/>
          <w:szCs w:val="24"/>
        </w:rPr>
        <w:t>簇上。</w:t>
      </w:r>
      <w:r w:rsidR="00BA28FA" w:rsidRPr="00ED504E">
        <w:rPr>
          <w:rFonts w:hAnsi="SimSun"/>
          <w:sz w:val="24"/>
          <w:szCs w:val="24"/>
        </w:rPr>
        <w:t>对于处于</w:t>
      </w:r>
      <w:r w:rsidR="00BA28FA" w:rsidRPr="00ED504E">
        <w:rPr>
          <w:sz w:val="24"/>
          <w:szCs w:val="24"/>
        </w:rPr>
        <w:t>tickless idle</w:t>
      </w:r>
      <w:r w:rsidR="00BA28FA" w:rsidRPr="00ED504E">
        <w:rPr>
          <w:rFonts w:hAnsi="SimSun"/>
          <w:sz w:val="24"/>
          <w:szCs w:val="24"/>
        </w:rPr>
        <w:t>模式的</w:t>
      </w:r>
      <w:r w:rsidR="00BA28FA" w:rsidRPr="00ED504E">
        <w:rPr>
          <w:sz w:val="24"/>
          <w:szCs w:val="24"/>
        </w:rPr>
        <w:t>CPU</w:t>
      </w:r>
      <w:r w:rsidR="00BA28FA" w:rsidRPr="00ED504E">
        <w:rPr>
          <w:rFonts w:hAnsi="SimSun"/>
          <w:sz w:val="24"/>
          <w:szCs w:val="24"/>
        </w:rPr>
        <w:t>，它们的负载均衡会用另外一个合适的</w:t>
      </w:r>
      <w:r w:rsidR="00BA28FA" w:rsidRPr="00ED504E">
        <w:rPr>
          <w:sz w:val="24"/>
          <w:szCs w:val="24"/>
        </w:rPr>
        <w:t>CPU</w:t>
      </w:r>
      <w:r w:rsidR="00BA28FA" w:rsidRPr="00ED504E">
        <w:rPr>
          <w:rFonts w:hAnsi="SimSun"/>
          <w:sz w:val="24"/>
          <w:szCs w:val="24"/>
        </w:rPr>
        <w:t>来代替。</w:t>
      </w:r>
    </w:p>
    <w:p w14:paraId="19C4AA3A" w14:textId="77777777" w:rsidR="005848D5" w:rsidRDefault="00B82419">
      <w:pPr>
        <w:pStyle w:val="af5"/>
        <w:numPr>
          <w:ilvl w:val="0"/>
          <w:numId w:val="12"/>
        </w:numPr>
        <w:ind w:left="426" w:firstLine="0"/>
        <w:rPr>
          <w:sz w:val="24"/>
          <w:szCs w:val="24"/>
        </w:rPr>
      </w:pPr>
      <w:r>
        <w:rPr>
          <w:rFonts w:hint="eastAsia"/>
          <w:sz w:val="24"/>
          <w:szCs w:val="24"/>
        </w:rPr>
        <w:t>实时</w:t>
      </w:r>
      <w:r w:rsidRPr="0033476B">
        <w:rPr>
          <w:sz w:val="24"/>
          <w:szCs w:val="24"/>
        </w:rPr>
        <w:t>(Real Time,</w:t>
      </w:r>
      <w:r w:rsidRPr="0033476B">
        <w:rPr>
          <w:rFonts w:hAnsi="SimSun"/>
          <w:sz w:val="24"/>
          <w:szCs w:val="24"/>
        </w:rPr>
        <w:t>简称</w:t>
      </w:r>
      <w:r w:rsidRPr="0033476B">
        <w:rPr>
          <w:sz w:val="24"/>
          <w:szCs w:val="24"/>
        </w:rPr>
        <w:t>RT)</w:t>
      </w:r>
      <w:r w:rsidRPr="0033476B">
        <w:rPr>
          <w:rFonts w:hAnsi="SimSun"/>
          <w:sz w:val="24"/>
          <w:szCs w:val="24"/>
        </w:rPr>
        <w:t>任务调度</w:t>
      </w:r>
    </w:p>
    <w:p w14:paraId="28C341D2" w14:textId="77777777" w:rsidR="00D6790B" w:rsidRPr="0033476B" w:rsidRDefault="007F2FA0" w:rsidP="00B82419">
      <w:pPr>
        <w:pStyle w:val="af5"/>
        <w:ind w:left="0" w:firstLine="426"/>
        <w:rPr>
          <w:sz w:val="24"/>
          <w:szCs w:val="24"/>
        </w:rPr>
      </w:pPr>
      <w:r w:rsidRPr="0033476B">
        <w:rPr>
          <w:rFonts w:hAnsi="SimSun"/>
          <w:sz w:val="24"/>
          <w:szCs w:val="24"/>
        </w:rPr>
        <w:t>在现有的</w:t>
      </w:r>
      <w:r w:rsidR="00B82419">
        <w:rPr>
          <w:sz w:val="24"/>
          <w:szCs w:val="24"/>
        </w:rPr>
        <w:t>RT</w:t>
      </w:r>
      <w:r w:rsidR="00D625BB" w:rsidRPr="0033476B">
        <w:rPr>
          <w:rFonts w:hAnsi="SimSun"/>
          <w:sz w:val="24"/>
          <w:szCs w:val="24"/>
        </w:rPr>
        <w:t>任务调度中，任务在唤醒后总是在睡眠之前的运行的</w:t>
      </w:r>
      <w:r w:rsidR="00D625BB" w:rsidRPr="0033476B">
        <w:rPr>
          <w:sz w:val="24"/>
          <w:szCs w:val="24"/>
        </w:rPr>
        <w:t>CPU</w:t>
      </w:r>
      <w:r w:rsidR="00D625BB" w:rsidRPr="0033476B">
        <w:rPr>
          <w:rFonts w:hAnsi="SimSun"/>
          <w:sz w:val="24"/>
          <w:szCs w:val="24"/>
        </w:rPr>
        <w:t>上继续运行，除非以下例外：</w:t>
      </w:r>
    </w:p>
    <w:p w14:paraId="65C0EB74" w14:textId="77777777" w:rsidR="00D625BB" w:rsidRPr="00ED504E" w:rsidRDefault="00D625BB" w:rsidP="00415507">
      <w:pPr>
        <w:numPr>
          <w:ilvl w:val="0"/>
          <w:numId w:val="6"/>
        </w:numPr>
        <w:rPr>
          <w:sz w:val="24"/>
          <w:szCs w:val="24"/>
        </w:rPr>
      </w:pPr>
      <w:r w:rsidRPr="00ED504E">
        <w:rPr>
          <w:rFonts w:hAnsi="SimSun"/>
          <w:sz w:val="24"/>
          <w:szCs w:val="24"/>
        </w:rPr>
        <w:lastRenderedPageBreak/>
        <w:t>那个</w:t>
      </w:r>
      <w:r w:rsidRPr="00ED504E">
        <w:rPr>
          <w:sz w:val="24"/>
          <w:szCs w:val="24"/>
        </w:rPr>
        <w:t>CPU</w:t>
      </w:r>
      <w:r w:rsidRPr="00ED504E">
        <w:rPr>
          <w:rFonts w:hAnsi="SimSun"/>
          <w:sz w:val="24"/>
          <w:szCs w:val="24"/>
        </w:rPr>
        <w:t>正在运行另外一个绑定在该</w:t>
      </w:r>
      <w:r w:rsidRPr="00ED504E">
        <w:rPr>
          <w:sz w:val="24"/>
          <w:szCs w:val="24"/>
        </w:rPr>
        <w:t>CPU</w:t>
      </w:r>
      <w:r w:rsidRPr="00ED504E">
        <w:rPr>
          <w:rFonts w:hAnsi="SimSun"/>
          <w:sz w:val="24"/>
          <w:szCs w:val="24"/>
        </w:rPr>
        <w:t>上的</w:t>
      </w:r>
      <w:r w:rsidRPr="00ED504E">
        <w:rPr>
          <w:sz w:val="24"/>
          <w:szCs w:val="24"/>
        </w:rPr>
        <w:t>RT</w:t>
      </w:r>
      <w:r w:rsidRPr="00ED504E">
        <w:rPr>
          <w:rFonts w:hAnsi="SimSun"/>
          <w:sz w:val="24"/>
          <w:szCs w:val="24"/>
        </w:rPr>
        <w:t>任务</w:t>
      </w:r>
      <w:ins w:id="1378" w:author="alling" w:date="2017-04-04T16:01:00Z">
        <w:r w:rsidR="00E87885">
          <w:rPr>
            <w:rFonts w:hAnsi="SimSun" w:hint="eastAsia"/>
            <w:sz w:val="24"/>
            <w:szCs w:val="24"/>
          </w:rPr>
          <w:t>。</w:t>
        </w:r>
      </w:ins>
      <w:del w:id="1379" w:author="alling" w:date="2017-04-04T16:01:00Z">
        <w:r w:rsidRPr="00ED504E" w:rsidDel="00E87885">
          <w:rPr>
            <w:rFonts w:hAnsi="SimSun"/>
            <w:sz w:val="24"/>
            <w:szCs w:val="24"/>
          </w:rPr>
          <w:delText>；</w:delText>
        </w:r>
      </w:del>
    </w:p>
    <w:p w14:paraId="3515BD00" w14:textId="77777777" w:rsidR="00D625BB" w:rsidRPr="00ED504E" w:rsidRDefault="00D625BB" w:rsidP="00415507">
      <w:pPr>
        <w:numPr>
          <w:ilvl w:val="0"/>
          <w:numId w:val="6"/>
        </w:numPr>
        <w:rPr>
          <w:sz w:val="24"/>
          <w:szCs w:val="24"/>
        </w:rPr>
      </w:pPr>
      <w:r w:rsidRPr="00ED504E">
        <w:rPr>
          <w:rFonts w:hAnsi="SimSun"/>
          <w:sz w:val="24"/>
          <w:szCs w:val="24"/>
        </w:rPr>
        <w:t>那个</w:t>
      </w:r>
      <w:r w:rsidRPr="00ED504E">
        <w:rPr>
          <w:sz w:val="24"/>
          <w:szCs w:val="24"/>
        </w:rPr>
        <w:t>CPU</w:t>
      </w:r>
      <w:r w:rsidRPr="00ED504E">
        <w:rPr>
          <w:rFonts w:hAnsi="SimSun"/>
          <w:sz w:val="24"/>
          <w:szCs w:val="24"/>
        </w:rPr>
        <w:t>正在运行另外一个优先级更高的任务，并且这个唤醒的</w:t>
      </w:r>
      <w:r w:rsidRPr="00ED504E">
        <w:rPr>
          <w:sz w:val="24"/>
          <w:szCs w:val="24"/>
        </w:rPr>
        <w:t>RT</w:t>
      </w:r>
      <w:r w:rsidRPr="00ED504E">
        <w:rPr>
          <w:rFonts w:hAnsi="SimSun"/>
          <w:sz w:val="24"/>
          <w:szCs w:val="24"/>
        </w:rPr>
        <w:t>任务并没有绑定在该</w:t>
      </w:r>
      <w:r w:rsidRPr="00ED504E">
        <w:rPr>
          <w:sz w:val="24"/>
          <w:szCs w:val="24"/>
        </w:rPr>
        <w:t>CPU</w:t>
      </w:r>
      <w:r w:rsidRPr="00ED504E">
        <w:rPr>
          <w:rFonts w:hAnsi="SimSun"/>
          <w:sz w:val="24"/>
          <w:szCs w:val="24"/>
        </w:rPr>
        <w:t>上</w:t>
      </w:r>
      <w:ins w:id="1380" w:author="alling" w:date="2017-04-04T16:01:00Z">
        <w:r w:rsidR="00E87885">
          <w:rPr>
            <w:rFonts w:hAnsi="SimSun" w:hint="eastAsia"/>
            <w:sz w:val="24"/>
            <w:szCs w:val="24"/>
          </w:rPr>
          <w:t>。</w:t>
        </w:r>
      </w:ins>
      <w:del w:id="1381" w:author="alling" w:date="2017-04-04T16:01:00Z">
        <w:r w:rsidRPr="00ED504E" w:rsidDel="00E87885">
          <w:rPr>
            <w:rFonts w:hAnsi="SimSun"/>
            <w:sz w:val="24"/>
            <w:szCs w:val="24"/>
          </w:rPr>
          <w:delText>；</w:delText>
        </w:r>
      </w:del>
    </w:p>
    <w:p w14:paraId="1E006625" w14:textId="77777777" w:rsidR="000B7247" w:rsidRPr="007F2FA0" w:rsidRDefault="00D625BB" w:rsidP="00B82419">
      <w:pPr>
        <w:ind w:firstLine="426"/>
        <w:rPr>
          <w:rFonts w:ascii="SimSun" w:hAnsi="SimSun" w:cs="SimSun"/>
          <w:sz w:val="24"/>
          <w:szCs w:val="24"/>
        </w:rPr>
      </w:pPr>
      <w:r w:rsidRPr="00ED504E">
        <w:rPr>
          <w:rFonts w:hAnsi="SimSun"/>
          <w:sz w:val="24"/>
          <w:szCs w:val="24"/>
        </w:rPr>
        <w:t>当这些条件满足时，调度器会查找那些运行最低优先级任务的</w:t>
      </w:r>
      <w:r w:rsidRPr="00ED504E">
        <w:rPr>
          <w:sz w:val="24"/>
          <w:szCs w:val="24"/>
        </w:rPr>
        <w:t>CPU</w:t>
      </w:r>
      <w:r w:rsidRPr="00ED504E">
        <w:rPr>
          <w:rFonts w:hAnsi="SimSun"/>
          <w:sz w:val="24"/>
          <w:szCs w:val="24"/>
        </w:rPr>
        <w:t>并从中挑选和睡眠之前运行的</w:t>
      </w:r>
      <w:r w:rsidRPr="00ED504E">
        <w:rPr>
          <w:sz w:val="24"/>
          <w:szCs w:val="24"/>
        </w:rPr>
        <w:t>CPU</w:t>
      </w:r>
      <w:r w:rsidRPr="00ED504E">
        <w:rPr>
          <w:rFonts w:hAnsi="SimSun"/>
          <w:sz w:val="24"/>
          <w:szCs w:val="24"/>
        </w:rPr>
        <w:t>拓扑最接近的一个来运行该</w:t>
      </w:r>
      <w:r w:rsidRPr="00ED504E">
        <w:rPr>
          <w:sz w:val="24"/>
          <w:szCs w:val="24"/>
        </w:rPr>
        <w:t>RT</w:t>
      </w:r>
      <w:r w:rsidRPr="00ED504E">
        <w:rPr>
          <w:rFonts w:hAnsi="SimSun"/>
          <w:sz w:val="24"/>
          <w:szCs w:val="24"/>
        </w:rPr>
        <w:t>任务。在改进的这个调度器中，我们将不考虑总是使用睡眠之前</w:t>
      </w:r>
      <w:r w:rsidRPr="00ED504E">
        <w:rPr>
          <w:sz w:val="24"/>
          <w:szCs w:val="24"/>
        </w:rPr>
        <w:t>CPU</w:t>
      </w:r>
      <w:r w:rsidRPr="00ED504E">
        <w:rPr>
          <w:rFonts w:hAnsi="SimSun"/>
          <w:sz w:val="24"/>
          <w:szCs w:val="24"/>
        </w:rPr>
        <w:t>这一条件。相应地，调度器将找出那些运行最低优先级任务的</w:t>
      </w:r>
      <w:r w:rsidRPr="00ED504E">
        <w:rPr>
          <w:sz w:val="24"/>
          <w:szCs w:val="24"/>
        </w:rPr>
        <w:t>CPU</w:t>
      </w:r>
      <w:r w:rsidR="000B7247" w:rsidRPr="00ED504E">
        <w:rPr>
          <w:rFonts w:hAnsi="SimSun"/>
          <w:sz w:val="24"/>
          <w:szCs w:val="24"/>
        </w:rPr>
        <w:t>，并从中找出负载最小的</w:t>
      </w:r>
      <w:r w:rsidR="000B7247" w:rsidRPr="00ED504E">
        <w:rPr>
          <w:sz w:val="24"/>
          <w:szCs w:val="24"/>
        </w:rPr>
        <w:t>CPU</w:t>
      </w:r>
      <w:r w:rsidR="000B7247" w:rsidRPr="00ED504E">
        <w:rPr>
          <w:rFonts w:hAnsi="SimSun"/>
          <w:sz w:val="24"/>
          <w:szCs w:val="24"/>
        </w:rPr>
        <w:t>来运行</w:t>
      </w:r>
      <w:r w:rsidR="000B7247" w:rsidRPr="00ED504E">
        <w:rPr>
          <w:sz w:val="24"/>
          <w:szCs w:val="24"/>
        </w:rPr>
        <w:t>RT</w:t>
      </w:r>
      <w:r w:rsidR="000B7247" w:rsidRPr="00ED504E">
        <w:rPr>
          <w:rFonts w:hAnsi="SimSun"/>
          <w:sz w:val="24"/>
          <w:szCs w:val="24"/>
        </w:rPr>
        <w:t>任务。</w:t>
      </w:r>
    </w:p>
    <w:p w14:paraId="105B5550" w14:textId="77777777" w:rsidR="007E13F2" w:rsidRPr="007E13F2" w:rsidRDefault="007E13F2" w:rsidP="00FA33E9">
      <w:pPr>
        <w:ind w:firstLine="0"/>
        <w:rPr>
          <w:rFonts w:ascii="SimSun" w:hAnsi="SimSun" w:cs="SimSun"/>
        </w:rPr>
      </w:pPr>
    </w:p>
    <w:p w14:paraId="1AE49690" w14:textId="77777777" w:rsidR="00CA2DBE" w:rsidRDefault="00CA2DBE" w:rsidP="00FA33E9">
      <w:pPr>
        <w:ind w:rightChars="12" w:right="25" w:firstLine="0"/>
        <w:outlineLvl w:val="2"/>
        <w:rPr>
          <w:rFonts w:ascii="SimHei" w:eastAsia="SimHei" w:hAnsi="SimSun"/>
          <w:sz w:val="24"/>
        </w:rPr>
      </w:pPr>
      <w:bookmarkStart w:id="1382" w:name="_Toc471381678"/>
      <w:r>
        <w:rPr>
          <w:rFonts w:ascii="SimHei" w:eastAsia="SimHei" w:hAnsi="SimSun" w:hint="eastAsia"/>
          <w:b/>
          <w:color w:val="339966"/>
          <w:sz w:val="24"/>
        </w:rPr>
        <w:t>3</w:t>
      </w:r>
      <w:r w:rsidRPr="002A055A">
        <w:rPr>
          <w:rFonts w:ascii="SimHei" w:eastAsia="SimHei" w:hAnsi="SimSun" w:hint="eastAsia"/>
          <w:b/>
          <w:color w:val="339966"/>
          <w:sz w:val="24"/>
        </w:rPr>
        <w:t>.1.</w:t>
      </w:r>
      <w:r>
        <w:rPr>
          <w:rFonts w:ascii="SimHei" w:eastAsia="SimHei" w:hAnsi="SimSun" w:hint="eastAsia"/>
          <w:b/>
          <w:color w:val="339966"/>
          <w:sz w:val="24"/>
        </w:rPr>
        <w:t>4</w:t>
      </w:r>
      <w:r w:rsidRPr="003469EB">
        <w:rPr>
          <w:rFonts w:ascii="SimHei" w:eastAsia="SimHei" w:hAnsi="SimSun" w:hint="eastAsia"/>
          <w:sz w:val="24"/>
        </w:rPr>
        <w:t xml:space="preserve"> </w:t>
      </w:r>
      <w:r>
        <w:rPr>
          <w:rFonts w:ascii="SimHei" w:eastAsia="SimHei" w:hAnsi="SimSun" w:hint="eastAsia"/>
          <w:sz w:val="24"/>
        </w:rPr>
        <w:t>与CPUFreq框架的协同</w:t>
      </w:r>
      <w:bookmarkEnd w:id="1382"/>
    </w:p>
    <w:p w14:paraId="4E70C424" w14:textId="77777777" w:rsidR="00A120C6" w:rsidRDefault="00A120C6" w:rsidP="00CA2DBE">
      <w:pPr>
        <w:rPr>
          <w:rFonts w:hAnsi="SimSun"/>
          <w:sz w:val="24"/>
          <w:szCs w:val="24"/>
        </w:rPr>
      </w:pPr>
      <w:r>
        <w:rPr>
          <w:rFonts w:hAnsi="SimSun" w:hint="eastAsia"/>
          <w:sz w:val="24"/>
          <w:szCs w:val="24"/>
        </w:rPr>
        <w:t>与</w:t>
      </w:r>
      <w:r>
        <w:rPr>
          <w:rFonts w:hAnsi="SimSun" w:hint="eastAsia"/>
          <w:sz w:val="24"/>
          <w:szCs w:val="24"/>
        </w:rPr>
        <w:t>CPU</w:t>
      </w:r>
      <w:r>
        <w:rPr>
          <w:rFonts w:hAnsi="SimSun" w:hint="eastAsia"/>
          <w:sz w:val="24"/>
          <w:szCs w:val="24"/>
        </w:rPr>
        <w:t>调度器类似地，</w:t>
      </w:r>
      <w:r>
        <w:rPr>
          <w:rFonts w:hAnsi="SimSun" w:hint="eastAsia"/>
          <w:sz w:val="24"/>
          <w:szCs w:val="24"/>
        </w:rPr>
        <w:t>CPUFreq governor (Ondemand)</w:t>
      </w:r>
      <w:r>
        <w:rPr>
          <w:rFonts w:hAnsi="SimSun" w:hint="eastAsia"/>
          <w:sz w:val="24"/>
          <w:szCs w:val="24"/>
        </w:rPr>
        <w:t>也统计系统内的负载来设置每个</w:t>
      </w:r>
      <w:r>
        <w:rPr>
          <w:rFonts w:hAnsi="SimSun" w:hint="eastAsia"/>
          <w:sz w:val="24"/>
          <w:szCs w:val="24"/>
        </w:rPr>
        <w:t>CPU</w:t>
      </w:r>
      <w:r>
        <w:rPr>
          <w:rFonts w:hAnsi="SimSun" w:hint="eastAsia"/>
          <w:sz w:val="24"/>
          <w:szCs w:val="24"/>
        </w:rPr>
        <w:t>的运行频率。</w:t>
      </w:r>
      <w:r w:rsidR="00C463EF">
        <w:rPr>
          <w:rFonts w:hAnsi="SimSun" w:hint="eastAsia"/>
          <w:sz w:val="24"/>
          <w:szCs w:val="24"/>
        </w:rPr>
        <w:t>参见</w:t>
      </w:r>
      <w:r>
        <w:rPr>
          <w:rFonts w:hAnsi="SimSun" w:hint="eastAsia"/>
          <w:sz w:val="24"/>
          <w:szCs w:val="24"/>
        </w:rPr>
        <w:t>2.1.3</w:t>
      </w:r>
      <w:r>
        <w:rPr>
          <w:rFonts w:hAnsi="SimSun" w:hint="eastAsia"/>
          <w:sz w:val="24"/>
          <w:szCs w:val="24"/>
        </w:rPr>
        <w:t>节的分析，</w:t>
      </w:r>
      <w:r>
        <w:rPr>
          <w:rFonts w:hAnsi="SimSun" w:hint="eastAsia"/>
          <w:sz w:val="24"/>
          <w:szCs w:val="24"/>
        </w:rPr>
        <w:t>CPUFreq</w:t>
      </w:r>
      <w:r>
        <w:rPr>
          <w:rFonts w:hAnsi="SimSun" w:hint="eastAsia"/>
          <w:sz w:val="24"/>
          <w:szCs w:val="24"/>
        </w:rPr>
        <w:t>通过设置</w:t>
      </w:r>
      <w:r w:rsidR="00543419">
        <w:rPr>
          <w:rFonts w:hAnsi="SimSun" w:hint="eastAsia"/>
          <w:sz w:val="24"/>
          <w:szCs w:val="24"/>
        </w:rPr>
        <w:t>可以满足系统内任务运行要求的最低频率且不影响系统整体性能</w:t>
      </w:r>
      <w:r w:rsidR="00C463EF">
        <w:rPr>
          <w:rFonts w:hAnsi="SimSun" w:hint="eastAsia"/>
          <w:sz w:val="24"/>
          <w:szCs w:val="24"/>
        </w:rPr>
        <w:t>，</w:t>
      </w:r>
      <w:r>
        <w:rPr>
          <w:rFonts w:hAnsi="SimSun" w:hint="eastAsia"/>
          <w:sz w:val="24"/>
          <w:szCs w:val="24"/>
        </w:rPr>
        <w:t>从而达到降低系统功耗的目的。</w:t>
      </w:r>
      <w:r w:rsidR="00543419">
        <w:rPr>
          <w:rFonts w:hAnsi="SimSun" w:hint="eastAsia"/>
          <w:sz w:val="24"/>
          <w:szCs w:val="24"/>
        </w:rPr>
        <w:t>然而，在目前的</w:t>
      </w:r>
      <w:r w:rsidR="00543419">
        <w:rPr>
          <w:rFonts w:hAnsi="SimSun" w:hint="eastAsia"/>
          <w:sz w:val="24"/>
          <w:szCs w:val="24"/>
        </w:rPr>
        <w:t>Linux</w:t>
      </w:r>
      <w:r w:rsidR="00543419">
        <w:rPr>
          <w:rFonts w:hAnsi="SimSun" w:hint="eastAsia"/>
          <w:sz w:val="24"/>
          <w:szCs w:val="24"/>
        </w:rPr>
        <w:t>内核中设计中，</w:t>
      </w:r>
      <w:r w:rsidR="00543419">
        <w:rPr>
          <w:rFonts w:hAnsi="SimSun" w:hint="eastAsia"/>
          <w:sz w:val="24"/>
          <w:szCs w:val="24"/>
        </w:rPr>
        <w:t>CPUFreq</w:t>
      </w:r>
      <w:r w:rsidR="00543419">
        <w:rPr>
          <w:rFonts w:hAnsi="SimSun" w:hint="eastAsia"/>
          <w:sz w:val="24"/>
          <w:szCs w:val="24"/>
        </w:rPr>
        <w:t>和</w:t>
      </w:r>
      <w:r w:rsidR="00543419">
        <w:rPr>
          <w:rFonts w:hAnsi="SimSun" w:hint="eastAsia"/>
          <w:sz w:val="24"/>
          <w:szCs w:val="24"/>
        </w:rPr>
        <w:t>CPU</w:t>
      </w:r>
      <w:r w:rsidR="00543419">
        <w:rPr>
          <w:rFonts w:hAnsi="SimSun" w:hint="eastAsia"/>
          <w:sz w:val="24"/>
          <w:szCs w:val="24"/>
        </w:rPr>
        <w:t>调度器是两个互相独立的设计，这就导致下面一系列的问题</w:t>
      </w:r>
      <w:r w:rsidR="004D1029" w:rsidRPr="004D1029">
        <w:rPr>
          <w:rFonts w:hAnsi="SimSun" w:hint="eastAsia"/>
          <w:sz w:val="24"/>
          <w:szCs w:val="24"/>
          <w:vertAlign w:val="superscript"/>
        </w:rPr>
        <w:t>[26]</w:t>
      </w:r>
      <w:r w:rsidR="00543419">
        <w:rPr>
          <w:rFonts w:hAnsi="SimSun" w:hint="eastAsia"/>
          <w:sz w:val="24"/>
          <w:szCs w:val="24"/>
        </w:rPr>
        <w:t>：</w:t>
      </w:r>
    </w:p>
    <w:p w14:paraId="57216AE6" w14:textId="77777777" w:rsidR="005848D5" w:rsidRDefault="002947D9">
      <w:pPr>
        <w:pStyle w:val="af5"/>
        <w:numPr>
          <w:ilvl w:val="0"/>
          <w:numId w:val="22"/>
        </w:numPr>
        <w:tabs>
          <w:tab w:val="left" w:pos="1134"/>
        </w:tabs>
        <w:ind w:left="426" w:firstLine="0"/>
        <w:rPr>
          <w:rFonts w:hAnsi="SimSun"/>
          <w:sz w:val="24"/>
          <w:szCs w:val="24"/>
        </w:rPr>
      </w:pPr>
      <w:r>
        <w:rPr>
          <w:rFonts w:hAnsi="SimSun" w:hint="eastAsia"/>
          <w:sz w:val="24"/>
          <w:szCs w:val="24"/>
        </w:rPr>
        <w:t>CPUFreq</w:t>
      </w:r>
      <w:r>
        <w:rPr>
          <w:rFonts w:hAnsi="SimSun" w:hint="eastAsia"/>
          <w:sz w:val="24"/>
          <w:szCs w:val="24"/>
        </w:rPr>
        <w:t>加入了大量的代码</w:t>
      </w:r>
      <w:r w:rsidR="00725B75">
        <w:rPr>
          <w:rFonts w:hAnsi="SimSun" w:hint="eastAsia"/>
          <w:sz w:val="24"/>
          <w:szCs w:val="24"/>
        </w:rPr>
        <w:t>通过间接的方法来评估实际的</w:t>
      </w:r>
      <w:r w:rsidR="00725B75">
        <w:rPr>
          <w:rFonts w:hAnsi="SimSun" w:hint="eastAsia"/>
          <w:sz w:val="24"/>
          <w:szCs w:val="24"/>
        </w:rPr>
        <w:t>CPU</w:t>
      </w:r>
      <w:r w:rsidR="00725B75">
        <w:rPr>
          <w:rFonts w:hAnsi="SimSun" w:hint="eastAsia"/>
          <w:sz w:val="24"/>
          <w:szCs w:val="24"/>
        </w:rPr>
        <w:t>负载</w:t>
      </w:r>
      <w:r w:rsidR="00C2603E">
        <w:rPr>
          <w:rFonts w:hAnsi="SimSun" w:hint="eastAsia"/>
          <w:sz w:val="24"/>
          <w:szCs w:val="24"/>
        </w:rPr>
        <w:t>，包括使用试探法来避免预测错误</w:t>
      </w:r>
      <w:r w:rsidR="00725B75">
        <w:rPr>
          <w:rFonts w:hAnsi="SimSun" w:hint="eastAsia"/>
          <w:sz w:val="24"/>
          <w:szCs w:val="24"/>
        </w:rPr>
        <w:t>。然而，这些信息在调度器中已经获得了。</w:t>
      </w:r>
    </w:p>
    <w:p w14:paraId="380EE0E2" w14:textId="77777777" w:rsidR="005848D5" w:rsidRDefault="00C2603E">
      <w:pPr>
        <w:pStyle w:val="af5"/>
        <w:numPr>
          <w:ilvl w:val="0"/>
          <w:numId w:val="22"/>
        </w:numPr>
        <w:tabs>
          <w:tab w:val="left" w:pos="993"/>
          <w:tab w:val="left" w:pos="1134"/>
        </w:tabs>
        <w:ind w:left="426" w:firstLine="0"/>
        <w:rPr>
          <w:rFonts w:hAnsi="SimSun"/>
          <w:sz w:val="24"/>
          <w:szCs w:val="24"/>
        </w:rPr>
      </w:pPr>
      <w:r>
        <w:rPr>
          <w:rFonts w:hAnsi="SimSun" w:hint="eastAsia"/>
          <w:sz w:val="24"/>
          <w:szCs w:val="24"/>
        </w:rPr>
        <w:t>调度器可以精确地获得每个进程对</w:t>
      </w:r>
      <w:r>
        <w:rPr>
          <w:rFonts w:hAnsi="SimSun" w:hint="eastAsia"/>
          <w:sz w:val="24"/>
          <w:szCs w:val="24"/>
        </w:rPr>
        <w:t>CPU</w:t>
      </w:r>
      <w:r>
        <w:rPr>
          <w:rFonts w:hAnsi="SimSun" w:hint="eastAsia"/>
          <w:sz w:val="24"/>
          <w:szCs w:val="24"/>
        </w:rPr>
        <w:t>负载的贡献，但</w:t>
      </w:r>
      <w:r>
        <w:rPr>
          <w:rFonts w:hAnsi="SimSun" w:hint="eastAsia"/>
          <w:sz w:val="24"/>
          <w:szCs w:val="24"/>
        </w:rPr>
        <w:t>CPUFreq</w:t>
      </w:r>
      <w:r>
        <w:rPr>
          <w:rFonts w:hAnsi="SimSun" w:hint="eastAsia"/>
          <w:sz w:val="24"/>
          <w:szCs w:val="24"/>
        </w:rPr>
        <w:t>没有这样的能力。当出现任务升级或唤醒情况时，</w:t>
      </w:r>
      <w:r>
        <w:rPr>
          <w:rFonts w:hAnsi="SimSun" w:hint="eastAsia"/>
          <w:sz w:val="24"/>
          <w:szCs w:val="24"/>
        </w:rPr>
        <w:t>CPU</w:t>
      </w:r>
      <w:r>
        <w:rPr>
          <w:rFonts w:hAnsi="SimSun" w:hint="eastAsia"/>
          <w:sz w:val="24"/>
          <w:szCs w:val="24"/>
        </w:rPr>
        <w:t>调度器可以提前计算出</w:t>
      </w:r>
      <w:r>
        <w:rPr>
          <w:rFonts w:hAnsi="SimSun" w:hint="eastAsia"/>
          <w:sz w:val="24"/>
          <w:szCs w:val="24"/>
        </w:rPr>
        <w:t>CPU</w:t>
      </w:r>
      <w:r>
        <w:rPr>
          <w:rFonts w:hAnsi="SimSun" w:hint="eastAsia"/>
          <w:sz w:val="24"/>
          <w:szCs w:val="24"/>
        </w:rPr>
        <w:t>负载变化的情况而</w:t>
      </w:r>
      <w:r>
        <w:rPr>
          <w:rFonts w:hAnsi="SimSun" w:hint="eastAsia"/>
          <w:sz w:val="24"/>
          <w:szCs w:val="24"/>
        </w:rPr>
        <w:t>CPUFreq</w:t>
      </w:r>
      <w:r>
        <w:rPr>
          <w:rFonts w:hAnsi="SimSun" w:hint="eastAsia"/>
          <w:sz w:val="24"/>
          <w:szCs w:val="24"/>
        </w:rPr>
        <w:t>只能注意到负载的增加并且在它实际发生后做出反应。</w:t>
      </w:r>
    </w:p>
    <w:p w14:paraId="2DD60416" w14:textId="77777777" w:rsidR="005848D5" w:rsidRDefault="00C2603E">
      <w:pPr>
        <w:pStyle w:val="af5"/>
        <w:numPr>
          <w:ilvl w:val="0"/>
          <w:numId w:val="22"/>
        </w:numPr>
        <w:tabs>
          <w:tab w:val="left" w:pos="1134"/>
        </w:tabs>
        <w:ind w:left="426" w:firstLine="0"/>
        <w:rPr>
          <w:rFonts w:hAnsi="SimSun"/>
          <w:sz w:val="24"/>
          <w:szCs w:val="24"/>
        </w:rPr>
      </w:pPr>
      <w:r>
        <w:rPr>
          <w:rFonts w:hAnsi="SimSun" w:hint="eastAsia"/>
          <w:sz w:val="24"/>
          <w:szCs w:val="24"/>
        </w:rPr>
        <w:t>为了确保所有任务调度的公平性，调度器记录了每个任务的执行</w:t>
      </w:r>
      <w:r w:rsidR="004D1029">
        <w:rPr>
          <w:rFonts w:hAnsi="SimSun" w:hint="eastAsia"/>
          <w:sz w:val="24"/>
          <w:szCs w:val="24"/>
        </w:rPr>
        <w:t>时间</w:t>
      </w:r>
      <w:r>
        <w:rPr>
          <w:rFonts w:hAnsi="SimSun" w:hint="eastAsia"/>
          <w:sz w:val="24"/>
          <w:szCs w:val="24"/>
        </w:rPr>
        <w:t>。但是，因为调度器不知晓</w:t>
      </w:r>
      <w:r>
        <w:rPr>
          <w:rFonts w:hAnsi="SimSun" w:hint="eastAsia"/>
          <w:sz w:val="24"/>
          <w:szCs w:val="24"/>
        </w:rPr>
        <w:t>CPU</w:t>
      </w:r>
      <w:r>
        <w:rPr>
          <w:rFonts w:hAnsi="SimSun" w:hint="eastAsia"/>
          <w:sz w:val="24"/>
          <w:szCs w:val="24"/>
        </w:rPr>
        <w:t>频率的变化，当</w:t>
      </w:r>
      <w:r w:rsidR="004D1029">
        <w:rPr>
          <w:rFonts w:hAnsi="SimSun" w:hint="eastAsia"/>
          <w:sz w:val="24"/>
          <w:szCs w:val="24"/>
        </w:rPr>
        <w:t>一个</w:t>
      </w:r>
      <w:r>
        <w:rPr>
          <w:rFonts w:hAnsi="SimSun" w:hint="eastAsia"/>
          <w:sz w:val="24"/>
          <w:szCs w:val="24"/>
        </w:rPr>
        <w:t>任务运行在一个频率降低的</w:t>
      </w:r>
      <w:r>
        <w:rPr>
          <w:rFonts w:hAnsi="SimSun" w:hint="eastAsia"/>
          <w:sz w:val="24"/>
          <w:szCs w:val="24"/>
        </w:rPr>
        <w:t>CPU</w:t>
      </w:r>
      <w:r>
        <w:rPr>
          <w:rFonts w:hAnsi="SimSun" w:hint="eastAsia"/>
          <w:sz w:val="24"/>
          <w:szCs w:val="24"/>
        </w:rPr>
        <w:t>上时，</w:t>
      </w:r>
      <w:r w:rsidR="004D1029">
        <w:rPr>
          <w:rFonts w:hAnsi="SimSun" w:hint="eastAsia"/>
          <w:sz w:val="24"/>
          <w:szCs w:val="24"/>
        </w:rPr>
        <w:t>相比运行在一个频率更高的</w:t>
      </w:r>
      <w:r w:rsidR="004D1029">
        <w:rPr>
          <w:rFonts w:hAnsi="SimSun" w:hint="eastAsia"/>
          <w:sz w:val="24"/>
          <w:szCs w:val="24"/>
        </w:rPr>
        <w:t>CPU</w:t>
      </w:r>
      <w:r w:rsidR="004D1029">
        <w:rPr>
          <w:rFonts w:hAnsi="SimSun" w:hint="eastAsia"/>
          <w:sz w:val="24"/>
          <w:szCs w:val="24"/>
        </w:rPr>
        <w:t>上的相同任务，</w:t>
      </w:r>
      <w:r>
        <w:rPr>
          <w:rFonts w:hAnsi="SimSun" w:hint="eastAsia"/>
          <w:sz w:val="24"/>
          <w:szCs w:val="24"/>
        </w:rPr>
        <w:t>它的执行时间就会变长</w:t>
      </w:r>
      <w:r w:rsidR="004D1029">
        <w:rPr>
          <w:rFonts w:hAnsi="SimSun" w:hint="eastAsia"/>
          <w:sz w:val="24"/>
          <w:szCs w:val="24"/>
        </w:rPr>
        <w:t>，这就导致公平性无法保证。</w:t>
      </w:r>
    </w:p>
    <w:p w14:paraId="06678C7F" w14:textId="77777777" w:rsidR="00CA2DBE" w:rsidRPr="00ED504E" w:rsidRDefault="004D1029" w:rsidP="00CA2DBE">
      <w:pPr>
        <w:rPr>
          <w:sz w:val="24"/>
          <w:szCs w:val="24"/>
        </w:rPr>
      </w:pPr>
      <w:r>
        <w:rPr>
          <w:rFonts w:hAnsi="SimSun" w:hint="eastAsia"/>
          <w:sz w:val="24"/>
          <w:szCs w:val="24"/>
        </w:rPr>
        <w:t>为了解决这些问题，需要调度器和</w:t>
      </w:r>
      <w:r>
        <w:rPr>
          <w:rFonts w:hAnsi="SimSun" w:hint="eastAsia"/>
          <w:sz w:val="24"/>
          <w:szCs w:val="24"/>
        </w:rPr>
        <w:t>CPUFreq</w:t>
      </w:r>
      <w:r>
        <w:rPr>
          <w:rFonts w:hAnsi="SimSun" w:hint="eastAsia"/>
          <w:sz w:val="24"/>
          <w:szCs w:val="24"/>
        </w:rPr>
        <w:t>更紧密的协同工作</w:t>
      </w:r>
      <w:r w:rsidR="00311421" w:rsidRPr="00ED504E">
        <w:rPr>
          <w:rFonts w:hAnsi="SimSun"/>
          <w:sz w:val="24"/>
          <w:szCs w:val="24"/>
        </w:rPr>
        <w:t>，即在需要对</w:t>
      </w:r>
      <w:r w:rsidR="00311421" w:rsidRPr="00ED504E">
        <w:rPr>
          <w:sz w:val="24"/>
          <w:szCs w:val="24"/>
        </w:rPr>
        <w:t>CPU</w:t>
      </w:r>
      <w:r w:rsidR="00311421" w:rsidRPr="00ED504E">
        <w:rPr>
          <w:rFonts w:hAnsi="SimSun"/>
          <w:sz w:val="24"/>
          <w:szCs w:val="24"/>
        </w:rPr>
        <w:t>频率做出调整时通知</w:t>
      </w:r>
      <w:r w:rsidR="00311421" w:rsidRPr="00ED504E">
        <w:rPr>
          <w:sz w:val="24"/>
          <w:szCs w:val="24"/>
        </w:rPr>
        <w:t>CPUFreq governor</w:t>
      </w:r>
      <w:r w:rsidR="00311421" w:rsidRPr="00ED504E">
        <w:rPr>
          <w:rFonts w:hAnsi="SimSun"/>
          <w:sz w:val="24"/>
          <w:szCs w:val="24"/>
        </w:rPr>
        <w:t>进行调整以确保</w:t>
      </w:r>
      <w:r w:rsidR="00311421" w:rsidRPr="00ED504E">
        <w:rPr>
          <w:sz w:val="24"/>
          <w:szCs w:val="24"/>
        </w:rPr>
        <w:t>CPU</w:t>
      </w:r>
      <w:r w:rsidR="00311421" w:rsidRPr="00ED504E">
        <w:rPr>
          <w:rFonts w:hAnsi="SimSun"/>
          <w:sz w:val="24"/>
          <w:szCs w:val="24"/>
        </w:rPr>
        <w:t>总是以最合适对频率运行。</w:t>
      </w:r>
      <w:r w:rsidR="00BC44CC">
        <w:rPr>
          <w:rFonts w:hAnsi="SimSun" w:hint="eastAsia"/>
          <w:sz w:val="24"/>
          <w:szCs w:val="24"/>
        </w:rPr>
        <w:t>这样做的好处在于</w:t>
      </w:r>
      <w:r w:rsidR="00BC44CC">
        <w:rPr>
          <w:rFonts w:hAnsi="SimSun" w:hint="eastAsia"/>
          <w:sz w:val="24"/>
          <w:szCs w:val="24"/>
        </w:rPr>
        <w:t>CPUFreq</w:t>
      </w:r>
      <w:r w:rsidR="00BC44CC">
        <w:rPr>
          <w:rFonts w:hAnsi="SimSun" w:hint="eastAsia"/>
          <w:sz w:val="24"/>
          <w:szCs w:val="24"/>
        </w:rPr>
        <w:t>可以获得积极主动调整时钟频率的能力而不再只是单纯做出反应。同时，和调度器的其他活动，比如负载均衡也可以协调得更好</w:t>
      </w:r>
      <w:r w:rsidR="00BC44CC" w:rsidRPr="00BC44CC">
        <w:rPr>
          <w:rFonts w:hAnsi="SimSun" w:hint="eastAsia"/>
          <w:sz w:val="24"/>
          <w:szCs w:val="24"/>
          <w:vertAlign w:val="superscript"/>
        </w:rPr>
        <w:t>[26]</w:t>
      </w:r>
      <w:r w:rsidR="00BC44CC">
        <w:rPr>
          <w:rFonts w:hAnsi="SimSun" w:hint="eastAsia"/>
          <w:sz w:val="24"/>
          <w:szCs w:val="24"/>
        </w:rPr>
        <w:t>。</w:t>
      </w:r>
      <w:r w:rsidR="00311421" w:rsidRPr="00ED504E">
        <w:rPr>
          <w:rFonts w:hAnsi="SimSun"/>
          <w:sz w:val="24"/>
          <w:szCs w:val="24"/>
        </w:rPr>
        <w:t>因此，在本文所阐述的设计中，包括了在以下事件发生时对</w:t>
      </w:r>
      <w:r w:rsidR="00311421" w:rsidRPr="00ED504E">
        <w:rPr>
          <w:sz w:val="24"/>
          <w:szCs w:val="24"/>
        </w:rPr>
        <w:t>CPU</w:t>
      </w:r>
      <w:r w:rsidR="00311421" w:rsidRPr="00ED504E">
        <w:rPr>
          <w:rFonts w:hAnsi="SimSun"/>
          <w:sz w:val="24"/>
          <w:szCs w:val="24"/>
        </w:rPr>
        <w:t>频率是否需要调整进行检查的机制：</w:t>
      </w:r>
    </w:p>
    <w:p w14:paraId="4D85A912" w14:textId="77777777" w:rsidR="00311421" w:rsidRPr="00ED504E" w:rsidRDefault="00554183" w:rsidP="00415507">
      <w:pPr>
        <w:numPr>
          <w:ilvl w:val="0"/>
          <w:numId w:val="7"/>
        </w:numPr>
        <w:ind w:left="851" w:hanging="431"/>
        <w:rPr>
          <w:sz w:val="24"/>
          <w:szCs w:val="24"/>
        </w:rPr>
      </w:pPr>
      <w:r w:rsidRPr="00ED504E">
        <w:rPr>
          <w:rFonts w:hAnsi="SimSun"/>
          <w:sz w:val="24"/>
          <w:szCs w:val="24"/>
        </w:rPr>
        <w:t>唤醒一个任务</w:t>
      </w:r>
    </w:p>
    <w:p w14:paraId="1BB3F594" w14:textId="77777777" w:rsidR="00554183" w:rsidRPr="00ED504E" w:rsidRDefault="00554183" w:rsidP="00415507">
      <w:pPr>
        <w:numPr>
          <w:ilvl w:val="0"/>
          <w:numId w:val="7"/>
        </w:numPr>
        <w:ind w:left="851" w:hanging="431"/>
        <w:rPr>
          <w:sz w:val="24"/>
          <w:szCs w:val="24"/>
        </w:rPr>
      </w:pPr>
      <w:r w:rsidRPr="00ED504E">
        <w:rPr>
          <w:rFonts w:hAnsi="SimSun"/>
          <w:sz w:val="24"/>
          <w:szCs w:val="24"/>
        </w:rPr>
        <w:t>任务被升级调度到另外一个</w:t>
      </w:r>
      <w:r w:rsidRPr="00ED504E">
        <w:rPr>
          <w:sz w:val="24"/>
          <w:szCs w:val="24"/>
        </w:rPr>
        <w:t>CPU</w:t>
      </w:r>
    </w:p>
    <w:p w14:paraId="61E0E0AB" w14:textId="77777777" w:rsidR="00554183" w:rsidRPr="00ED504E" w:rsidRDefault="00554183" w:rsidP="00415507">
      <w:pPr>
        <w:numPr>
          <w:ilvl w:val="0"/>
          <w:numId w:val="7"/>
        </w:numPr>
        <w:ind w:left="851" w:hanging="431"/>
        <w:rPr>
          <w:sz w:val="24"/>
          <w:szCs w:val="24"/>
        </w:rPr>
      </w:pPr>
      <w:r w:rsidRPr="00ED504E">
        <w:rPr>
          <w:rFonts w:hAnsi="SimSun"/>
          <w:sz w:val="24"/>
          <w:szCs w:val="24"/>
        </w:rPr>
        <w:t>进行负载均衡</w:t>
      </w:r>
    </w:p>
    <w:p w14:paraId="0B17D8EA" w14:textId="77777777" w:rsidR="00F7609F" w:rsidRPr="00ED504E" w:rsidRDefault="00DA297D" w:rsidP="00F7609F">
      <w:pPr>
        <w:rPr>
          <w:sz w:val="24"/>
          <w:szCs w:val="24"/>
        </w:rPr>
      </w:pPr>
      <w:r w:rsidRPr="00ED504E">
        <w:rPr>
          <w:rFonts w:hAnsi="SimSun"/>
          <w:sz w:val="24"/>
          <w:szCs w:val="24"/>
        </w:rPr>
        <w:lastRenderedPageBreak/>
        <w:t>为避免频繁调整</w:t>
      </w:r>
      <w:r w:rsidRPr="00ED504E">
        <w:rPr>
          <w:sz w:val="24"/>
          <w:szCs w:val="24"/>
        </w:rPr>
        <w:t>CPU</w:t>
      </w:r>
      <w:r w:rsidRPr="00ED504E">
        <w:rPr>
          <w:rFonts w:hAnsi="SimSun"/>
          <w:sz w:val="24"/>
          <w:szCs w:val="24"/>
        </w:rPr>
        <w:t>频率带来的开销影响整体功耗，在本设计中</w:t>
      </w:r>
      <w:r w:rsidR="00F7609F" w:rsidRPr="00ED504E">
        <w:rPr>
          <w:rFonts w:hAnsi="SimSun"/>
          <w:sz w:val="24"/>
          <w:szCs w:val="24"/>
        </w:rPr>
        <w:t>调度器需要定义负载增加时所需</w:t>
      </w:r>
      <w:r w:rsidR="00F7609F" w:rsidRPr="00ED504E">
        <w:rPr>
          <w:sz w:val="24"/>
          <w:szCs w:val="24"/>
        </w:rPr>
        <w:t>CPU</w:t>
      </w:r>
      <w:r w:rsidR="00F7609F" w:rsidRPr="00ED504E">
        <w:rPr>
          <w:rFonts w:hAnsi="SimSun"/>
          <w:sz w:val="24"/>
          <w:szCs w:val="24"/>
        </w:rPr>
        <w:t>频率升高阈值</w:t>
      </w:r>
      <w:r w:rsidR="00B90876" w:rsidRPr="00ED504E">
        <w:rPr>
          <w:sz w:val="24"/>
          <w:szCs w:val="24"/>
        </w:rPr>
        <w:t>sysctl_sched_freq_inc_notify</w:t>
      </w:r>
      <w:r w:rsidR="00F7609F" w:rsidRPr="00ED504E">
        <w:rPr>
          <w:rFonts w:hAnsi="SimSun"/>
          <w:sz w:val="24"/>
          <w:szCs w:val="24"/>
        </w:rPr>
        <w:t>和负载减小时</w:t>
      </w:r>
      <w:r w:rsidR="00F7609F" w:rsidRPr="00ED504E">
        <w:rPr>
          <w:sz w:val="24"/>
          <w:szCs w:val="24"/>
        </w:rPr>
        <w:t>CPU</w:t>
      </w:r>
      <w:r w:rsidR="00F7609F" w:rsidRPr="00ED504E">
        <w:rPr>
          <w:rFonts w:hAnsi="SimSun"/>
          <w:sz w:val="24"/>
          <w:szCs w:val="24"/>
        </w:rPr>
        <w:t>频率降低阈值</w:t>
      </w:r>
      <w:r w:rsidR="00B90876" w:rsidRPr="00ED504E">
        <w:rPr>
          <w:sz w:val="24"/>
          <w:szCs w:val="24"/>
        </w:rPr>
        <w:t>sysctl_sched_freq_dec_notify</w:t>
      </w:r>
      <w:r w:rsidR="00F7609F" w:rsidRPr="00ED504E">
        <w:rPr>
          <w:rFonts w:hAnsi="SimSun"/>
          <w:sz w:val="24"/>
          <w:szCs w:val="24"/>
        </w:rPr>
        <w:t>。</w:t>
      </w:r>
      <w:r w:rsidR="00757EA6" w:rsidRPr="00ED504E">
        <w:rPr>
          <w:rFonts w:hAnsi="SimSun"/>
          <w:sz w:val="24"/>
          <w:szCs w:val="24"/>
        </w:rPr>
        <w:t>这两个阈值可以通过</w:t>
      </w:r>
      <w:r w:rsidR="00757EA6" w:rsidRPr="00ED504E">
        <w:rPr>
          <w:sz w:val="24"/>
          <w:szCs w:val="24"/>
        </w:rPr>
        <w:t>sysctl</w:t>
      </w:r>
      <w:r w:rsidR="00757EA6" w:rsidRPr="00ED504E">
        <w:rPr>
          <w:rFonts w:hAnsi="SimSun"/>
          <w:sz w:val="24"/>
          <w:szCs w:val="24"/>
        </w:rPr>
        <w:t>接口进行调整。</w:t>
      </w:r>
    </w:p>
    <w:p w14:paraId="2CE945DA" w14:textId="77777777" w:rsidR="00AB7389" w:rsidRPr="00ED504E" w:rsidRDefault="00090030" w:rsidP="00AB7389">
      <w:pPr>
        <w:rPr>
          <w:sz w:val="24"/>
          <w:szCs w:val="24"/>
        </w:rPr>
      </w:pPr>
      <w:r w:rsidRPr="00ED504E">
        <w:rPr>
          <w:rFonts w:hAnsi="SimSun"/>
          <w:sz w:val="24"/>
          <w:szCs w:val="24"/>
        </w:rPr>
        <w:t>当进行</w:t>
      </w:r>
      <w:r w:rsidRPr="00ED504E">
        <w:rPr>
          <w:sz w:val="24"/>
          <w:szCs w:val="24"/>
        </w:rPr>
        <w:t>CPU</w:t>
      </w:r>
      <w:r w:rsidR="00133E50" w:rsidRPr="00ED504E">
        <w:rPr>
          <w:rFonts w:hAnsi="SimSun"/>
          <w:sz w:val="24"/>
          <w:szCs w:val="24"/>
        </w:rPr>
        <w:t>频率检查时，先根据上一次查询</w:t>
      </w:r>
      <w:r w:rsidR="00133E50" w:rsidRPr="00ED504E">
        <w:rPr>
          <w:sz w:val="24"/>
          <w:szCs w:val="24"/>
        </w:rPr>
        <w:t>CPU</w:t>
      </w:r>
      <w:r w:rsidR="00133E50" w:rsidRPr="00ED504E">
        <w:rPr>
          <w:rFonts w:hAnsi="SimSun"/>
          <w:sz w:val="24"/>
          <w:szCs w:val="24"/>
        </w:rPr>
        <w:t>负载时的值计算出当前的等价</w:t>
      </w:r>
      <w:r w:rsidR="00133E50" w:rsidRPr="00ED504E">
        <w:rPr>
          <w:sz w:val="24"/>
          <w:szCs w:val="24"/>
        </w:rPr>
        <w:t>CPU</w:t>
      </w:r>
      <w:r w:rsidR="00133E50" w:rsidRPr="00ED504E">
        <w:rPr>
          <w:rFonts w:hAnsi="SimSun"/>
          <w:sz w:val="24"/>
          <w:szCs w:val="24"/>
        </w:rPr>
        <w:t>频率，再根据最近一次负载更新时的统计值计算出</w:t>
      </w:r>
      <w:r w:rsidR="00AB7389" w:rsidRPr="00ED504E">
        <w:rPr>
          <w:rFonts w:hAnsi="SimSun"/>
          <w:sz w:val="24"/>
          <w:szCs w:val="24"/>
        </w:rPr>
        <w:t>未来所需要的等价</w:t>
      </w:r>
      <w:r w:rsidR="00AB7389" w:rsidRPr="00ED504E">
        <w:rPr>
          <w:sz w:val="24"/>
          <w:szCs w:val="24"/>
        </w:rPr>
        <w:t>CPU</w:t>
      </w:r>
      <w:r w:rsidR="00AB7389" w:rsidRPr="00ED504E">
        <w:rPr>
          <w:rFonts w:hAnsi="SimSun"/>
          <w:sz w:val="24"/>
          <w:szCs w:val="24"/>
        </w:rPr>
        <w:t>频率。如果两者相差大于预先定义好的</w:t>
      </w:r>
      <w:r w:rsidR="00AB7389" w:rsidRPr="00ED504E">
        <w:rPr>
          <w:sz w:val="24"/>
          <w:szCs w:val="24"/>
        </w:rPr>
        <w:t>CPU</w:t>
      </w:r>
      <w:r w:rsidR="00AB7389" w:rsidRPr="00ED504E">
        <w:rPr>
          <w:rFonts w:hAnsi="SimSun"/>
          <w:sz w:val="24"/>
          <w:szCs w:val="24"/>
        </w:rPr>
        <w:t>频率调整阈值，就通知</w:t>
      </w:r>
      <w:r w:rsidR="00AB7389" w:rsidRPr="00ED504E">
        <w:rPr>
          <w:sz w:val="24"/>
          <w:szCs w:val="24"/>
        </w:rPr>
        <w:t>CPUFreq governor</w:t>
      </w:r>
      <w:r w:rsidR="00AB7389" w:rsidRPr="00ED504E">
        <w:rPr>
          <w:rFonts w:hAnsi="SimSun"/>
          <w:sz w:val="24"/>
          <w:szCs w:val="24"/>
        </w:rPr>
        <w:t>并指明可能需要调整频率的</w:t>
      </w:r>
      <w:r w:rsidR="00AB7389" w:rsidRPr="00ED504E">
        <w:rPr>
          <w:sz w:val="24"/>
          <w:szCs w:val="24"/>
        </w:rPr>
        <w:t>CPU</w:t>
      </w:r>
      <w:r w:rsidR="00AB7389" w:rsidRPr="00ED504E">
        <w:rPr>
          <w:rFonts w:hAnsi="SimSun"/>
          <w:sz w:val="24"/>
          <w:szCs w:val="24"/>
        </w:rPr>
        <w:t>序号。在</w:t>
      </w:r>
      <w:r w:rsidR="00AB7389" w:rsidRPr="00ED504E">
        <w:rPr>
          <w:sz w:val="24"/>
          <w:szCs w:val="24"/>
        </w:rPr>
        <w:t>CPUFreq governor</w:t>
      </w:r>
      <w:r w:rsidR="00AB7389" w:rsidRPr="00ED504E">
        <w:rPr>
          <w:rFonts w:hAnsi="SimSun"/>
          <w:sz w:val="24"/>
          <w:szCs w:val="24"/>
        </w:rPr>
        <w:t>中，</w:t>
      </w:r>
      <w:r w:rsidR="00B01E18" w:rsidRPr="00ED504E">
        <w:rPr>
          <w:rFonts w:hAnsi="SimSun"/>
          <w:sz w:val="24"/>
          <w:szCs w:val="24"/>
        </w:rPr>
        <w:t>当收到来自调度器的通知后，通过调度器提供的</w:t>
      </w:r>
      <w:r w:rsidR="00B90876" w:rsidRPr="00ED504E">
        <w:rPr>
          <w:sz w:val="24"/>
          <w:szCs w:val="24"/>
        </w:rPr>
        <w:t>sched_get_cpus_busy()</w:t>
      </w:r>
      <w:r w:rsidR="00B01E18" w:rsidRPr="00ED504E">
        <w:rPr>
          <w:rFonts w:hAnsi="SimSun"/>
          <w:sz w:val="24"/>
          <w:szCs w:val="24"/>
        </w:rPr>
        <w:t>接口得到当前</w:t>
      </w:r>
      <w:r w:rsidR="00B01E18" w:rsidRPr="00ED504E">
        <w:rPr>
          <w:sz w:val="24"/>
          <w:szCs w:val="24"/>
        </w:rPr>
        <w:t>CPU</w:t>
      </w:r>
      <w:r w:rsidR="00B01E18" w:rsidRPr="00ED504E">
        <w:rPr>
          <w:rFonts w:hAnsi="SimSun"/>
          <w:sz w:val="24"/>
          <w:szCs w:val="24"/>
        </w:rPr>
        <w:t>基于</w:t>
      </w:r>
      <w:r w:rsidR="00B01E18" w:rsidRPr="00ED504E">
        <w:rPr>
          <w:sz w:val="24"/>
          <w:szCs w:val="24"/>
        </w:rPr>
        <w:t>WinLT</w:t>
      </w:r>
      <w:r w:rsidR="00B01E18" w:rsidRPr="00ED504E">
        <w:rPr>
          <w:rFonts w:hAnsi="SimSun"/>
          <w:sz w:val="24"/>
          <w:szCs w:val="24"/>
        </w:rPr>
        <w:t>并归一化到</w:t>
      </w:r>
      <w:r w:rsidR="00B01E18" w:rsidRPr="00ED504E">
        <w:rPr>
          <w:sz w:val="24"/>
          <w:szCs w:val="24"/>
        </w:rPr>
        <w:t>CPU</w:t>
      </w:r>
      <w:r w:rsidR="00B01E18" w:rsidRPr="00ED504E">
        <w:rPr>
          <w:rFonts w:hAnsi="SimSun"/>
          <w:sz w:val="24"/>
          <w:szCs w:val="24"/>
        </w:rPr>
        <w:t>频率的负载值</w:t>
      </w:r>
      <w:r w:rsidR="00B90876" w:rsidRPr="00ED504E">
        <w:rPr>
          <w:rFonts w:hAnsi="SimSun"/>
          <w:sz w:val="24"/>
          <w:szCs w:val="24"/>
        </w:rPr>
        <w:t>并根据这个负载重新计算新的</w:t>
      </w:r>
      <w:r w:rsidR="00B90876" w:rsidRPr="00ED504E">
        <w:rPr>
          <w:sz w:val="24"/>
          <w:szCs w:val="24"/>
        </w:rPr>
        <w:t>CPU</w:t>
      </w:r>
      <w:r w:rsidR="00B90876" w:rsidRPr="00ED504E">
        <w:rPr>
          <w:rFonts w:hAnsi="SimSun"/>
          <w:sz w:val="24"/>
          <w:szCs w:val="24"/>
        </w:rPr>
        <w:t>频率。</w:t>
      </w:r>
    </w:p>
    <w:p w14:paraId="0C29828E" w14:textId="77777777" w:rsidR="00CA2DBE" w:rsidRPr="00CA2DBE" w:rsidRDefault="00CA2DBE" w:rsidP="00CA2DBE">
      <w:pPr>
        <w:rPr>
          <w:sz w:val="24"/>
          <w:szCs w:val="24"/>
        </w:rPr>
      </w:pPr>
    </w:p>
    <w:p w14:paraId="2F824A91" w14:textId="77777777" w:rsidR="00FA33E9" w:rsidRDefault="00FA33E9" w:rsidP="00FA33E9">
      <w:pPr>
        <w:ind w:rightChars="12" w:right="25" w:firstLine="0"/>
        <w:outlineLvl w:val="2"/>
        <w:rPr>
          <w:rFonts w:ascii="SimHei" w:eastAsia="SimHei" w:hAnsi="SimSun"/>
          <w:sz w:val="24"/>
        </w:rPr>
      </w:pPr>
      <w:bookmarkStart w:id="1383" w:name="_Toc471381679"/>
      <w:r>
        <w:rPr>
          <w:rFonts w:ascii="SimHei" w:eastAsia="SimHei" w:hAnsi="SimSun" w:hint="eastAsia"/>
          <w:b/>
          <w:color w:val="339966"/>
          <w:sz w:val="24"/>
        </w:rPr>
        <w:t>3</w:t>
      </w:r>
      <w:r w:rsidRPr="002A055A">
        <w:rPr>
          <w:rFonts w:ascii="SimHei" w:eastAsia="SimHei" w:hAnsi="SimSun" w:hint="eastAsia"/>
          <w:b/>
          <w:color w:val="339966"/>
          <w:sz w:val="24"/>
        </w:rPr>
        <w:t>.1.</w:t>
      </w:r>
      <w:r w:rsidR="00CA2DBE">
        <w:rPr>
          <w:rFonts w:ascii="SimHei" w:eastAsia="SimHei" w:hAnsi="SimSun" w:hint="eastAsia"/>
          <w:b/>
          <w:color w:val="339966"/>
          <w:sz w:val="24"/>
        </w:rPr>
        <w:t>5</w:t>
      </w:r>
      <w:r w:rsidRPr="003469EB">
        <w:rPr>
          <w:rFonts w:ascii="SimHei" w:eastAsia="SimHei" w:hAnsi="SimSun" w:hint="eastAsia"/>
          <w:sz w:val="24"/>
        </w:rPr>
        <w:t xml:space="preserve"> </w:t>
      </w:r>
      <w:r w:rsidR="003412AC">
        <w:rPr>
          <w:rFonts w:ascii="SimHei" w:eastAsia="SimHei" w:hAnsi="SimSun" w:hint="eastAsia"/>
          <w:sz w:val="24"/>
        </w:rPr>
        <w:t>可调整参数</w:t>
      </w:r>
      <w:bookmarkEnd w:id="1383"/>
    </w:p>
    <w:p w14:paraId="3473735E" w14:textId="77777777" w:rsidR="00037DE7" w:rsidRPr="00A17938" w:rsidRDefault="003D165E">
      <w:pPr>
        <w:ind w:firstLine="426"/>
        <w:rPr>
          <w:rFonts w:eastAsia="KaiTi"/>
          <w:rPrChange w:id="1384" w:author="Ling, Alex" w:date="2017-06-04T11:26:00Z">
            <w:rPr>
              <w:rFonts w:hAnsi="SimSun"/>
              <w:sz w:val="24"/>
              <w:szCs w:val="24"/>
            </w:rPr>
          </w:rPrChange>
        </w:rPr>
        <w:pPrChange w:id="1385" w:author="Ling, Alex" w:date="2017-06-04T11:30:00Z">
          <w:pPr>
            <w:pStyle w:val="af2"/>
            <w:ind w:firstLine="426"/>
          </w:pPr>
        </w:pPrChange>
      </w:pPr>
      <w:ins w:id="1386" w:author="alling" w:date="2017-04-04T16:05:00Z">
        <w:r w:rsidRPr="000D2630">
          <w:rPr>
            <w:rFonts w:hint="eastAsia"/>
            <w:sz w:val="24"/>
            <w:szCs w:val="24"/>
          </w:rPr>
          <w:t>除了上述改进之外，本设计还提供了一系列可调整</w:t>
        </w:r>
      </w:ins>
      <w:ins w:id="1387" w:author="alling" w:date="2017-04-04T16:06:00Z">
        <w:r w:rsidRPr="000D2630">
          <w:rPr>
            <w:rFonts w:hint="eastAsia"/>
            <w:sz w:val="24"/>
            <w:szCs w:val="24"/>
          </w:rPr>
          <w:t>参数用来在运行时调整调度器</w:t>
        </w:r>
      </w:ins>
      <w:ins w:id="1388" w:author="alling" w:date="2017-04-04T16:07:00Z">
        <w:r w:rsidRPr="000D2630">
          <w:rPr>
            <w:rFonts w:hint="eastAsia"/>
            <w:sz w:val="24"/>
            <w:szCs w:val="24"/>
          </w:rPr>
          <w:t>的工作方式</w:t>
        </w:r>
      </w:ins>
      <w:ins w:id="1389" w:author="alling" w:date="2017-04-04T16:09:00Z">
        <w:r w:rsidR="00B922F6" w:rsidRPr="000D2630">
          <w:rPr>
            <w:rFonts w:hint="eastAsia"/>
            <w:sz w:val="24"/>
            <w:szCs w:val="24"/>
          </w:rPr>
          <w:t>和策略</w:t>
        </w:r>
      </w:ins>
      <w:ins w:id="1390" w:author="alling" w:date="2017-04-04T16:07:00Z">
        <w:r w:rsidRPr="000D2630">
          <w:rPr>
            <w:rFonts w:hint="eastAsia"/>
            <w:sz w:val="24"/>
            <w:szCs w:val="24"/>
          </w:rPr>
          <w:t>。</w:t>
        </w:r>
      </w:ins>
      <w:r w:rsidR="009D5E9B" w:rsidRPr="000D2630">
        <w:rPr>
          <w:sz w:val="24"/>
          <w:szCs w:val="24"/>
        </w:rPr>
        <w:t>sched_ravg_window</w:t>
      </w:r>
      <w:r w:rsidR="009D5E9B" w:rsidRPr="000D2630">
        <w:rPr>
          <w:rFonts w:hint="eastAsia"/>
          <w:sz w:val="24"/>
          <w:szCs w:val="24"/>
          <w:rPrChange w:id="1391" w:author="Ling, Alex" w:date="2017-06-04T11:31:00Z">
            <w:rPr>
              <w:rFonts w:hAnsi="SimSun" w:hint="eastAsia"/>
              <w:sz w:val="24"/>
              <w:szCs w:val="24"/>
            </w:rPr>
          </w:rPrChange>
        </w:rPr>
        <w:t>描述了</w:t>
      </w:r>
      <w:r w:rsidR="009D5E9B" w:rsidRPr="000D2630">
        <w:rPr>
          <w:sz w:val="24"/>
          <w:szCs w:val="24"/>
        </w:rPr>
        <w:t>WinLT</w:t>
      </w:r>
      <w:r w:rsidR="009D5E9B" w:rsidRPr="000D2630">
        <w:rPr>
          <w:rFonts w:hint="eastAsia"/>
          <w:sz w:val="24"/>
          <w:szCs w:val="24"/>
          <w:rPrChange w:id="1392" w:author="Ling, Alex" w:date="2017-06-04T11:31:00Z">
            <w:rPr>
              <w:rFonts w:hAnsi="SimSun" w:hint="eastAsia"/>
              <w:sz w:val="24"/>
              <w:szCs w:val="24"/>
            </w:rPr>
          </w:rPrChange>
        </w:rPr>
        <w:t>中每一个时间窗口的长度。它的取值范围通常在</w:t>
      </w:r>
      <w:r w:rsidR="009D5E9B" w:rsidRPr="000D2630">
        <w:rPr>
          <w:sz w:val="24"/>
          <w:szCs w:val="24"/>
          <w:rPrChange w:id="1393" w:author="Ling, Alex" w:date="2017-06-04T11:31:00Z">
            <w:rPr>
              <w:rFonts w:hAnsi="SimSun"/>
              <w:sz w:val="24"/>
              <w:szCs w:val="24"/>
            </w:rPr>
          </w:rPrChange>
        </w:rPr>
        <w:t>10ms</w:t>
      </w:r>
      <w:r w:rsidR="009D5E9B" w:rsidRPr="000D2630">
        <w:rPr>
          <w:rFonts w:hint="eastAsia"/>
          <w:sz w:val="24"/>
          <w:szCs w:val="24"/>
          <w:rPrChange w:id="1394" w:author="Ling, Alex" w:date="2017-06-04T11:31:00Z">
            <w:rPr>
              <w:rFonts w:hAnsi="SimSun" w:hint="eastAsia"/>
              <w:sz w:val="24"/>
              <w:szCs w:val="24"/>
            </w:rPr>
          </w:rPrChange>
        </w:rPr>
        <w:t>到</w:t>
      </w:r>
      <w:r w:rsidR="009D5E9B" w:rsidRPr="000D2630">
        <w:rPr>
          <w:sz w:val="24"/>
          <w:szCs w:val="24"/>
          <w:rPrChange w:id="1395" w:author="Ling, Alex" w:date="2017-06-04T11:31:00Z">
            <w:rPr>
              <w:rFonts w:hAnsi="SimSun"/>
              <w:sz w:val="24"/>
              <w:szCs w:val="24"/>
            </w:rPr>
          </w:rPrChange>
        </w:rPr>
        <w:t>1s</w:t>
      </w:r>
      <w:r w:rsidR="009D5E9B" w:rsidRPr="000D2630">
        <w:rPr>
          <w:rFonts w:hint="eastAsia"/>
          <w:sz w:val="24"/>
          <w:szCs w:val="24"/>
          <w:rPrChange w:id="1396" w:author="Ling, Alex" w:date="2017-06-04T11:31:00Z">
            <w:rPr>
              <w:rFonts w:hAnsi="SimSun" w:hint="eastAsia"/>
              <w:sz w:val="24"/>
              <w:szCs w:val="24"/>
            </w:rPr>
          </w:rPrChange>
        </w:rPr>
        <w:t>，默认值为</w:t>
      </w:r>
      <w:r w:rsidR="009D5E9B" w:rsidRPr="000D2630">
        <w:rPr>
          <w:sz w:val="24"/>
          <w:szCs w:val="24"/>
          <w:rPrChange w:id="1397" w:author="Ling, Alex" w:date="2017-06-04T11:31:00Z">
            <w:rPr>
              <w:rFonts w:hAnsi="SimSun"/>
              <w:sz w:val="24"/>
              <w:szCs w:val="24"/>
            </w:rPr>
          </w:rPrChange>
        </w:rPr>
        <w:t>10ms</w:t>
      </w:r>
      <w:r w:rsidR="009D5E9B" w:rsidRPr="000D2630">
        <w:rPr>
          <w:rFonts w:hint="eastAsia"/>
          <w:sz w:val="24"/>
          <w:szCs w:val="24"/>
          <w:rPrChange w:id="1398" w:author="Ling, Alex" w:date="2017-06-04T11:31:00Z">
            <w:rPr>
              <w:rFonts w:hAnsi="SimSun" w:hint="eastAsia"/>
              <w:sz w:val="24"/>
              <w:szCs w:val="24"/>
            </w:rPr>
          </w:rPrChange>
        </w:rPr>
        <w:t>。</w:t>
      </w:r>
      <w:r w:rsidR="0069295F" w:rsidRPr="000D2630">
        <w:rPr>
          <w:sz w:val="24"/>
          <w:szCs w:val="24"/>
          <w:rPrChange w:id="1399" w:author="Ling, Alex" w:date="2017-06-04T11:30:00Z">
            <w:rPr>
              <w:rFonts w:hAnsi="SimSun"/>
              <w:sz w:val="24"/>
              <w:szCs w:val="24"/>
            </w:rPr>
          </w:rPrChange>
        </w:rPr>
        <w:t>sched</w:t>
      </w:r>
      <w:r w:rsidR="0069295F" w:rsidRPr="000D2630">
        <w:rPr>
          <w:sz w:val="24"/>
          <w:szCs w:val="24"/>
          <w:rPrChange w:id="1400" w:author="Ling, Alex" w:date="2017-06-04T11:31:00Z">
            <w:rPr>
              <w:rFonts w:hAnsi="SimSun"/>
              <w:sz w:val="24"/>
              <w:szCs w:val="24"/>
            </w:rPr>
          </w:rPrChange>
        </w:rPr>
        <w:t>_ravg_window</w:t>
      </w:r>
      <w:r w:rsidR="0069295F" w:rsidRPr="000D2630">
        <w:rPr>
          <w:rFonts w:hint="eastAsia"/>
          <w:sz w:val="24"/>
          <w:szCs w:val="24"/>
          <w:rPrChange w:id="1401" w:author="Ling, Alex" w:date="2017-06-04T11:31:00Z">
            <w:rPr>
              <w:rFonts w:hAnsi="SimSun" w:hint="eastAsia"/>
              <w:sz w:val="24"/>
              <w:szCs w:val="24"/>
            </w:rPr>
          </w:rPrChange>
        </w:rPr>
        <w:t>的大小决定了</w:t>
      </w:r>
      <w:r w:rsidR="0069295F" w:rsidRPr="000D2630">
        <w:rPr>
          <w:sz w:val="24"/>
          <w:szCs w:val="24"/>
          <w:rPrChange w:id="1402" w:author="Ling, Alex" w:date="2017-06-04T11:31:00Z">
            <w:rPr>
              <w:rFonts w:hAnsi="SimSun"/>
              <w:sz w:val="24"/>
              <w:szCs w:val="24"/>
            </w:rPr>
          </w:rPrChange>
        </w:rPr>
        <w:t>WinLT</w:t>
      </w:r>
      <w:r w:rsidR="0069295F" w:rsidRPr="000D2630">
        <w:rPr>
          <w:rFonts w:hint="eastAsia"/>
          <w:sz w:val="24"/>
          <w:szCs w:val="24"/>
          <w:rPrChange w:id="1403" w:author="Ling, Alex" w:date="2017-06-04T11:31:00Z">
            <w:rPr>
              <w:rFonts w:hAnsi="SimSun" w:hint="eastAsia"/>
              <w:sz w:val="24"/>
              <w:szCs w:val="24"/>
            </w:rPr>
          </w:rPrChange>
        </w:rPr>
        <w:t>算法中统计</w:t>
      </w:r>
      <w:r w:rsidR="0069295F" w:rsidRPr="000D2630">
        <w:rPr>
          <w:sz w:val="24"/>
          <w:szCs w:val="24"/>
          <w:rPrChange w:id="1404" w:author="Ling, Alex" w:date="2017-06-04T11:31:00Z">
            <w:rPr>
              <w:rFonts w:hAnsi="SimSun"/>
              <w:sz w:val="24"/>
              <w:szCs w:val="24"/>
            </w:rPr>
          </w:rPrChange>
        </w:rPr>
        <w:t>CPU</w:t>
      </w:r>
      <w:r w:rsidR="0069295F" w:rsidRPr="000D2630">
        <w:rPr>
          <w:rFonts w:hint="eastAsia"/>
          <w:sz w:val="24"/>
          <w:szCs w:val="24"/>
          <w:rPrChange w:id="1405" w:author="Ling, Alex" w:date="2017-06-04T11:31:00Z">
            <w:rPr>
              <w:rFonts w:hAnsi="SimSun" w:hint="eastAsia"/>
              <w:sz w:val="24"/>
              <w:szCs w:val="24"/>
            </w:rPr>
          </w:rPrChange>
        </w:rPr>
        <w:t>负载的最小单位时间，它的值需要根据系统实际使用场景来调整。在像智能手机这样的应用场景中，如果取值太大，则不能反映出用户在不同时间使用过程中</w:t>
      </w:r>
      <w:r w:rsidR="0069295F" w:rsidRPr="000D2630">
        <w:rPr>
          <w:sz w:val="24"/>
          <w:szCs w:val="24"/>
          <w:rPrChange w:id="1406" w:author="Ling, Alex" w:date="2017-06-04T11:31:00Z">
            <w:rPr>
              <w:rFonts w:hAnsi="SimSun"/>
              <w:sz w:val="24"/>
              <w:szCs w:val="24"/>
            </w:rPr>
          </w:rPrChange>
        </w:rPr>
        <w:t>CPU</w:t>
      </w:r>
      <w:r w:rsidR="0069295F" w:rsidRPr="000D2630">
        <w:rPr>
          <w:rFonts w:hint="eastAsia"/>
          <w:sz w:val="24"/>
          <w:szCs w:val="24"/>
          <w:rPrChange w:id="1407" w:author="Ling, Alex" w:date="2017-06-04T11:31:00Z">
            <w:rPr>
              <w:rFonts w:hAnsi="SimSun" w:hint="eastAsia"/>
              <w:sz w:val="24"/>
              <w:szCs w:val="24"/>
            </w:rPr>
          </w:rPrChange>
        </w:rPr>
        <w:t>负载的突发性和不确定性；如果取值太小，则会带来统计负载的额外开销。</w:t>
      </w:r>
      <w:r w:rsidR="005A4EC0" w:rsidRPr="000D2630">
        <w:rPr>
          <w:sz w:val="24"/>
          <w:szCs w:val="24"/>
          <w:rPrChange w:id="1408" w:author="Ling, Alex" w:date="2017-06-04T11:31:00Z">
            <w:rPr>
              <w:rFonts w:hAnsi="SimSun"/>
              <w:sz w:val="24"/>
              <w:szCs w:val="24"/>
            </w:rPr>
          </w:rPrChange>
        </w:rPr>
        <w:t>sched_ravg_window</w:t>
      </w:r>
      <w:r w:rsidR="005A4EC0" w:rsidRPr="000D2630">
        <w:rPr>
          <w:rFonts w:hint="eastAsia"/>
          <w:sz w:val="24"/>
          <w:szCs w:val="24"/>
          <w:rPrChange w:id="1409" w:author="Ling, Alex" w:date="2017-06-04T11:31:00Z">
            <w:rPr>
              <w:rFonts w:hAnsi="SimSun" w:hint="eastAsia"/>
              <w:sz w:val="24"/>
              <w:szCs w:val="24"/>
            </w:rPr>
          </w:rPrChange>
        </w:rPr>
        <w:t>的定义如表</w:t>
      </w:r>
      <w:r w:rsidR="005A4EC0" w:rsidRPr="000D2630">
        <w:rPr>
          <w:sz w:val="24"/>
          <w:szCs w:val="24"/>
          <w:rPrChange w:id="1410" w:author="Ling, Alex" w:date="2017-06-04T11:31:00Z">
            <w:rPr>
              <w:rFonts w:hAnsi="SimSun"/>
              <w:sz w:val="24"/>
              <w:szCs w:val="24"/>
            </w:rPr>
          </w:rPrChange>
        </w:rPr>
        <w:t>3-2</w:t>
      </w:r>
      <w:r w:rsidR="005A4EC0" w:rsidRPr="000D2630">
        <w:rPr>
          <w:rFonts w:hint="eastAsia"/>
          <w:sz w:val="24"/>
          <w:szCs w:val="24"/>
          <w:rPrChange w:id="1411" w:author="Ling, Alex" w:date="2017-06-04T11:31:00Z">
            <w:rPr>
              <w:rFonts w:hAnsi="SimSun" w:hint="eastAsia"/>
              <w:sz w:val="24"/>
              <w:szCs w:val="24"/>
            </w:rPr>
          </w:rPrChange>
        </w:rPr>
        <w:t>所示。</w:t>
      </w:r>
    </w:p>
    <w:p w14:paraId="4C1DBD0E" w14:textId="77777777" w:rsidR="005A4EC0" w:rsidRPr="000D2630" w:rsidRDefault="005A4EC0" w:rsidP="00A17938">
      <w:pPr>
        <w:pStyle w:val="af2"/>
        <w:ind w:firstLine="0"/>
        <w:jc w:val="center"/>
        <w:rPr>
          <w:rFonts w:ascii="Times New Roman" w:eastAsia="KaiTi" w:hAnsi="Times New Roman"/>
          <w:sz w:val="21"/>
          <w:szCs w:val="21"/>
          <w:rPrChange w:id="1412" w:author="Ling, Alex" w:date="2017-06-04T11:31:00Z">
            <w:rPr>
              <w:rFonts w:ascii="楷体" w:eastAsia="楷体" w:hAnsi="楷体"/>
              <w:sz w:val="21"/>
              <w:szCs w:val="21"/>
            </w:rPr>
          </w:rPrChange>
        </w:rPr>
      </w:pPr>
      <w:r w:rsidRPr="000D2630">
        <w:rPr>
          <w:rFonts w:ascii="Times New Roman" w:eastAsia="KaiTi" w:hAnsi="Times New Roman" w:hint="eastAsia"/>
          <w:sz w:val="21"/>
          <w:szCs w:val="21"/>
          <w:rPrChange w:id="1413" w:author="Ling, Alex" w:date="2017-06-04T11:31:00Z">
            <w:rPr>
              <w:rFonts w:ascii="楷体" w:eastAsia="楷体" w:hAnsi="楷体" w:hint="eastAsia"/>
              <w:sz w:val="21"/>
              <w:szCs w:val="21"/>
            </w:rPr>
          </w:rPrChange>
        </w:rPr>
        <w:t>表</w:t>
      </w:r>
      <w:r w:rsidRPr="000D2630">
        <w:rPr>
          <w:rFonts w:ascii="Times New Roman" w:eastAsia="KaiTi" w:hAnsi="Times New Roman"/>
          <w:sz w:val="21"/>
          <w:szCs w:val="21"/>
          <w:rPrChange w:id="1414" w:author="Ling, Alex" w:date="2017-06-04T11:31:00Z">
            <w:rPr>
              <w:rFonts w:ascii="楷体" w:eastAsia="楷体" w:hAnsi="楷体"/>
              <w:sz w:val="21"/>
              <w:szCs w:val="21"/>
            </w:rPr>
          </w:rPrChange>
        </w:rPr>
        <w:t>3-2 sched_ravg_window</w:t>
      </w:r>
      <w:r w:rsidRPr="000D2630">
        <w:rPr>
          <w:rFonts w:ascii="Times New Roman" w:eastAsia="KaiTi" w:hAnsi="Times New Roman" w:hint="eastAsia"/>
          <w:sz w:val="21"/>
          <w:szCs w:val="21"/>
          <w:rPrChange w:id="1415" w:author="Ling, Alex" w:date="2017-06-04T11:31:00Z">
            <w:rPr>
              <w:rFonts w:ascii="楷体" w:eastAsia="楷体" w:hAnsi="楷体" w:hint="eastAsia"/>
              <w:sz w:val="21"/>
              <w:szCs w:val="21"/>
            </w:rPr>
          </w:rPrChange>
        </w:rPr>
        <w:t>可调整参数</w:t>
      </w:r>
    </w:p>
    <w:p w14:paraId="2BEAAF1C" w14:textId="77777777" w:rsidR="005A4EC0" w:rsidRPr="000D2630" w:rsidRDefault="005A4EC0" w:rsidP="00A17938">
      <w:pPr>
        <w:pStyle w:val="af2"/>
        <w:ind w:firstLine="0"/>
        <w:jc w:val="center"/>
        <w:rPr>
          <w:rFonts w:ascii="Times New Roman" w:eastAsia="KaiTi" w:hAnsi="Times New Roman"/>
          <w:sz w:val="21"/>
          <w:szCs w:val="21"/>
          <w:rPrChange w:id="1416" w:author="Ling, Alex" w:date="2017-06-04T11:31:00Z">
            <w:rPr>
              <w:rFonts w:ascii="Times New Roman" w:hAnsi="Times New Roman"/>
              <w:sz w:val="21"/>
              <w:szCs w:val="21"/>
            </w:rPr>
          </w:rPrChange>
        </w:rPr>
      </w:pPr>
      <w:r w:rsidRPr="000D2630">
        <w:rPr>
          <w:rFonts w:ascii="Times New Roman" w:eastAsia="KaiTi" w:hAnsi="Times New Roman"/>
          <w:sz w:val="21"/>
          <w:szCs w:val="21"/>
          <w:rPrChange w:id="1417" w:author="Ling, Alex" w:date="2017-06-04T11:31:00Z">
            <w:rPr>
              <w:rFonts w:ascii="Times New Roman" w:hAnsi="Times New Roman"/>
              <w:sz w:val="21"/>
              <w:szCs w:val="21"/>
            </w:rPr>
          </w:rPrChange>
        </w:rPr>
        <w:t>Table 3-2 sched_ravg_window tunable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6344"/>
      </w:tblGrid>
      <w:tr w:rsidR="005A4EC0" w:rsidRPr="008F7B68" w14:paraId="683AA323" w14:textId="77777777" w:rsidTr="00E76BC3">
        <w:tc>
          <w:tcPr>
            <w:tcW w:w="2178" w:type="dxa"/>
            <w:shd w:val="clear" w:color="auto" w:fill="000000" w:themeFill="text1"/>
          </w:tcPr>
          <w:p w14:paraId="654C83A9" w14:textId="77777777" w:rsidR="005A4EC0" w:rsidRPr="008F7B68" w:rsidRDefault="005A4EC0" w:rsidP="00E76BC3">
            <w:pPr>
              <w:ind w:firstLine="0"/>
            </w:pPr>
            <w:r w:rsidRPr="008F7B68">
              <w:rPr>
                <w:rFonts w:hint="eastAsia"/>
              </w:rPr>
              <w:t>名称</w:t>
            </w:r>
          </w:p>
        </w:tc>
        <w:tc>
          <w:tcPr>
            <w:tcW w:w="6344" w:type="dxa"/>
            <w:shd w:val="clear" w:color="auto" w:fill="auto"/>
          </w:tcPr>
          <w:p w14:paraId="4363D6F7" w14:textId="77777777" w:rsidR="005A4EC0" w:rsidRPr="008F7B68" w:rsidRDefault="005A4EC0" w:rsidP="00E76BC3">
            <w:pPr>
              <w:ind w:firstLine="0"/>
            </w:pPr>
            <w:r w:rsidRPr="008F7B68">
              <w:t>sched_ravg_window</w:t>
            </w:r>
          </w:p>
        </w:tc>
      </w:tr>
      <w:tr w:rsidR="005A4EC0" w:rsidRPr="008F7B68" w14:paraId="074DF9EF" w14:textId="77777777" w:rsidTr="00E76BC3">
        <w:tc>
          <w:tcPr>
            <w:tcW w:w="2178" w:type="dxa"/>
            <w:shd w:val="clear" w:color="auto" w:fill="000000" w:themeFill="text1"/>
          </w:tcPr>
          <w:p w14:paraId="2C9154A7" w14:textId="77777777" w:rsidR="005A4EC0" w:rsidRPr="008F7B68" w:rsidRDefault="005A4EC0" w:rsidP="00E76BC3">
            <w:pPr>
              <w:ind w:firstLine="0"/>
            </w:pPr>
            <w:r w:rsidRPr="008F7B68">
              <w:rPr>
                <w:rFonts w:hint="eastAsia"/>
              </w:rPr>
              <w:t>位置</w:t>
            </w:r>
          </w:p>
        </w:tc>
        <w:tc>
          <w:tcPr>
            <w:tcW w:w="6344" w:type="dxa"/>
            <w:shd w:val="clear" w:color="auto" w:fill="auto"/>
          </w:tcPr>
          <w:p w14:paraId="5E694376" w14:textId="77777777" w:rsidR="005A4EC0" w:rsidRPr="008F7B68" w:rsidRDefault="005A4EC0" w:rsidP="00E76BC3">
            <w:pPr>
              <w:ind w:firstLine="0"/>
            </w:pPr>
            <w:r w:rsidRPr="008F7B68">
              <w:rPr>
                <w:rFonts w:hint="eastAsia"/>
              </w:rPr>
              <w:t>内核命令行参数</w:t>
            </w:r>
          </w:p>
        </w:tc>
      </w:tr>
      <w:tr w:rsidR="005A4EC0" w:rsidRPr="008F7B68" w14:paraId="31FCA91B" w14:textId="77777777" w:rsidTr="00E76BC3">
        <w:tc>
          <w:tcPr>
            <w:tcW w:w="2178" w:type="dxa"/>
            <w:shd w:val="clear" w:color="auto" w:fill="000000" w:themeFill="text1"/>
          </w:tcPr>
          <w:p w14:paraId="557A0729" w14:textId="77777777" w:rsidR="005A4EC0" w:rsidRPr="008F7B68" w:rsidRDefault="005A4EC0" w:rsidP="00E76BC3">
            <w:pPr>
              <w:ind w:firstLine="0"/>
            </w:pPr>
            <w:r w:rsidRPr="008F7B68">
              <w:rPr>
                <w:rFonts w:hint="eastAsia"/>
              </w:rPr>
              <w:t>默认值</w:t>
            </w:r>
          </w:p>
        </w:tc>
        <w:tc>
          <w:tcPr>
            <w:tcW w:w="6344" w:type="dxa"/>
            <w:shd w:val="clear" w:color="auto" w:fill="auto"/>
          </w:tcPr>
          <w:p w14:paraId="457198B8" w14:textId="77777777" w:rsidR="005A4EC0" w:rsidRPr="008F7B68" w:rsidRDefault="005A4EC0" w:rsidP="00E76BC3">
            <w:pPr>
              <w:ind w:firstLine="0"/>
            </w:pPr>
            <w:r w:rsidRPr="008F7B68">
              <w:rPr>
                <w:rFonts w:hint="eastAsia"/>
              </w:rPr>
              <w:t>10ms</w:t>
            </w:r>
          </w:p>
        </w:tc>
      </w:tr>
      <w:tr w:rsidR="005A4EC0" w:rsidRPr="008F7B68" w14:paraId="6398A6FB" w14:textId="77777777" w:rsidTr="00E76BC3">
        <w:tc>
          <w:tcPr>
            <w:tcW w:w="2178" w:type="dxa"/>
            <w:shd w:val="clear" w:color="auto" w:fill="000000" w:themeFill="text1"/>
          </w:tcPr>
          <w:p w14:paraId="44F0379E" w14:textId="77777777" w:rsidR="005A4EC0" w:rsidRPr="008F7B68" w:rsidRDefault="005A4EC0" w:rsidP="00E76BC3">
            <w:pPr>
              <w:ind w:firstLine="0"/>
            </w:pPr>
            <w:r w:rsidRPr="008F7B68">
              <w:rPr>
                <w:rFonts w:hint="eastAsia"/>
              </w:rPr>
              <w:t>描述</w:t>
            </w:r>
          </w:p>
        </w:tc>
        <w:tc>
          <w:tcPr>
            <w:tcW w:w="6344" w:type="dxa"/>
            <w:shd w:val="clear" w:color="auto" w:fill="auto"/>
          </w:tcPr>
          <w:p w14:paraId="4E9274D3" w14:textId="77777777" w:rsidR="005A4EC0" w:rsidRPr="008F7B68" w:rsidRDefault="005A4EC0" w:rsidP="00E76BC3">
            <w:pPr>
              <w:ind w:firstLine="0"/>
            </w:pPr>
            <w:r w:rsidRPr="008F7B68">
              <w:rPr>
                <w:rFonts w:hint="eastAsia"/>
              </w:rPr>
              <w:t>WinLT</w:t>
            </w:r>
            <w:r w:rsidRPr="008F7B68">
              <w:rPr>
                <w:rFonts w:hint="eastAsia"/>
              </w:rPr>
              <w:t>中每一个时间窗口的长度</w:t>
            </w:r>
          </w:p>
        </w:tc>
      </w:tr>
    </w:tbl>
    <w:p w14:paraId="724ACD56" w14:textId="77777777" w:rsidR="005848D5" w:rsidDel="000D2630" w:rsidRDefault="005848D5">
      <w:pPr>
        <w:ind w:firstLineChars="202" w:firstLine="424"/>
        <w:rPr>
          <w:del w:id="1418" w:author="Ling, Alex" w:date="2017-06-04T11:32:00Z"/>
        </w:rPr>
        <w:pPrChange w:id="1419" w:author="Ling, Alex" w:date="2017-06-04T11:32:00Z">
          <w:pPr/>
        </w:pPrChange>
      </w:pPr>
    </w:p>
    <w:p w14:paraId="3AB45A7F" w14:textId="77777777" w:rsidR="00037DE7" w:rsidRDefault="00BB3B9B">
      <w:pPr>
        <w:ind w:firstLineChars="202" w:firstLine="485"/>
        <w:rPr>
          <w:rFonts w:hAnsi="SimSun"/>
          <w:sz w:val="24"/>
          <w:szCs w:val="24"/>
        </w:rPr>
        <w:pPrChange w:id="1420" w:author="Ling, Alex" w:date="2017-06-04T11:32:00Z">
          <w:pPr>
            <w:ind w:firstLine="426"/>
          </w:pPr>
        </w:pPrChange>
      </w:pPr>
      <w:r>
        <w:rPr>
          <w:rFonts w:hint="eastAsia"/>
          <w:sz w:val="24"/>
          <w:szCs w:val="24"/>
        </w:rPr>
        <w:t>RAVG_HIST_SIZE</w:t>
      </w:r>
      <w:r w:rsidR="0069295F">
        <w:rPr>
          <w:rFonts w:hAnsi="SimSun" w:hint="eastAsia"/>
          <w:sz w:val="24"/>
          <w:szCs w:val="24"/>
        </w:rPr>
        <w:t>描述了</w:t>
      </w:r>
      <w:r w:rsidR="0069295F" w:rsidRPr="009D5E9B">
        <w:rPr>
          <w:sz w:val="24"/>
          <w:szCs w:val="24"/>
        </w:rPr>
        <w:t>WinLT</w:t>
      </w:r>
      <w:r>
        <w:rPr>
          <w:rFonts w:hAnsi="SimSun" w:hint="eastAsia"/>
          <w:sz w:val="24"/>
          <w:szCs w:val="24"/>
        </w:rPr>
        <w:t>中统计</w:t>
      </w:r>
      <w:r>
        <w:rPr>
          <w:rFonts w:hAnsi="SimSun" w:hint="eastAsia"/>
          <w:sz w:val="24"/>
          <w:szCs w:val="24"/>
        </w:rPr>
        <w:t>CPU</w:t>
      </w:r>
      <w:r>
        <w:rPr>
          <w:rFonts w:hAnsi="SimSun" w:hint="eastAsia"/>
          <w:sz w:val="24"/>
          <w:szCs w:val="24"/>
        </w:rPr>
        <w:t>负载所用的最近</w:t>
      </w:r>
      <w:r w:rsidR="0069295F">
        <w:rPr>
          <w:rFonts w:hAnsi="SimSun" w:hint="eastAsia"/>
          <w:sz w:val="24"/>
          <w:szCs w:val="24"/>
        </w:rPr>
        <w:t>时间窗口的</w:t>
      </w:r>
      <w:r>
        <w:rPr>
          <w:rFonts w:hAnsi="SimSun" w:hint="eastAsia"/>
          <w:sz w:val="24"/>
          <w:szCs w:val="24"/>
        </w:rPr>
        <w:t>个数</w:t>
      </w:r>
      <w:r w:rsidR="0069295F">
        <w:rPr>
          <w:rFonts w:hAnsi="SimSun" w:hint="eastAsia"/>
          <w:sz w:val="24"/>
          <w:szCs w:val="24"/>
        </w:rPr>
        <w:t>。</w:t>
      </w:r>
      <w:r w:rsidR="000D5EB0">
        <w:rPr>
          <w:rFonts w:hAnsi="SimSun" w:hint="eastAsia"/>
          <w:sz w:val="24"/>
          <w:szCs w:val="24"/>
        </w:rPr>
        <w:t>同样地，它的大小也需要根据实际使用场景来调整。如果取值太大，不能实时反映出</w:t>
      </w:r>
      <w:r w:rsidR="000D5EB0">
        <w:rPr>
          <w:rFonts w:hAnsi="SimSun" w:hint="eastAsia"/>
          <w:sz w:val="24"/>
          <w:szCs w:val="24"/>
        </w:rPr>
        <w:t>CPU</w:t>
      </w:r>
      <w:r w:rsidR="000D5EB0">
        <w:rPr>
          <w:rFonts w:hAnsi="SimSun" w:hint="eastAsia"/>
          <w:sz w:val="24"/>
          <w:szCs w:val="24"/>
        </w:rPr>
        <w:t>负载情况的变化的突发性；如果取值太小，会带来统计的额外开销。</w:t>
      </w:r>
      <w:r w:rsidR="005A4EC0">
        <w:rPr>
          <w:rFonts w:hAnsi="SimSun" w:hint="eastAsia"/>
          <w:sz w:val="24"/>
          <w:szCs w:val="24"/>
        </w:rPr>
        <w:t>RAVG_HIST_SIZE</w:t>
      </w:r>
      <w:r w:rsidR="005A4EC0">
        <w:rPr>
          <w:rFonts w:hAnsi="SimSun" w:hint="eastAsia"/>
          <w:sz w:val="24"/>
          <w:szCs w:val="24"/>
        </w:rPr>
        <w:t>的定义如表</w:t>
      </w:r>
      <w:r w:rsidR="005A4EC0">
        <w:rPr>
          <w:rFonts w:hAnsi="SimSun" w:hint="eastAsia"/>
          <w:sz w:val="24"/>
          <w:szCs w:val="24"/>
        </w:rPr>
        <w:t>3-3</w:t>
      </w:r>
      <w:r w:rsidR="005A4EC0">
        <w:rPr>
          <w:rFonts w:hAnsi="SimSun" w:hint="eastAsia"/>
          <w:sz w:val="24"/>
          <w:szCs w:val="24"/>
        </w:rPr>
        <w:t>所示。</w:t>
      </w:r>
    </w:p>
    <w:p w14:paraId="34009686" w14:textId="77777777" w:rsidR="005A4EC0" w:rsidRPr="000D2630" w:rsidRDefault="005A4EC0">
      <w:pPr>
        <w:pStyle w:val="af2"/>
        <w:ind w:firstLine="0"/>
        <w:jc w:val="center"/>
        <w:rPr>
          <w:rFonts w:ascii="Times New Roman" w:eastAsia="KaiTi" w:hAnsi="Times New Roman"/>
          <w:sz w:val="21"/>
          <w:szCs w:val="21"/>
          <w:rPrChange w:id="1421" w:author="Ling, Alex" w:date="2017-06-04T11:31:00Z">
            <w:rPr>
              <w:rFonts w:ascii="楷体" w:eastAsia="楷体" w:hAnsi="楷体"/>
              <w:sz w:val="21"/>
              <w:szCs w:val="21"/>
            </w:rPr>
          </w:rPrChange>
        </w:rPr>
        <w:pPrChange w:id="1422" w:author="Ling, Alex" w:date="2017-06-04T11:23:00Z">
          <w:pPr>
            <w:pStyle w:val="af2"/>
            <w:jc w:val="center"/>
          </w:pPr>
        </w:pPrChange>
      </w:pPr>
      <w:r w:rsidRPr="000D2630">
        <w:rPr>
          <w:rFonts w:ascii="Times New Roman" w:eastAsia="KaiTi" w:hAnsi="Times New Roman" w:hint="eastAsia"/>
          <w:sz w:val="21"/>
          <w:szCs w:val="21"/>
          <w:rPrChange w:id="1423" w:author="Ling, Alex" w:date="2017-06-04T11:31:00Z">
            <w:rPr>
              <w:rFonts w:ascii="楷体" w:eastAsia="楷体" w:hAnsi="楷体" w:hint="eastAsia"/>
              <w:sz w:val="21"/>
              <w:szCs w:val="21"/>
            </w:rPr>
          </w:rPrChange>
        </w:rPr>
        <w:t>表</w:t>
      </w:r>
      <w:r w:rsidRPr="000D2630">
        <w:rPr>
          <w:rFonts w:ascii="Times New Roman" w:eastAsia="KaiTi" w:hAnsi="Times New Roman"/>
          <w:sz w:val="21"/>
          <w:szCs w:val="21"/>
          <w:rPrChange w:id="1424" w:author="Ling, Alex" w:date="2017-06-04T11:31:00Z">
            <w:rPr>
              <w:rFonts w:ascii="楷体" w:eastAsia="楷体" w:hAnsi="楷体"/>
              <w:sz w:val="21"/>
              <w:szCs w:val="21"/>
            </w:rPr>
          </w:rPrChange>
        </w:rPr>
        <w:t>3-3 RAVG_HIST_SIZE_MAX</w:t>
      </w:r>
      <w:r w:rsidRPr="000D2630">
        <w:rPr>
          <w:rFonts w:ascii="Times New Roman" w:eastAsia="KaiTi" w:hAnsi="Times New Roman" w:hint="eastAsia"/>
          <w:sz w:val="21"/>
          <w:szCs w:val="21"/>
          <w:rPrChange w:id="1425" w:author="Ling, Alex" w:date="2017-06-04T11:31:00Z">
            <w:rPr>
              <w:rFonts w:ascii="楷体" w:eastAsia="楷体" w:hAnsi="楷体" w:hint="eastAsia"/>
              <w:sz w:val="21"/>
              <w:szCs w:val="21"/>
            </w:rPr>
          </w:rPrChange>
        </w:rPr>
        <w:t>可调整参数</w:t>
      </w:r>
    </w:p>
    <w:p w14:paraId="159B6B19" w14:textId="77777777" w:rsidR="005A4EC0" w:rsidRPr="000D2630" w:rsidRDefault="005A4EC0" w:rsidP="00A17938">
      <w:pPr>
        <w:pStyle w:val="af2"/>
        <w:ind w:firstLine="0"/>
        <w:jc w:val="center"/>
        <w:rPr>
          <w:rFonts w:ascii="Times New Roman" w:eastAsia="KaiTi" w:hAnsi="Times New Roman"/>
          <w:sz w:val="21"/>
          <w:szCs w:val="21"/>
          <w:rPrChange w:id="1426" w:author="Ling, Alex" w:date="2017-06-04T11:31:00Z">
            <w:rPr>
              <w:rFonts w:ascii="Times New Roman" w:hAnsi="Times New Roman"/>
              <w:sz w:val="21"/>
              <w:szCs w:val="21"/>
            </w:rPr>
          </w:rPrChange>
        </w:rPr>
      </w:pPr>
      <w:r w:rsidRPr="000D2630">
        <w:rPr>
          <w:rFonts w:ascii="Times New Roman" w:eastAsia="KaiTi" w:hAnsi="Times New Roman"/>
          <w:sz w:val="21"/>
          <w:szCs w:val="21"/>
          <w:rPrChange w:id="1427" w:author="Ling, Alex" w:date="2017-06-04T11:31:00Z">
            <w:rPr>
              <w:rFonts w:ascii="Times New Roman" w:hAnsi="Times New Roman"/>
              <w:sz w:val="21"/>
              <w:szCs w:val="21"/>
            </w:rPr>
          </w:rPrChange>
        </w:rPr>
        <w:t>Table 3-3 RAVG_HIST_SIZE_MAX tunable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6344"/>
      </w:tblGrid>
      <w:tr w:rsidR="005A4EC0" w:rsidRPr="008F7B68" w14:paraId="1DF34E59" w14:textId="77777777" w:rsidTr="00E76BC3">
        <w:tc>
          <w:tcPr>
            <w:tcW w:w="2178" w:type="dxa"/>
            <w:shd w:val="clear" w:color="auto" w:fill="000000" w:themeFill="text1"/>
          </w:tcPr>
          <w:p w14:paraId="06685E73" w14:textId="77777777" w:rsidR="005A4EC0" w:rsidRPr="008F7B68" w:rsidRDefault="005A4EC0" w:rsidP="00E76BC3">
            <w:pPr>
              <w:ind w:firstLine="0"/>
            </w:pPr>
            <w:r w:rsidRPr="008F7B68">
              <w:rPr>
                <w:rFonts w:hint="eastAsia"/>
              </w:rPr>
              <w:t>名称</w:t>
            </w:r>
          </w:p>
        </w:tc>
        <w:tc>
          <w:tcPr>
            <w:tcW w:w="6344" w:type="dxa"/>
            <w:shd w:val="clear" w:color="auto" w:fill="auto"/>
          </w:tcPr>
          <w:p w14:paraId="6CFC1660" w14:textId="77777777" w:rsidR="005A4EC0" w:rsidRPr="008F7B68" w:rsidRDefault="005A4EC0" w:rsidP="00E76BC3">
            <w:pPr>
              <w:ind w:firstLine="0"/>
            </w:pPr>
            <w:r w:rsidRPr="008F7B68">
              <w:t>RAVG_HIST_SIZE_MAX</w:t>
            </w:r>
          </w:p>
        </w:tc>
      </w:tr>
      <w:tr w:rsidR="005A4EC0" w:rsidRPr="008F7B68" w14:paraId="3901D831" w14:textId="77777777" w:rsidTr="00E76BC3">
        <w:tc>
          <w:tcPr>
            <w:tcW w:w="2178" w:type="dxa"/>
            <w:shd w:val="clear" w:color="auto" w:fill="000000" w:themeFill="text1"/>
          </w:tcPr>
          <w:p w14:paraId="1A116E59" w14:textId="77777777" w:rsidR="005A4EC0" w:rsidRPr="008F7B68" w:rsidRDefault="005A4EC0" w:rsidP="00E76BC3">
            <w:pPr>
              <w:ind w:firstLine="0"/>
            </w:pPr>
            <w:r w:rsidRPr="008F7B68">
              <w:rPr>
                <w:rFonts w:hint="eastAsia"/>
              </w:rPr>
              <w:lastRenderedPageBreak/>
              <w:t>位置</w:t>
            </w:r>
          </w:p>
        </w:tc>
        <w:tc>
          <w:tcPr>
            <w:tcW w:w="6344" w:type="dxa"/>
            <w:shd w:val="clear" w:color="auto" w:fill="auto"/>
          </w:tcPr>
          <w:p w14:paraId="29C300C9" w14:textId="77777777" w:rsidR="005A4EC0" w:rsidRPr="008F7B68" w:rsidRDefault="005A4EC0" w:rsidP="00E76BC3">
            <w:pPr>
              <w:ind w:firstLine="0"/>
              <w:rPr>
                <w:rFonts w:ascii="SimSun" w:hAnsi="SimSun" w:cs="SimSun"/>
              </w:rPr>
            </w:pPr>
            <w:r w:rsidRPr="008F7B68">
              <w:rPr>
                <w:rFonts w:ascii="SimSun" w:hAnsi="SimSun" w:cs="SimSun" w:hint="eastAsia"/>
              </w:rPr>
              <w:t>预编译宏</w:t>
            </w:r>
          </w:p>
        </w:tc>
      </w:tr>
      <w:tr w:rsidR="005A4EC0" w:rsidRPr="008F7B68" w14:paraId="4CFE5F7E" w14:textId="77777777" w:rsidTr="00E76BC3">
        <w:tc>
          <w:tcPr>
            <w:tcW w:w="2178" w:type="dxa"/>
            <w:shd w:val="clear" w:color="auto" w:fill="000000" w:themeFill="text1"/>
          </w:tcPr>
          <w:p w14:paraId="16CF99FC" w14:textId="77777777" w:rsidR="005A4EC0" w:rsidRPr="008F7B68" w:rsidRDefault="005A4EC0" w:rsidP="00E76BC3">
            <w:pPr>
              <w:ind w:firstLine="0"/>
            </w:pPr>
            <w:r w:rsidRPr="008F7B68">
              <w:rPr>
                <w:rFonts w:hint="eastAsia"/>
              </w:rPr>
              <w:t>默认值</w:t>
            </w:r>
          </w:p>
        </w:tc>
        <w:tc>
          <w:tcPr>
            <w:tcW w:w="6344" w:type="dxa"/>
            <w:shd w:val="clear" w:color="auto" w:fill="auto"/>
          </w:tcPr>
          <w:p w14:paraId="35530548" w14:textId="77777777" w:rsidR="005A4EC0" w:rsidRPr="008F7B68" w:rsidRDefault="005A4EC0" w:rsidP="00E76BC3">
            <w:pPr>
              <w:ind w:firstLine="0"/>
            </w:pPr>
            <w:r w:rsidRPr="008F7B68">
              <w:rPr>
                <w:rFonts w:hint="eastAsia"/>
              </w:rPr>
              <w:t>5</w:t>
            </w:r>
          </w:p>
        </w:tc>
      </w:tr>
      <w:tr w:rsidR="005A4EC0" w:rsidRPr="008F7B68" w14:paraId="522BD263" w14:textId="77777777" w:rsidTr="00E76BC3">
        <w:tc>
          <w:tcPr>
            <w:tcW w:w="2178" w:type="dxa"/>
            <w:shd w:val="clear" w:color="auto" w:fill="000000" w:themeFill="text1"/>
          </w:tcPr>
          <w:p w14:paraId="55A2316D" w14:textId="77777777" w:rsidR="005A4EC0" w:rsidRPr="008F7B68" w:rsidRDefault="005A4EC0" w:rsidP="00E76BC3">
            <w:pPr>
              <w:ind w:firstLine="0"/>
            </w:pPr>
            <w:r w:rsidRPr="008F7B68">
              <w:rPr>
                <w:rFonts w:hint="eastAsia"/>
              </w:rPr>
              <w:t>描述</w:t>
            </w:r>
          </w:p>
        </w:tc>
        <w:tc>
          <w:tcPr>
            <w:tcW w:w="6344" w:type="dxa"/>
            <w:shd w:val="clear" w:color="auto" w:fill="auto"/>
          </w:tcPr>
          <w:p w14:paraId="4A4EF578" w14:textId="77777777" w:rsidR="005A4EC0" w:rsidRPr="008F7B68" w:rsidRDefault="005A4EC0" w:rsidP="00E76BC3">
            <w:pPr>
              <w:ind w:firstLine="0"/>
            </w:pPr>
            <w:r w:rsidRPr="008F7B68">
              <w:rPr>
                <w:rFonts w:hint="eastAsia"/>
              </w:rPr>
              <w:t>每一个任务的负载追踪窗口个数</w:t>
            </w:r>
          </w:p>
        </w:tc>
      </w:tr>
    </w:tbl>
    <w:p w14:paraId="7632F8FA" w14:textId="48FBD3B1" w:rsidR="005A4EC0" w:rsidDel="000D2630" w:rsidRDefault="005A4EC0">
      <w:pPr>
        <w:ind w:firstLine="0"/>
        <w:rPr>
          <w:del w:id="1428" w:author="Ling, Alex" w:date="2017-06-04T11:32:00Z"/>
          <w:rFonts w:hAnsi="SimSun"/>
          <w:sz w:val="24"/>
          <w:szCs w:val="24"/>
        </w:rPr>
        <w:pPrChange w:id="1429" w:author="Ling, Alex" w:date="2017-06-04T11:32:00Z">
          <w:pPr>
            <w:ind w:firstLine="426"/>
          </w:pPr>
        </w:pPrChange>
      </w:pPr>
    </w:p>
    <w:p w14:paraId="1C8686EF" w14:textId="77777777" w:rsidR="00735588" w:rsidRDefault="000D5EB0">
      <w:pPr>
        <w:ind w:firstLine="426"/>
        <w:rPr>
          <w:rFonts w:hAnsi="SimSun"/>
          <w:sz w:val="24"/>
          <w:szCs w:val="24"/>
        </w:rPr>
      </w:pPr>
      <w:r>
        <w:rPr>
          <w:rFonts w:hAnsi="SimSun" w:hint="eastAsia"/>
          <w:sz w:val="24"/>
          <w:szCs w:val="24"/>
        </w:rPr>
        <w:t>sched_window_stats_policy</w:t>
      </w:r>
      <w:r w:rsidRPr="000D5EB0">
        <w:rPr>
          <w:rFonts w:hAnsi="SimSun" w:hint="eastAsia"/>
          <w:sz w:val="24"/>
          <w:szCs w:val="24"/>
        </w:rPr>
        <w:t>决定如何根据任务历史窗口的负载值计算总体任务负载值的策略。</w:t>
      </w:r>
      <w:r w:rsidR="001A5AE9">
        <w:rPr>
          <w:rFonts w:hAnsi="SimSun" w:hint="eastAsia"/>
          <w:sz w:val="24"/>
          <w:szCs w:val="24"/>
        </w:rPr>
        <w:t>与之前的</w:t>
      </w:r>
      <w:r w:rsidR="001A5AE9" w:rsidRPr="009D5E9B">
        <w:rPr>
          <w:sz w:val="24"/>
          <w:szCs w:val="24"/>
        </w:rPr>
        <w:t>sched_ravg_window</w:t>
      </w:r>
      <w:r w:rsidR="001A5AE9">
        <w:rPr>
          <w:rFonts w:hint="eastAsia"/>
          <w:sz w:val="24"/>
          <w:szCs w:val="24"/>
        </w:rPr>
        <w:t>和</w:t>
      </w:r>
      <w:r w:rsidR="001A5AE9">
        <w:rPr>
          <w:rFonts w:hint="eastAsia"/>
          <w:sz w:val="24"/>
          <w:szCs w:val="24"/>
        </w:rPr>
        <w:t>RAVG_HIST_SIZE</w:t>
      </w:r>
      <w:r w:rsidR="001A5AE9">
        <w:rPr>
          <w:rFonts w:hint="eastAsia"/>
          <w:sz w:val="24"/>
          <w:szCs w:val="24"/>
        </w:rPr>
        <w:t>一样，</w:t>
      </w:r>
      <w:r w:rsidR="001A5AE9">
        <w:rPr>
          <w:rFonts w:hAnsi="SimSun" w:hint="eastAsia"/>
          <w:sz w:val="24"/>
          <w:szCs w:val="24"/>
        </w:rPr>
        <w:t>计算总体任务负载的策略也需要依据实际使用场景来调整，以使得计算出的历史负载能最准确的反映过去</w:t>
      </w:r>
      <w:r w:rsidR="001A5AE9">
        <w:rPr>
          <w:rFonts w:hAnsi="SimSun" w:hint="eastAsia"/>
          <w:sz w:val="24"/>
          <w:szCs w:val="24"/>
        </w:rPr>
        <w:t>RAVG_HIST_SIZE</w:t>
      </w:r>
      <w:r w:rsidR="001A5AE9">
        <w:rPr>
          <w:rFonts w:hAnsi="SimSun" w:hint="eastAsia"/>
          <w:sz w:val="24"/>
          <w:szCs w:val="24"/>
        </w:rPr>
        <w:t>个时间窗口内</w:t>
      </w:r>
      <w:r w:rsidR="001A5AE9">
        <w:rPr>
          <w:rFonts w:hAnsi="SimSun" w:hint="eastAsia"/>
          <w:sz w:val="24"/>
          <w:szCs w:val="24"/>
        </w:rPr>
        <w:t>CPU</w:t>
      </w:r>
      <w:r w:rsidR="001A5AE9">
        <w:rPr>
          <w:rFonts w:hAnsi="SimSun" w:hint="eastAsia"/>
          <w:sz w:val="24"/>
          <w:szCs w:val="24"/>
        </w:rPr>
        <w:t>负载的情况。</w:t>
      </w:r>
      <w:r w:rsidR="005A4EC0">
        <w:rPr>
          <w:rFonts w:hAnsi="SimSun" w:hint="eastAsia"/>
          <w:sz w:val="24"/>
          <w:szCs w:val="24"/>
        </w:rPr>
        <w:t>sched_window_stats_policy</w:t>
      </w:r>
      <w:r w:rsidR="005A4EC0">
        <w:rPr>
          <w:rFonts w:hAnsi="SimSun" w:hint="eastAsia"/>
          <w:sz w:val="24"/>
          <w:szCs w:val="24"/>
        </w:rPr>
        <w:t>的定义如表</w:t>
      </w:r>
      <w:r w:rsidR="005A4EC0">
        <w:rPr>
          <w:rFonts w:hAnsi="SimSun" w:hint="eastAsia"/>
          <w:sz w:val="24"/>
          <w:szCs w:val="24"/>
        </w:rPr>
        <w:t>3-4</w:t>
      </w:r>
      <w:r w:rsidR="005A4EC0">
        <w:rPr>
          <w:rFonts w:hAnsi="SimSun" w:hint="eastAsia"/>
          <w:sz w:val="24"/>
          <w:szCs w:val="24"/>
        </w:rPr>
        <w:t>所示。</w:t>
      </w:r>
    </w:p>
    <w:p w14:paraId="6FF338E4" w14:textId="77777777" w:rsidR="005A4EC0" w:rsidRPr="000D2630" w:rsidRDefault="005A4EC0">
      <w:pPr>
        <w:pStyle w:val="af2"/>
        <w:ind w:firstLine="0"/>
        <w:jc w:val="center"/>
        <w:rPr>
          <w:rFonts w:ascii="Times New Roman" w:eastAsia="KaiTi" w:hAnsi="Times New Roman"/>
          <w:sz w:val="21"/>
          <w:szCs w:val="21"/>
          <w:rPrChange w:id="1430" w:author="Ling, Alex" w:date="2017-06-04T11:31:00Z">
            <w:rPr>
              <w:rFonts w:ascii="楷体" w:eastAsia="楷体" w:hAnsi="楷体"/>
              <w:sz w:val="21"/>
              <w:szCs w:val="21"/>
            </w:rPr>
          </w:rPrChange>
        </w:rPr>
        <w:pPrChange w:id="1431" w:author="Ling, Alex" w:date="2017-06-04T11:24:00Z">
          <w:pPr>
            <w:pStyle w:val="af2"/>
            <w:jc w:val="center"/>
          </w:pPr>
        </w:pPrChange>
      </w:pPr>
      <w:r w:rsidRPr="000D2630">
        <w:rPr>
          <w:rFonts w:ascii="Times New Roman" w:eastAsia="KaiTi" w:hAnsi="Times New Roman" w:hint="eastAsia"/>
          <w:sz w:val="21"/>
          <w:szCs w:val="21"/>
          <w:rPrChange w:id="1432" w:author="Ling, Alex" w:date="2017-06-04T11:31:00Z">
            <w:rPr>
              <w:rFonts w:ascii="楷体" w:eastAsia="楷体" w:hAnsi="楷体" w:hint="eastAsia"/>
              <w:sz w:val="21"/>
              <w:szCs w:val="21"/>
            </w:rPr>
          </w:rPrChange>
        </w:rPr>
        <w:t>表</w:t>
      </w:r>
      <w:r w:rsidRPr="000D2630">
        <w:rPr>
          <w:rFonts w:ascii="Times New Roman" w:eastAsia="KaiTi" w:hAnsi="Times New Roman"/>
          <w:sz w:val="21"/>
          <w:szCs w:val="21"/>
          <w:rPrChange w:id="1433" w:author="Ling, Alex" w:date="2017-06-04T11:31:00Z">
            <w:rPr>
              <w:rFonts w:ascii="楷体" w:eastAsia="楷体" w:hAnsi="楷体"/>
              <w:sz w:val="21"/>
              <w:szCs w:val="21"/>
            </w:rPr>
          </w:rPrChange>
        </w:rPr>
        <w:t>3-4 sched_window_stats_policy</w:t>
      </w:r>
      <w:r w:rsidRPr="000D2630">
        <w:rPr>
          <w:rFonts w:ascii="Times New Roman" w:eastAsia="KaiTi" w:hAnsi="Times New Roman" w:hint="eastAsia"/>
          <w:sz w:val="21"/>
          <w:szCs w:val="21"/>
          <w:rPrChange w:id="1434" w:author="Ling, Alex" w:date="2017-06-04T11:31:00Z">
            <w:rPr>
              <w:rFonts w:ascii="楷体" w:eastAsia="楷体" w:hAnsi="楷体" w:hint="eastAsia"/>
              <w:sz w:val="21"/>
              <w:szCs w:val="21"/>
            </w:rPr>
          </w:rPrChange>
        </w:rPr>
        <w:t>可调整参数</w:t>
      </w:r>
    </w:p>
    <w:p w14:paraId="60DA7A43" w14:textId="77777777" w:rsidR="005A4EC0" w:rsidRPr="000D2630" w:rsidRDefault="005A4EC0">
      <w:pPr>
        <w:pStyle w:val="af2"/>
        <w:ind w:firstLine="0"/>
        <w:jc w:val="center"/>
        <w:rPr>
          <w:rFonts w:ascii="Times New Roman" w:eastAsia="KaiTi" w:hAnsi="Times New Roman"/>
          <w:sz w:val="21"/>
          <w:szCs w:val="21"/>
          <w:rPrChange w:id="1435" w:author="Ling, Alex" w:date="2017-06-04T11:31:00Z">
            <w:rPr>
              <w:rFonts w:ascii="Times New Roman" w:hAnsi="Times New Roman"/>
              <w:sz w:val="21"/>
              <w:szCs w:val="21"/>
            </w:rPr>
          </w:rPrChange>
        </w:rPr>
        <w:pPrChange w:id="1436" w:author="Ling, Alex" w:date="2017-06-04T11:24:00Z">
          <w:pPr>
            <w:pStyle w:val="af2"/>
            <w:jc w:val="center"/>
          </w:pPr>
        </w:pPrChange>
      </w:pPr>
      <w:r w:rsidRPr="000D2630">
        <w:rPr>
          <w:rFonts w:ascii="Times New Roman" w:eastAsia="KaiTi" w:hAnsi="Times New Roman"/>
          <w:sz w:val="21"/>
          <w:szCs w:val="21"/>
          <w:rPrChange w:id="1437" w:author="Ling, Alex" w:date="2017-06-04T11:31:00Z">
            <w:rPr>
              <w:rFonts w:ascii="Times New Roman" w:hAnsi="Times New Roman"/>
              <w:sz w:val="21"/>
              <w:szCs w:val="21"/>
            </w:rPr>
          </w:rPrChange>
        </w:rPr>
        <w:t>Table 3-4 sched_window_stats_policy tunable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6344"/>
      </w:tblGrid>
      <w:tr w:rsidR="005A4EC0" w:rsidRPr="008F7B68" w14:paraId="2B1436D1" w14:textId="77777777" w:rsidTr="00E76BC3">
        <w:tc>
          <w:tcPr>
            <w:tcW w:w="2178" w:type="dxa"/>
            <w:shd w:val="clear" w:color="auto" w:fill="000000" w:themeFill="text1"/>
          </w:tcPr>
          <w:p w14:paraId="38914ADC" w14:textId="77777777" w:rsidR="005A4EC0" w:rsidRPr="008F7B68" w:rsidRDefault="005A4EC0" w:rsidP="00E76BC3">
            <w:pPr>
              <w:ind w:firstLine="0"/>
            </w:pPr>
            <w:r w:rsidRPr="008F7B68">
              <w:rPr>
                <w:rFonts w:hint="eastAsia"/>
              </w:rPr>
              <w:t>名称</w:t>
            </w:r>
          </w:p>
        </w:tc>
        <w:tc>
          <w:tcPr>
            <w:tcW w:w="6344" w:type="dxa"/>
            <w:shd w:val="clear" w:color="auto" w:fill="auto"/>
          </w:tcPr>
          <w:p w14:paraId="38F1B0B1" w14:textId="77777777" w:rsidR="005A4EC0" w:rsidRPr="008F7B68" w:rsidRDefault="005A4EC0" w:rsidP="00E76BC3">
            <w:pPr>
              <w:ind w:firstLine="0"/>
            </w:pPr>
            <w:r w:rsidRPr="008F7B68">
              <w:t>sched_window_stats_policy</w:t>
            </w:r>
          </w:p>
        </w:tc>
      </w:tr>
      <w:tr w:rsidR="005A4EC0" w:rsidRPr="008F7B68" w14:paraId="6F1907C4" w14:textId="77777777" w:rsidTr="00E76BC3">
        <w:tc>
          <w:tcPr>
            <w:tcW w:w="2178" w:type="dxa"/>
            <w:shd w:val="clear" w:color="auto" w:fill="000000" w:themeFill="text1"/>
          </w:tcPr>
          <w:p w14:paraId="4187B276" w14:textId="77777777" w:rsidR="005A4EC0" w:rsidRPr="008F7B68" w:rsidRDefault="005A4EC0" w:rsidP="00E76BC3">
            <w:pPr>
              <w:ind w:firstLine="0"/>
            </w:pPr>
            <w:r w:rsidRPr="008F7B68">
              <w:rPr>
                <w:rFonts w:hint="eastAsia"/>
              </w:rPr>
              <w:t>位置</w:t>
            </w:r>
          </w:p>
        </w:tc>
        <w:tc>
          <w:tcPr>
            <w:tcW w:w="6344" w:type="dxa"/>
            <w:shd w:val="clear" w:color="auto" w:fill="auto"/>
          </w:tcPr>
          <w:p w14:paraId="0DD63E19" w14:textId="77777777" w:rsidR="005A4EC0" w:rsidRPr="008F7B68" w:rsidRDefault="005A4EC0" w:rsidP="00E76BC3">
            <w:pPr>
              <w:ind w:firstLine="0"/>
            </w:pPr>
            <w:r w:rsidRPr="008F7B68">
              <w:t>/proc/sys/kernel/sched_window_stats_policy</w:t>
            </w:r>
          </w:p>
        </w:tc>
      </w:tr>
      <w:tr w:rsidR="005A4EC0" w:rsidRPr="008F7B68" w14:paraId="333D476D" w14:textId="77777777" w:rsidTr="00E76BC3">
        <w:tc>
          <w:tcPr>
            <w:tcW w:w="2178" w:type="dxa"/>
            <w:shd w:val="clear" w:color="auto" w:fill="000000" w:themeFill="text1"/>
          </w:tcPr>
          <w:p w14:paraId="2E4BDD5F" w14:textId="77777777" w:rsidR="005A4EC0" w:rsidRPr="008F7B68" w:rsidRDefault="005A4EC0" w:rsidP="00E76BC3">
            <w:pPr>
              <w:ind w:firstLine="0"/>
            </w:pPr>
            <w:r w:rsidRPr="008F7B68">
              <w:rPr>
                <w:rFonts w:hint="eastAsia"/>
              </w:rPr>
              <w:t>默认值</w:t>
            </w:r>
          </w:p>
        </w:tc>
        <w:tc>
          <w:tcPr>
            <w:tcW w:w="6344" w:type="dxa"/>
            <w:shd w:val="clear" w:color="auto" w:fill="auto"/>
          </w:tcPr>
          <w:p w14:paraId="2F784008" w14:textId="77777777" w:rsidR="005A4EC0" w:rsidRPr="008F7B68" w:rsidRDefault="005A4EC0" w:rsidP="00E76BC3">
            <w:pPr>
              <w:ind w:firstLine="0"/>
            </w:pPr>
            <w:r w:rsidRPr="008F7B68">
              <w:t>WINDOW_STATS_MAX_RECENT_AVG</w:t>
            </w:r>
          </w:p>
        </w:tc>
      </w:tr>
      <w:tr w:rsidR="005A4EC0" w:rsidRPr="008F7B68" w14:paraId="6DFC74F9" w14:textId="77777777" w:rsidTr="00E76BC3">
        <w:tc>
          <w:tcPr>
            <w:tcW w:w="2178" w:type="dxa"/>
            <w:shd w:val="clear" w:color="auto" w:fill="000000" w:themeFill="text1"/>
          </w:tcPr>
          <w:p w14:paraId="50E9F63D" w14:textId="77777777" w:rsidR="005A4EC0" w:rsidRPr="008F7B68" w:rsidRDefault="005A4EC0" w:rsidP="00E76BC3">
            <w:pPr>
              <w:ind w:firstLine="0"/>
            </w:pPr>
            <w:r w:rsidRPr="008F7B68">
              <w:rPr>
                <w:rFonts w:hint="eastAsia"/>
              </w:rPr>
              <w:t>描述</w:t>
            </w:r>
          </w:p>
        </w:tc>
        <w:tc>
          <w:tcPr>
            <w:tcW w:w="6344" w:type="dxa"/>
            <w:shd w:val="clear" w:color="auto" w:fill="auto"/>
          </w:tcPr>
          <w:p w14:paraId="3A98739A" w14:textId="77777777" w:rsidR="005A4EC0" w:rsidRPr="008F7B68" w:rsidRDefault="005A4EC0" w:rsidP="00E76BC3">
            <w:pPr>
              <w:ind w:firstLine="0"/>
              <w:jc w:val="left"/>
              <w:rPr>
                <w:rFonts w:ascii="SimSun" w:hAnsi="SimSun" w:cs="SimSun"/>
              </w:rPr>
            </w:pPr>
            <w:r w:rsidRPr="008F7B68">
              <w:rPr>
                <w:rFonts w:ascii="SimSun" w:hAnsi="SimSun" w:cs="SimSun" w:hint="eastAsia"/>
              </w:rPr>
              <w:t>决定如何根据任务历史窗口的负载值计算总体任务负载值的策略。取值范围如下：</w:t>
            </w:r>
          </w:p>
          <w:p w14:paraId="0597B4F0" w14:textId="77777777" w:rsidR="005A4EC0" w:rsidRPr="008F7B68" w:rsidRDefault="005A4EC0" w:rsidP="00E76BC3">
            <w:pPr>
              <w:ind w:firstLine="0"/>
              <w:jc w:val="left"/>
              <w:rPr>
                <w:rFonts w:ascii="SimSun" w:hAnsi="SimSun" w:cs="SimSun"/>
              </w:rPr>
            </w:pPr>
            <w:r w:rsidRPr="008F7B68">
              <w:t xml:space="preserve">WINDOW_STATS_RECENT - </w:t>
            </w:r>
            <w:r w:rsidRPr="008F7B68">
              <w:rPr>
                <w:rFonts w:ascii="SimSun" w:hAnsi="SimSun" w:cs="SimSun" w:hint="eastAsia"/>
              </w:rPr>
              <w:t>最近一个窗口值</w:t>
            </w:r>
          </w:p>
          <w:p w14:paraId="2805146F" w14:textId="77777777" w:rsidR="005A4EC0" w:rsidRPr="008F7B68" w:rsidRDefault="005A4EC0" w:rsidP="00E76BC3">
            <w:pPr>
              <w:ind w:firstLine="0"/>
              <w:jc w:val="left"/>
              <w:rPr>
                <w:rFonts w:ascii="SimSun" w:hAnsi="SimSun" w:cs="SimSun"/>
              </w:rPr>
            </w:pPr>
            <w:r w:rsidRPr="008F7B68">
              <w:t xml:space="preserve">WINDOW_STATS_MAX - </w:t>
            </w:r>
            <w:r w:rsidRPr="008F7B68">
              <w:rPr>
                <w:rFonts w:ascii="SimSun" w:hAnsi="SimSun" w:cs="SimSun" w:hint="eastAsia"/>
              </w:rPr>
              <w:t>所有窗口中的最大值</w:t>
            </w:r>
          </w:p>
          <w:p w14:paraId="65EDB778" w14:textId="77777777" w:rsidR="005A4EC0" w:rsidRPr="008F7B68" w:rsidRDefault="005A4EC0" w:rsidP="00E76BC3">
            <w:pPr>
              <w:ind w:firstLine="0"/>
              <w:jc w:val="left"/>
              <w:rPr>
                <w:rFonts w:ascii="SimSun" w:hAnsi="SimSun" w:cs="SimSun"/>
              </w:rPr>
            </w:pPr>
            <w:r w:rsidRPr="008F7B68">
              <w:t xml:space="preserve">WINDOW_STATS_MAX_RECENT_AVG - </w:t>
            </w:r>
            <w:r w:rsidRPr="008F7B68">
              <w:rPr>
                <w:rFonts w:ascii="SimSun" w:hAnsi="SimSun" w:cs="SimSun" w:hint="eastAsia"/>
              </w:rPr>
              <w:t>最近一个窗口和所有窗口平均值之间的大者</w:t>
            </w:r>
          </w:p>
          <w:p w14:paraId="6BA46BEE" w14:textId="77777777" w:rsidR="005A4EC0" w:rsidRPr="008F7B68" w:rsidRDefault="005A4EC0" w:rsidP="00E76BC3">
            <w:pPr>
              <w:ind w:firstLine="0"/>
              <w:jc w:val="left"/>
              <w:rPr>
                <w:rFonts w:ascii="SimSun" w:hAnsi="SimSun" w:cs="SimSun"/>
              </w:rPr>
            </w:pPr>
            <w:r w:rsidRPr="008F7B68">
              <w:t xml:space="preserve">WINDOW_STATS_AVG - </w:t>
            </w:r>
            <w:r w:rsidRPr="008F7B68">
              <w:rPr>
                <w:rFonts w:ascii="SimSun" w:hAnsi="SimSun" w:cs="SimSun" w:hint="eastAsia"/>
              </w:rPr>
              <w:t>所有窗口中的平均值</w:t>
            </w:r>
          </w:p>
          <w:p w14:paraId="1DCD7489" w14:textId="77777777" w:rsidR="005A4EC0" w:rsidRPr="00A82492" w:rsidRDefault="005A4EC0" w:rsidP="00E76BC3">
            <w:pPr>
              <w:ind w:firstLine="0"/>
              <w:jc w:val="left"/>
              <w:rPr>
                <w:rFonts w:ascii="SimSun" w:hAnsi="SimSun" w:cs="SimSun"/>
              </w:rPr>
            </w:pPr>
            <w:r w:rsidRPr="008F7B68">
              <w:t xml:space="preserve">WINDOW_STATS_INVALID_POLICY - </w:t>
            </w:r>
            <w:r w:rsidRPr="008F7B68">
              <w:rPr>
                <w:rFonts w:ascii="SimSun" w:hAnsi="SimSun" w:cs="SimSun" w:hint="eastAsia"/>
              </w:rPr>
              <w:t>非法值</w:t>
            </w:r>
          </w:p>
        </w:tc>
      </w:tr>
    </w:tbl>
    <w:p w14:paraId="0920600F" w14:textId="2E644BC4" w:rsidR="005A4EC0" w:rsidDel="000D2630" w:rsidRDefault="005A4EC0">
      <w:pPr>
        <w:ind w:firstLine="0"/>
        <w:rPr>
          <w:del w:id="1438" w:author="Ling, Alex" w:date="2017-06-04T11:33:00Z"/>
          <w:rFonts w:hAnsi="SimSun"/>
          <w:sz w:val="24"/>
          <w:szCs w:val="24"/>
        </w:rPr>
        <w:pPrChange w:id="1439" w:author="Ling, Alex" w:date="2017-06-04T11:33:00Z">
          <w:pPr>
            <w:ind w:firstLine="426"/>
          </w:pPr>
        </w:pPrChange>
      </w:pPr>
    </w:p>
    <w:p w14:paraId="3A11CCA2" w14:textId="77777777" w:rsidR="001A5AE9" w:rsidRDefault="001A5AE9" w:rsidP="001A5AE9">
      <w:pPr>
        <w:ind w:firstLine="426"/>
        <w:rPr>
          <w:rFonts w:hAnsi="SimSun"/>
          <w:sz w:val="24"/>
          <w:szCs w:val="24"/>
        </w:rPr>
      </w:pPr>
      <w:r>
        <w:rPr>
          <w:rFonts w:hAnsi="SimSun" w:hint="eastAsia"/>
          <w:sz w:val="24"/>
          <w:szCs w:val="24"/>
        </w:rPr>
        <w:t>sched_init_task_load</w:t>
      </w:r>
      <w:r>
        <w:rPr>
          <w:rFonts w:hAnsi="SimSun" w:hint="eastAsia"/>
          <w:sz w:val="24"/>
          <w:szCs w:val="24"/>
        </w:rPr>
        <w:t>定义了对于一个</w:t>
      </w:r>
      <w:r>
        <w:rPr>
          <w:rFonts w:hAnsi="SimSun" w:hint="eastAsia"/>
          <w:sz w:val="24"/>
          <w:szCs w:val="24"/>
        </w:rPr>
        <w:t>CPU</w:t>
      </w:r>
      <w:r>
        <w:rPr>
          <w:rFonts w:hAnsi="SimSun" w:hint="eastAsia"/>
          <w:sz w:val="24"/>
          <w:szCs w:val="24"/>
        </w:rPr>
        <w:t>上新创建的没有历史记录的任务的初始负载百分比。</w:t>
      </w:r>
      <w:r w:rsidR="00E407EC">
        <w:rPr>
          <w:rFonts w:hAnsi="SimSun" w:hint="eastAsia"/>
          <w:sz w:val="24"/>
          <w:szCs w:val="24"/>
        </w:rPr>
        <w:t>由于没有历史记录，</w:t>
      </w:r>
      <w:r w:rsidR="00E407EC">
        <w:rPr>
          <w:rFonts w:hAnsi="SimSun" w:hint="eastAsia"/>
          <w:sz w:val="24"/>
          <w:szCs w:val="24"/>
        </w:rPr>
        <w:t>WinLT</w:t>
      </w:r>
      <w:r w:rsidR="00E407EC">
        <w:rPr>
          <w:rFonts w:hAnsi="SimSun" w:hint="eastAsia"/>
          <w:sz w:val="24"/>
          <w:szCs w:val="24"/>
        </w:rPr>
        <w:t>算法无法得出一个负载统计值给它。它的取值范围是</w:t>
      </w:r>
      <w:r w:rsidR="00E407EC">
        <w:rPr>
          <w:rFonts w:hAnsi="SimSun" w:hint="eastAsia"/>
          <w:sz w:val="24"/>
          <w:szCs w:val="24"/>
        </w:rPr>
        <w:t>0</w:t>
      </w:r>
      <w:r w:rsidR="00E407EC">
        <w:rPr>
          <w:rFonts w:hAnsi="SimSun" w:hint="eastAsia"/>
          <w:sz w:val="24"/>
          <w:szCs w:val="24"/>
        </w:rPr>
        <w:t>到</w:t>
      </w:r>
      <w:r w:rsidR="00E407EC">
        <w:rPr>
          <w:rFonts w:hAnsi="SimSun" w:hint="eastAsia"/>
          <w:sz w:val="24"/>
          <w:szCs w:val="24"/>
        </w:rPr>
        <w:t>100</w:t>
      </w:r>
      <w:r w:rsidR="00E407EC">
        <w:rPr>
          <w:rFonts w:hAnsi="SimSun" w:hint="eastAsia"/>
          <w:sz w:val="24"/>
          <w:szCs w:val="24"/>
        </w:rPr>
        <w:t>。它的值会影响该任务所在的</w:t>
      </w:r>
      <w:r w:rsidR="00E407EC">
        <w:rPr>
          <w:rFonts w:hAnsi="SimSun" w:hint="eastAsia"/>
          <w:sz w:val="24"/>
          <w:szCs w:val="24"/>
        </w:rPr>
        <w:t>CPU</w:t>
      </w:r>
      <w:r w:rsidR="00E407EC">
        <w:rPr>
          <w:rFonts w:hAnsi="SimSun" w:hint="eastAsia"/>
          <w:sz w:val="24"/>
          <w:szCs w:val="24"/>
        </w:rPr>
        <w:t>的历史负载统计值。</w:t>
      </w:r>
      <w:r w:rsidR="00003C87">
        <w:rPr>
          <w:rFonts w:hAnsi="SimSun" w:hint="eastAsia"/>
          <w:sz w:val="24"/>
          <w:szCs w:val="24"/>
        </w:rPr>
        <w:t>sched_init_task_load</w:t>
      </w:r>
      <w:r w:rsidR="00003C87">
        <w:rPr>
          <w:rFonts w:hAnsi="SimSun" w:hint="eastAsia"/>
          <w:sz w:val="24"/>
          <w:szCs w:val="24"/>
        </w:rPr>
        <w:t>的定义如表</w:t>
      </w:r>
      <w:r w:rsidR="00003C87">
        <w:rPr>
          <w:rFonts w:hAnsi="SimSun" w:hint="eastAsia"/>
          <w:sz w:val="24"/>
          <w:szCs w:val="24"/>
        </w:rPr>
        <w:t>3-5</w:t>
      </w:r>
      <w:r w:rsidR="00003C87">
        <w:rPr>
          <w:rFonts w:hAnsi="SimSun" w:hint="eastAsia"/>
          <w:sz w:val="24"/>
          <w:szCs w:val="24"/>
        </w:rPr>
        <w:t>所示。</w:t>
      </w:r>
    </w:p>
    <w:p w14:paraId="57E42AA2" w14:textId="77777777" w:rsidR="00003C87" w:rsidRPr="000D2630" w:rsidRDefault="00003C87" w:rsidP="00003C87">
      <w:pPr>
        <w:pStyle w:val="af2"/>
        <w:ind w:firstLine="0"/>
        <w:jc w:val="center"/>
        <w:rPr>
          <w:rFonts w:ascii="Times New Roman" w:eastAsia="KaiTi" w:hAnsi="Times New Roman"/>
          <w:sz w:val="21"/>
          <w:szCs w:val="21"/>
          <w:rPrChange w:id="1440" w:author="Ling, Alex" w:date="2017-06-04T11:31:00Z">
            <w:rPr>
              <w:rFonts w:ascii="楷体" w:eastAsia="楷体" w:hAnsi="楷体"/>
              <w:sz w:val="21"/>
              <w:szCs w:val="21"/>
            </w:rPr>
          </w:rPrChange>
        </w:rPr>
      </w:pPr>
      <w:r w:rsidRPr="000D2630">
        <w:rPr>
          <w:rFonts w:ascii="Times New Roman" w:eastAsia="KaiTi" w:hAnsi="Times New Roman" w:hint="eastAsia"/>
          <w:sz w:val="21"/>
          <w:szCs w:val="21"/>
          <w:rPrChange w:id="1441" w:author="Ling, Alex" w:date="2017-06-04T11:31:00Z">
            <w:rPr>
              <w:rFonts w:ascii="楷体" w:eastAsia="楷体" w:hAnsi="楷体" w:hint="eastAsia"/>
              <w:sz w:val="21"/>
              <w:szCs w:val="21"/>
            </w:rPr>
          </w:rPrChange>
        </w:rPr>
        <w:t>表</w:t>
      </w:r>
      <w:r w:rsidRPr="000D2630">
        <w:rPr>
          <w:rFonts w:ascii="Times New Roman" w:eastAsia="KaiTi" w:hAnsi="Times New Roman"/>
          <w:sz w:val="21"/>
          <w:szCs w:val="21"/>
          <w:rPrChange w:id="1442" w:author="Ling, Alex" w:date="2017-06-04T11:31:00Z">
            <w:rPr>
              <w:rFonts w:ascii="楷体" w:eastAsia="楷体" w:hAnsi="楷体"/>
              <w:sz w:val="21"/>
              <w:szCs w:val="21"/>
            </w:rPr>
          </w:rPrChange>
        </w:rPr>
        <w:t>3-5 sched_init_task_load</w:t>
      </w:r>
      <w:r w:rsidRPr="000D2630">
        <w:rPr>
          <w:rFonts w:ascii="Times New Roman" w:eastAsia="KaiTi" w:hAnsi="Times New Roman" w:hint="eastAsia"/>
          <w:sz w:val="21"/>
          <w:szCs w:val="21"/>
          <w:rPrChange w:id="1443" w:author="Ling, Alex" w:date="2017-06-04T11:31:00Z">
            <w:rPr>
              <w:rFonts w:ascii="楷体" w:eastAsia="楷体" w:hAnsi="楷体" w:hint="eastAsia"/>
              <w:sz w:val="21"/>
              <w:szCs w:val="21"/>
            </w:rPr>
          </w:rPrChange>
        </w:rPr>
        <w:t>可调整参数</w:t>
      </w:r>
    </w:p>
    <w:p w14:paraId="67446323" w14:textId="77777777" w:rsidR="00003C87" w:rsidRPr="000D2630" w:rsidRDefault="00003C87" w:rsidP="00003C87">
      <w:pPr>
        <w:pStyle w:val="af2"/>
        <w:jc w:val="center"/>
        <w:rPr>
          <w:rFonts w:ascii="Times New Roman" w:eastAsia="KaiTi" w:hAnsi="Times New Roman"/>
          <w:sz w:val="21"/>
          <w:szCs w:val="21"/>
          <w:rPrChange w:id="1444" w:author="Ling, Alex" w:date="2017-06-04T11:31:00Z">
            <w:rPr>
              <w:rFonts w:ascii="Times New Roman" w:hAnsi="Times New Roman"/>
            </w:rPr>
          </w:rPrChange>
        </w:rPr>
      </w:pPr>
      <w:r w:rsidRPr="000D2630">
        <w:rPr>
          <w:rFonts w:ascii="Times New Roman" w:eastAsia="KaiTi" w:hAnsi="Times New Roman"/>
          <w:sz w:val="21"/>
          <w:szCs w:val="21"/>
          <w:rPrChange w:id="1445" w:author="Ling, Alex" w:date="2017-06-04T11:31:00Z">
            <w:rPr>
              <w:rFonts w:ascii="Times New Roman" w:hAnsi="Times New Roman"/>
              <w:sz w:val="21"/>
              <w:szCs w:val="21"/>
            </w:rPr>
          </w:rPrChange>
        </w:rPr>
        <w:t>Table 3-5 sched_init_task_load tunable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178"/>
        <w:gridCol w:w="6344"/>
      </w:tblGrid>
      <w:tr w:rsidR="00003C87" w:rsidRPr="008F7B68" w14:paraId="7F4A5245" w14:textId="77777777" w:rsidTr="00E76BC3">
        <w:tc>
          <w:tcPr>
            <w:tcW w:w="2178" w:type="dxa"/>
            <w:shd w:val="clear" w:color="auto" w:fill="000000" w:themeFill="text1"/>
          </w:tcPr>
          <w:p w14:paraId="459C3132" w14:textId="77777777" w:rsidR="00003C87" w:rsidRPr="008F7B68" w:rsidRDefault="00003C87" w:rsidP="00E76BC3">
            <w:pPr>
              <w:ind w:firstLine="0"/>
            </w:pPr>
            <w:r w:rsidRPr="008F7B68">
              <w:rPr>
                <w:rFonts w:hint="eastAsia"/>
              </w:rPr>
              <w:t>名称</w:t>
            </w:r>
          </w:p>
        </w:tc>
        <w:tc>
          <w:tcPr>
            <w:tcW w:w="6344" w:type="dxa"/>
            <w:shd w:val="clear" w:color="auto" w:fill="auto"/>
          </w:tcPr>
          <w:p w14:paraId="14183232" w14:textId="77777777" w:rsidR="00003C87" w:rsidRPr="008F7B68" w:rsidRDefault="00003C87" w:rsidP="00E76BC3">
            <w:pPr>
              <w:ind w:firstLine="0"/>
            </w:pPr>
            <w:r w:rsidRPr="008F7B68">
              <w:t>sched_init_task_load</w:t>
            </w:r>
          </w:p>
        </w:tc>
      </w:tr>
      <w:tr w:rsidR="00003C87" w:rsidRPr="008F7B68" w14:paraId="0624DC55" w14:textId="77777777" w:rsidTr="00E76BC3">
        <w:tc>
          <w:tcPr>
            <w:tcW w:w="2178" w:type="dxa"/>
            <w:shd w:val="clear" w:color="auto" w:fill="000000" w:themeFill="text1"/>
          </w:tcPr>
          <w:p w14:paraId="6143246A" w14:textId="77777777" w:rsidR="00003C87" w:rsidRPr="008F7B68" w:rsidRDefault="00003C87" w:rsidP="00E76BC3">
            <w:pPr>
              <w:ind w:firstLine="0"/>
            </w:pPr>
            <w:r w:rsidRPr="008F7B68">
              <w:rPr>
                <w:rFonts w:hint="eastAsia"/>
              </w:rPr>
              <w:t>位置</w:t>
            </w:r>
          </w:p>
        </w:tc>
        <w:tc>
          <w:tcPr>
            <w:tcW w:w="6344" w:type="dxa"/>
            <w:shd w:val="clear" w:color="auto" w:fill="auto"/>
          </w:tcPr>
          <w:p w14:paraId="67D8E061" w14:textId="77777777" w:rsidR="00003C87" w:rsidRPr="008F7B68" w:rsidRDefault="00003C87" w:rsidP="00E76BC3">
            <w:pPr>
              <w:ind w:firstLine="0"/>
            </w:pPr>
            <w:r w:rsidRPr="008F7B68">
              <w:t>/proc/sys/kernel/sched_init_task_load</w:t>
            </w:r>
          </w:p>
        </w:tc>
      </w:tr>
      <w:tr w:rsidR="00003C87" w:rsidRPr="008F7B68" w14:paraId="3E3E3F53" w14:textId="77777777" w:rsidTr="00E76BC3">
        <w:tc>
          <w:tcPr>
            <w:tcW w:w="2178" w:type="dxa"/>
            <w:shd w:val="clear" w:color="auto" w:fill="000000" w:themeFill="text1"/>
          </w:tcPr>
          <w:p w14:paraId="4F255C5B" w14:textId="77777777" w:rsidR="00003C87" w:rsidRPr="008F7B68" w:rsidRDefault="00003C87" w:rsidP="00E76BC3">
            <w:pPr>
              <w:ind w:firstLine="0"/>
            </w:pPr>
            <w:r w:rsidRPr="008F7B68">
              <w:rPr>
                <w:rFonts w:hint="eastAsia"/>
              </w:rPr>
              <w:lastRenderedPageBreak/>
              <w:t>默认值</w:t>
            </w:r>
          </w:p>
        </w:tc>
        <w:tc>
          <w:tcPr>
            <w:tcW w:w="6344" w:type="dxa"/>
            <w:shd w:val="clear" w:color="auto" w:fill="auto"/>
          </w:tcPr>
          <w:p w14:paraId="6754E0BA" w14:textId="77777777" w:rsidR="00003C87" w:rsidRPr="008F7B68" w:rsidRDefault="00003C87" w:rsidP="00E76BC3">
            <w:pPr>
              <w:ind w:firstLine="0"/>
            </w:pPr>
            <w:r w:rsidRPr="008F7B68">
              <w:t>0</w:t>
            </w:r>
          </w:p>
        </w:tc>
      </w:tr>
      <w:tr w:rsidR="00003C87" w:rsidRPr="008F7B68" w14:paraId="739F4953" w14:textId="77777777" w:rsidTr="00E76BC3">
        <w:tc>
          <w:tcPr>
            <w:tcW w:w="2178" w:type="dxa"/>
            <w:shd w:val="clear" w:color="auto" w:fill="000000" w:themeFill="text1"/>
          </w:tcPr>
          <w:p w14:paraId="75102160" w14:textId="77777777" w:rsidR="00003C87" w:rsidRPr="008F7B68" w:rsidRDefault="00003C87" w:rsidP="00E76BC3">
            <w:pPr>
              <w:ind w:firstLine="0"/>
            </w:pPr>
            <w:r w:rsidRPr="008F7B68">
              <w:rPr>
                <w:rFonts w:hint="eastAsia"/>
              </w:rPr>
              <w:t>描述</w:t>
            </w:r>
          </w:p>
        </w:tc>
        <w:tc>
          <w:tcPr>
            <w:tcW w:w="6344" w:type="dxa"/>
            <w:shd w:val="clear" w:color="auto" w:fill="auto"/>
          </w:tcPr>
          <w:p w14:paraId="06DD51FF" w14:textId="77777777" w:rsidR="00003C87" w:rsidRPr="008F7B68" w:rsidRDefault="00003C87" w:rsidP="00E76BC3">
            <w:pPr>
              <w:ind w:firstLine="0"/>
            </w:pPr>
            <w:r w:rsidRPr="008F7B68">
              <w:rPr>
                <w:rFonts w:hint="eastAsia"/>
              </w:rPr>
              <w:t>对于新创建没有历史纪录的任务的初始负载百分比。</w:t>
            </w:r>
          </w:p>
        </w:tc>
      </w:tr>
    </w:tbl>
    <w:p w14:paraId="40CCDD01" w14:textId="2C05350D" w:rsidR="00003C87" w:rsidDel="000D2630" w:rsidRDefault="00003C87">
      <w:pPr>
        <w:ind w:firstLine="0"/>
        <w:rPr>
          <w:del w:id="1446" w:author="Ling, Alex" w:date="2017-06-04T11:33:00Z"/>
          <w:rFonts w:hAnsi="SimSun"/>
          <w:sz w:val="24"/>
          <w:szCs w:val="24"/>
        </w:rPr>
        <w:pPrChange w:id="1447" w:author="Ling, Alex" w:date="2017-06-04T11:33:00Z">
          <w:pPr>
            <w:ind w:firstLine="426"/>
          </w:pPr>
        </w:pPrChange>
      </w:pPr>
    </w:p>
    <w:p w14:paraId="0E473FEA" w14:textId="77777777" w:rsidR="00862183" w:rsidRDefault="00862183" w:rsidP="001A5AE9">
      <w:pPr>
        <w:ind w:firstLine="426"/>
        <w:rPr>
          <w:rFonts w:hAnsi="SimSun"/>
          <w:sz w:val="24"/>
          <w:szCs w:val="24"/>
        </w:rPr>
      </w:pPr>
      <w:r>
        <w:rPr>
          <w:rFonts w:hAnsi="SimSun" w:hint="eastAsia"/>
          <w:sz w:val="24"/>
          <w:szCs w:val="24"/>
        </w:rPr>
        <w:t>sched_account_wait_time</w:t>
      </w:r>
      <w:r w:rsidR="008B4702">
        <w:rPr>
          <w:rFonts w:hAnsi="SimSun" w:hint="eastAsia"/>
          <w:sz w:val="24"/>
          <w:szCs w:val="24"/>
        </w:rPr>
        <w:t>定义了是否将任务的等待时间计入其对</w:t>
      </w:r>
      <w:r w:rsidR="008B4702">
        <w:rPr>
          <w:rFonts w:hAnsi="SimSun" w:hint="eastAsia"/>
          <w:sz w:val="24"/>
          <w:szCs w:val="24"/>
        </w:rPr>
        <w:t>CPU</w:t>
      </w:r>
      <w:r w:rsidR="008B4702">
        <w:rPr>
          <w:rFonts w:hAnsi="SimSun" w:hint="eastAsia"/>
          <w:sz w:val="24"/>
          <w:szCs w:val="24"/>
        </w:rPr>
        <w:t>时间要求的标志。</w:t>
      </w:r>
      <w:r w:rsidR="008B4702">
        <w:rPr>
          <w:rFonts w:hAnsi="SimSun" w:hint="eastAsia"/>
          <w:sz w:val="24"/>
          <w:szCs w:val="24"/>
        </w:rPr>
        <w:t>0</w:t>
      </w:r>
      <w:r w:rsidR="008B4702">
        <w:rPr>
          <w:rFonts w:hAnsi="SimSun" w:hint="eastAsia"/>
          <w:sz w:val="24"/>
          <w:szCs w:val="24"/>
        </w:rPr>
        <w:t>表示不计入，其他值表示计入。</w:t>
      </w:r>
      <w:r w:rsidR="00003C87">
        <w:rPr>
          <w:rFonts w:hAnsi="SimSun" w:hint="eastAsia"/>
          <w:sz w:val="24"/>
          <w:szCs w:val="24"/>
        </w:rPr>
        <w:t>sched_account_wait_time</w:t>
      </w:r>
      <w:r w:rsidR="00003C87">
        <w:rPr>
          <w:rFonts w:hAnsi="SimSun" w:hint="eastAsia"/>
          <w:sz w:val="24"/>
          <w:szCs w:val="24"/>
        </w:rPr>
        <w:t>的定义如表</w:t>
      </w:r>
      <w:r w:rsidR="00003C87">
        <w:rPr>
          <w:rFonts w:hAnsi="SimSun" w:hint="eastAsia"/>
          <w:sz w:val="24"/>
          <w:szCs w:val="24"/>
        </w:rPr>
        <w:t>3-6</w:t>
      </w:r>
      <w:r w:rsidR="00003C87">
        <w:rPr>
          <w:rFonts w:hAnsi="SimSun" w:hint="eastAsia"/>
          <w:sz w:val="24"/>
          <w:szCs w:val="24"/>
        </w:rPr>
        <w:t>所示。</w:t>
      </w:r>
    </w:p>
    <w:p w14:paraId="5E6BB199" w14:textId="77777777" w:rsidR="00003C87" w:rsidRPr="000D2630" w:rsidRDefault="00003C87" w:rsidP="00003C87">
      <w:pPr>
        <w:pStyle w:val="af2"/>
        <w:jc w:val="center"/>
        <w:rPr>
          <w:rFonts w:ascii="Times New Roman" w:eastAsia="KaiTi" w:hAnsi="Times New Roman"/>
          <w:sz w:val="21"/>
          <w:szCs w:val="21"/>
          <w:rPrChange w:id="1448" w:author="Ling, Alex" w:date="2017-06-04T11:31:00Z">
            <w:rPr>
              <w:rFonts w:ascii="楷体" w:eastAsia="楷体" w:hAnsi="楷体"/>
              <w:sz w:val="21"/>
              <w:szCs w:val="21"/>
            </w:rPr>
          </w:rPrChange>
        </w:rPr>
      </w:pPr>
      <w:r w:rsidRPr="000D2630">
        <w:rPr>
          <w:rFonts w:ascii="Times New Roman" w:eastAsia="KaiTi" w:hAnsi="Times New Roman" w:hint="eastAsia"/>
          <w:sz w:val="21"/>
          <w:szCs w:val="21"/>
          <w:rPrChange w:id="1449" w:author="Ling, Alex" w:date="2017-06-04T11:31:00Z">
            <w:rPr>
              <w:rFonts w:ascii="楷体" w:eastAsia="楷体" w:hAnsi="楷体" w:hint="eastAsia"/>
              <w:sz w:val="21"/>
              <w:szCs w:val="21"/>
            </w:rPr>
          </w:rPrChange>
        </w:rPr>
        <w:t>表</w:t>
      </w:r>
      <w:r w:rsidRPr="000D2630">
        <w:rPr>
          <w:rFonts w:ascii="Times New Roman" w:eastAsia="KaiTi" w:hAnsi="Times New Roman"/>
          <w:sz w:val="21"/>
          <w:szCs w:val="21"/>
          <w:rPrChange w:id="1450" w:author="Ling, Alex" w:date="2017-06-04T11:31:00Z">
            <w:rPr>
              <w:rFonts w:ascii="楷体" w:eastAsia="楷体" w:hAnsi="楷体"/>
              <w:sz w:val="21"/>
              <w:szCs w:val="21"/>
            </w:rPr>
          </w:rPrChange>
        </w:rPr>
        <w:t>3-6 sched_account_wait_time</w:t>
      </w:r>
      <w:r w:rsidRPr="000D2630">
        <w:rPr>
          <w:rFonts w:ascii="Times New Roman" w:eastAsia="KaiTi" w:hAnsi="Times New Roman" w:hint="eastAsia"/>
          <w:sz w:val="21"/>
          <w:szCs w:val="21"/>
          <w:rPrChange w:id="1451" w:author="Ling, Alex" w:date="2017-06-04T11:31:00Z">
            <w:rPr>
              <w:rFonts w:ascii="楷体" w:eastAsia="楷体" w:hAnsi="楷体" w:hint="eastAsia"/>
              <w:sz w:val="21"/>
              <w:szCs w:val="21"/>
            </w:rPr>
          </w:rPrChange>
        </w:rPr>
        <w:t>可调整参数</w:t>
      </w:r>
    </w:p>
    <w:p w14:paraId="64892042" w14:textId="77777777" w:rsidR="00003C87" w:rsidRPr="000D2630" w:rsidRDefault="00003C87" w:rsidP="00003C87">
      <w:pPr>
        <w:pStyle w:val="af2"/>
        <w:jc w:val="center"/>
        <w:rPr>
          <w:rFonts w:ascii="Times New Roman" w:eastAsia="KaiTi" w:hAnsi="Times New Roman"/>
          <w:sz w:val="21"/>
          <w:szCs w:val="21"/>
          <w:rPrChange w:id="1452" w:author="Ling, Alex" w:date="2017-06-04T11:31:00Z">
            <w:rPr>
              <w:rFonts w:ascii="Times New Roman" w:hAnsi="Times New Roman"/>
            </w:rPr>
          </w:rPrChange>
        </w:rPr>
      </w:pPr>
      <w:r w:rsidRPr="000D2630">
        <w:rPr>
          <w:rFonts w:ascii="Times New Roman" w:eastAsia="KaiTi" w:hAnsi="Times New Roman"/>
          <w:sz w:val="21"/>
          <w:szCs w:val="21"/>
          <w:rPrChange w:id="1453" w:author="Ling, Alex" w:date="2017-06-04T11:31:00Z">
            <w:rPr>
              <w:rFonts w:ascii="Times New Roman" w:hAnsi="Times New Roman"/>
              <w:sz w:val="21"/>
              <w:szCs w:val="21"/>
            </w:rPr>
          </w:rPrChange>
        </w:rPr>
        <w:t>Table 3-6 sched_account_wait_time tunable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6344"/>
      </w:tblGrid>
      <w:tr w:rsidR="00003C87" w:rsidRPr="008F7B68" w14:paraId="52EC81D2" w14:textId="77777777" w:rsidTr="00E76BC3">
        <w:tc>
          <w:tcPr>
            <w:tcW w:w="2178" w:type="dxa"/>
            <w:shd w:val="clear" w:color="auto" w:fill="000000" w:themeFill="text1"/>
          </w:tcPr>
          <w:p w14:paraId="7BA77078" w14:textId="77777777" w:rsidR="00003C87" w:rsidRPr="008F7B68" w:rsidRDefault="00003C87" w:rsidP="00E76BC3">
            <w:pPr>
              <w:ind w:firstLine="0"/>
            </w:pPr>
            <w:r w:rsidRPr="008F7B68">
              <w:rPr>
                <w:rFonts w:hint="eastAsia"/>
              </w:rPr>
              <w:t>名称</w:t>
            </w:r>
          </w:p>
        </w:tc>
        <w:tc>
          <w:tcPr>
            <w:tcW w:w="6344" w:type="dxa"/>
            <w:shd w:val="clear" w:color="auto" w:fill="auto"/>
          </w:tcPr>
          <w:p w14:paraId="6192AC65" w14:textId="77777777" w:rsidR="00003C87" w:rsidRPr="008F7B68" w:rsidRDefault="00003C87" w:rsidP="00E76BC3">
            <w:pPr>
              <w:ind w:firstLine="0"/>
            </w:pPr>
            <w:r w:rsidRPr="008F7B68">
              <w:t>sched_account_wait_time</w:t>
            </w:r>
          </w:p>
        </w:tc>
      </w:tr>
      <w:tr w:rsidR="00003C87" w:rsidRPr="008F7B68" w14:paraId="0404AF67" w14:textId="77777777" w:rsidTr="00E76BC3">
        <w:tc>
          <w:tcPr>
            <w:tcW w:w="2178" w:type="dxa"/>
            <w:shd w:val="clear" w:color="auto" w:fill="000000" w:themeFill="text1"/>
          </w:tcPr>
          <w:p w14:paraId="563D3B0A" w14:textId="77777777" w:rsidR="00003C87" w:rsidRPr="008F7B68" w:rsidRDefault="00003C87" w:rsidP="00E76BC3">
            <w:pPr>
              <w:ind w:firstLine="0"/>
            </w:pPr>
            <w:r w:rsidRPr="008F7B68">
              <w:rPr>
                <w:rFonts w:hint="eastAsia"/>
              </w:rPr>
              <w:t>位置</w:t>
            </w:r>
          </w:p>
        </w:tc>
        <w:tc>
          <w:tcPr>
            <w:tcW w:w="6344" w:type="dxa"/>
            <w:shd w:val="clear" w:color="auto" w:fill="auto"/>
          </w:tcPr>
          <w:p w14:paraId="060EE21A" w14:textId="77777777" w:rsidR="00003C87" w:rsidRPr="008F7B68" w:rsidRDefault="00003C87" w:rsidP="00E76BC3">
            <w:pPr>
              <w:ind w:firstLine="0"/>
            </w:pPr>
            <w:r w:rsidRPr="008F7B68">
              <w:t>/proc/sys/kernel/sched_account_wait_time</w:t>
            </w:r>
          </w:p>
        </w:tc>
      </w:tr>
      <w:tr w:rsidR="00003C87" w:rsidRPr="008F7B68" w14:paraId="038E60AF" w14:textId="77777777" w:rsidTr="00E76BC3">
        <w:tc>
          <w:tcPr>
            <w:tcW w:w="2178" w:type="dxa"/>
            <w:shd w:val="clear" w:color="auto" w:fill="000000" w:themeFill="text1"/>
          </w:tcPr>
          <w:p w14:paraId="42C9BF7C" w14:textId="77777777" w:rsidR="00003C87" w:rsidRPr="008F7B68" w:rsidRDefault="00003C87" w:rsidP="00E76BC3">
            <w:pPr>
              <w:ind w:firstLine="0"/>
            </w:pPr>
            <w:r w:rsidRPr="008F7B68">
              <w:rPr>
                <w:rFonts w:hint="eastAsia"/>
              </w:rPr>
              <w:t>默认值</w:t>
            </w:r>
          </w:p>
        </w:tc>
        <w:tc>
          <w:tcPr>
            <w:tcW w:w="6344" w:type="dxa"/>
            <w:shd w:val="clear" w:color="auto" w:fill="auto"/>
          </w:tcPr>
          <w:p w14:paraId="50C3D34F" w14:textId="77777777" w:rsidR="00003C87" w:rsidRPr="008F7B68" w:rsidRDefault="00003C87" w:rsidP="00E76BC3">
            <w:pPr>
              <w:ind w:firstLine="0"/>
            </w:pPr>
            <w:r w:rsidRPr="008F7B68">
              <w:t>1</w:t>
            </w:r>
          </w:p>
        </w:tc>
      </w:tr>
      <w:tr w:rsidR="00003C87" w:rsidRPr="008F7B68" w14:paraId="4D74FA08" w14:textId="77777777" w:rsidTr="00E76BC3">
        <w:tc>
          <w:tcPr>
            <w:tcW w:w="2178" w:type="dxa"/>
            <w:shd w:val="clear" w:color="auto" w:fill="000000" w:themeFill="text1"/>
          </w:tcPr>
          <w:p w14:paraId="081FCB08" w14:textId="77777777" w:rsidR="00003C87" w:rsidRPr="008F7B68" w:rsidRDefault="00003C87" w:rsidP="00E76BC3">
            <w:pPr>
              <w:ind w:firstLine="0"/>
            </w:pPr>
            <w:r w:rsidRPr="008F7B68">
              <w:rPr>
                <w:rFonts w:hint="eastAsia"/>
              </w:rPr>
              <w:t>描述</w:t>
            </w:r>
          </w:p>
        </w:tc>
        <w:tc>
          <w:tcPr>
            <w:tcW w:w="6344" w:type="dxa"/>
            <w:shd w:val="clear" w:color="auto" w:fill="auto"/>
          </w:tcPr>
          <w:p w14:paraId="46BCA0E3" w14:textId="77777777" w:rsidR="00003C87" w:rsidRPr="008F7B68" w:rsidRDefault="00003C87" w:rsidP="00E76BC3">
            <w:pPr>
              <w:ind w:firstLine="0"/>
            </w:pPr>
            <w:r w:rsidRPr="008F7B68">
              <w:rPr>
                <w:rFonts w:hint="eastAsia"/>
              </w:rPr>
              <w:t>用于判断是否将任务的等待时间计入任务对</w:t>
            </w:r>
            <w:r w:rsidRPr="008F7B68">
              <w:rPr>
                <w:rFonts w:hint="eastAsia"/>
              </w:rPr>
              <w:t>CPU</w:t>
            </w:r>
            <w:r w:rsidRPr="008F7B68">
              <w:rPr>
                <w:rFonts w:hint="eastAsia"/>
              </w:rPr>
              <w:t>时间要求对标志。</w:t>
            </w:r>
          </w:p>
        </w:tc>
      </w:tr>
    </w:tbl>
    <w:p w14:paraId="1BA8EF62" w14:textId="77777777" w:rsidR="00003C87" w:rsidDel="00D43E0C" w:rsidRDefault="00003C87" w:rsidP="00D43E0C">
      <w:pPr>
        <w:ind w:firstLine="426"/>
        <w:rPr>
          <w:del w:id="1454" w:author="alling" w:date="2017-04-04T16:11:00Z"/>
          <w:rFonts w:hAnsi="SimSun"/>
          <w:sz w:val="24"/>
          <w:szCs w:val="24"/>
        </w:rPr>
      </w:pPr>
    </w:p>
    <w:p w14:paraId="3AF43A59" w14:textId="77777777" w:rsidR="008B4702" w:rsidRPr="00B922F6" w:rsidRDefault="008B4702">
      <w:pPr>
        <w:ind w:firstLine="426"/>
        <w:rPr>
          <w:sz w:val="24"/>
          <w:szCs w:val="24"/>
          <w:rPrChange w:id="1455" w:author="alling" w:date="2017-04-04T16:08:00Z">
            <w:rPr>
              <w:rFonts w:hAnsi="SimSun"/>
              <w:sz w:val="24"/>
              <w:szCs w:val="24"/>
            </w:rPr>
          </w:rPrChange>
        </w:rPr>
      </w:pPr>
      <w:del w:id="1456" w:author="alling" w:date="2017-04-04T16:11:00Z">
        <w:r w:rsidRPr="00B922F6" w:rsidDel="0074749F">
          <w:rPr>
            <w:sz w:val="24"/>
            <w:szCs w:val="24"/>
            <w:rPrChange w:id="1457" w:author="alling" w:date="2017-04-04T16:08:00Z">
              <w:rPr>
                <w:rFonts w:hAnsi="SimSun"/>
                <w:sz w:val="24"/>
                <w:szCs w:val="24"/>
              </w:rPr>
            </w:rPrChange>
          </w:rPr>
          <w:delText>sched_upmigrate</w:delText>
        </w:r>
        <w:r w:rsidRPr="00B922F6" w:rsidDel="0074749F">
          <w:rPr>
            <w:rFonts w:hint="eastAsia"/>
            <w:sz w:val="24"/>
            <w:szCs w:val="24"/>
            <w:rPrChange w:id="1458" w:author="alling" w:date="2017-04-04T16:08:00Z">
              <w:rPr>
                <w:rFonts w:hAnsi="SimSun" w:hint="eastAsia"/>
                <w:sz w:val="24"/>
                <w:szCs w:val="24"/>
              </w:rPr>
            </w:rPrChange>
          </w:rPr>
          <w:delText>用于描述</w:delText>
        </w:r>
      </w:del>
      <w:r w:rsidRPr="00B922F6">
        <w:rPr>
          <w:rFonts w:hint="eastAsia"/>
          <w:sz w:val="24"/>
          <w:szCs w:val="24"/>
          <w:rPrChange w:id="1459" w:author="alling" w:date="2017-04-04T16:08:00Z">
            <w:rPr>
              <w:rFonts w:hAnsi="SimSun" w:hint="eastAsia"/>
              <w:sz w:val="24"/>
              <w:szCs w:val="24"/>
            </w:rPr>
          </w:rPrChange>
        </w:rPr>
        <w:t>如果一个任务对</w:t>
      </w:r>
      <w:r w:rsidRPr="00B922F6">
        <w:rPr>
          <w:sz w:val="24"/>
          <w:szCs w:val="24"/>
          <w:rPrChange w:id="1460" w:author="alling" w:date="2017-04-04T16:08:00Z">
            <w:rPr>
              <w:rFonts w:hAnsi="SimSun"/>
              <w:sz w:val="24"/>
              <w:szCs w:val="24"/>
            </w:rPr>
          </w:rPrChange>
        </w:rPr>
        <w:t>CPU</w:t>
      </w:r>
      <w:r w:rsidRPr="00B922F6">
        <w:rPr>
          <w:rFonts w:hint="eastAsia"/>
          <w:sz w:val="24"/>
          <w:szCs w:val="24"/>
          <w:rPrChange w:id="1461" w:author="alling" w:date="2017-04-04T16:08:00Z">
            <w:rPr>
              <w:rFonts w:hAnsi="SimSun" w:hint="eastAsia"/>
              <w:sz w:val="24"/>
              <w:szCs w:val="24"/>
            </w:rPr>
          </w:rPrChange>
        </w:rPr>
        <w:t>的使用率超过</w:t>
      </w:r>
      <w:r w:rsidRPr="00B922F6">
        <w:rPr>
          <w:sz w:val="24"/>
          <w:szCs w:val="24"/>
          <w:rPrChange w:id="1462" w:author="alling" w:date="2017-04-04T16:08:00Z">
            <w:rPr>
              <w:rFonts w:hAnsi="SimSun"/>
              <w:sz w:val="24"/>
              <w:szCs w:val="24"/>
            </w:rPr>
          </w:rPrChange>
        </w:rPr>
        <w:t>sched_upmigrate</w:t>
      </w:r>
      <w:r w:rsidRPr="00B922F6">
        <w:rPr>
          <w:rFonts w:hint="eastAsia"/>
          <w:sz w:val="24"/>
          <w:szCs w:val="24"/>
          <w:rPrChange w:id="1463" w:author="alling" w:date="2017-04-04T16:08:00Z">
            <w:rPr>
              <w:rFonts w:hAnsi="SimSun" w:hint="eastAsia"/>
              <w:sz w:val="24"/>
              <w:szCs w:val="24"/>
            </w:rPr>
          </w:rPrChange>
        </w:rPr>
        <w:t>所指定的百分比，那么该</w:t>
      </w:r>
      <w:r w:rsidRPr="00B922F6">
        <w:rPr>
          <w:sz w:val="24"/>
          <w:szCs w:val="24"/>
          <w:rPrChange w:id="1464" w:author="alling" w:date="2017-04-04T16:08:00Z">
            <w:rPr>
              <w:rFonts w:hAnsi="SimSun"/>
              <w:sz w:val="24"/>
              <w:szCs w:val="24"/>
            </w:rPr>
          </w:rPrChange>
        </w:rPr>
        <w:t>CPU</w:t>
      </w:r>
      <w:r w:rsidRPr="00B922F6">
        <w:rPr>
          <w:rFonts w:hint="eastAsia"/>
          <w:sz w:val="24"/>
          <w:szCs w:val="24"/>
          <w:rPrChange w:id="1465" w:author="alling" w:date="2017-04-04T16:08:00Z">
            <w:rPr>
              <w:rFonts w:hAnsi="SimSun" w:hint="eastAsia"/>
              <w:sz w:val="24"/>
              <w:szCs w:val="24"/>
            </w:rPr>
          </w:rPrChange>
        </w:rPr>
        <w:t>将被认为能力不够</w:t>
      </w:r>
      <w:ins w:id="1466" w:author="alling" w:date="2017-04-04T16:11:00Z">
        <w:r w:rsidR="0074749F">
          <w:rPr>
            <w:rFonts w:hint="eastAsia"/>
            <w:sz w:val="24"/>
            <w:szCs w:val="24"/>
          </w:rPr>
          <w:t>。</w:t>
        </w:r>
      </w:ins>
      <w:del w:id="1467" w:author="alling" w:date="2017-04-04T16:11:00Z">
        <w:r w:rsidRPr="00B922F6" w:rsidDel="0074749F">
          <w:rPr>
            <w:rFonts w:hint="eastAsia"/>
            <w:sz w:val="24"/>
            <w:szCs w:val="24"/>
            <w:rPrChange w:id="1468" w:author="alling" w:date="2017-04-04T16:08:00Z">
              <w:rPr>
                <w:rFonts w:hAnsi="SimSun" w:hint="eastAsia"/>
                <w:sz w:val="24"/>
                <w:szCs w:val="24"/>
              </w:rPr>
            </w:rPrChange>
          </w:rPr>
          <w:delText>，</w:delText>
        </w:r>
      </w:del>
      <w:r w:rsidRPr="00B922F6">
        <w:rPr>
          <w:rFonts w:hint="eastAsia"/>
          <w:sz w:val="24"/>
          <w:szCs w:val="24"/>
          <w:rPrChange w:id="1469" w:author="alling" w:date="2017-04-04T16:08:00Z">
            <w:rPr>
              <w:rFonts w:hAnsi="SimSun" w:hint="eastAsia"/>
              <w:sz w:val="24"/>
              <w:szCs w:val="24"/>
            </w:rPr>
          </w:rPrChange>
        </w:rPr>
        <w:t>需要找一个更高能力（频率）的</w:t>
      </w:r>
      <w:r w:rsidRPr="00B922F6">
        <w:rPr>
          <w:sz w:val="24"/>
          <w:szCs w:val="24"/>
          <w:rPrChange w:id="1470" w:author="alling" w:date="2017-04-04T16:08:00Z">
            <w:rPr>
              <w:rFonts w:hAnsi="SimSun"/>
              <w:sz w:val="24"/>
              <w:szCs w:val="24"/>
            </w:rPr>
          </w:rPrChange>
        </w:rPr>
        <w:t>CPU</w:t>
      </w:r>
      <w:r w:rsidRPr="00B922F6">
        <w:rPr>
          <w:rFonts w:hint="eastAsia"/>
          <w:sz w:val="24"/>
          <w:szCs w:val="24"/>
          <w:rPrChange w:id="1471" w:author="alling" w:date="2017-04-04T16:08:00Z">
            <w:rPr>
              <w:rFonts w:hAnsi="SimSun" w:hint="eastAsia"/>
              <w:sz w:val="24"/>
              <w:szCs w:val="24"/>
            </w:rPr>
          </w:rPrChange>
        </w:rPr>
        <w:t>来运行任务。它的取值范围为</w:t>
      </w:r>
      <w:r w:rsidRPr="00B922F6">
        <w:rPr>
          <w:sz w:val="24"/>
          <w:szCs w:val="24"/>
          <w:rPrChange w:id="1472" w:author="alling" w:date="2017-04-04T16:08:00Z">
            <w:rPr>
              <w:rFonts w:hAnsi="SimSun"/>
              <w:sz w:val="24"/>
              <w:szCs w:val="24"/>
            </w:rPr>
          </w:rPrChange>
        </w:rPr>
        <w:t>0</w:t>
      </w:r>
      <w:r w:rsidRPr="00B922F6">
        <w:rPr>
          <w:rFonts w:hint="eastAsia"/>
          <w:sz w:val="24"/>
          <w:szCs w:val="24"/>
          <w:rPrChange w:id="1473" w:author="alling" w:date="2017-04-04T16:08:00Z">
            <w:rPr>
              <w:rFonts w:hAnsi="SimSun" w:hint="eastAsia"/>
              <w:sz w:val="24"/>
              <w:szCs w:val="24"/>
            </w:rPr>
          </w:rPrChange>
        </w:rPr>
        <w:t>到</w:t>
      </w:r>
      <w:r w:rsidRPr="00B922F6">
        <w:rPr>
          <w:sz w:val="24"/>
          <w:szCs w:val="24"/>
          <w:rPrChange w:id="1474" w:author="alling" w:date="2017-04-04T16:08:00Z">
            <w:rPr>
              <w:rFonts w:hAnsi="SimSun"/>
              <w:sz w:val="24"/>
              <w:szCs w:val="24"/>
            </w:rPr>
          </w:rPrChange>
        </w:rPr>
        <w:t>100</w:t>
      </w:r>
      <w:r w:rsidRPr="00B922F6">
        <w:rPr>
          <w:rFonts w:hint="eastAsia"/>
          <w:sz w:val="24"/>
          <w:szCs w:val="24"/>
          <w:rPrChange w:id="1475" w:author="alling" w:date="2017-04-04T16:08:00Z">
            <w:rPr>
              <w:rFonts w:hAnsi="SimSun" w:hint="eastAsia"/>
              <w:sz w:val="24"/>
              <w:szCs w:val="24"/>
            </w:rPr>
          </w:rPrChange>
        </w:rPr>
        <w:t>。它的值越小，表示任务越容易触发</w:t>
      </w:r>
      <w:r w:rsidRPr="00B922F6">
        <w:rPr>
          <w:sz w:val="24"/>
          <w:szCs w:val="24"/>
          <w:rPrChange w:id="1476" w:author="alling" w:date="2017-04-04T16:08:00Z">
            <w:rPr>
              <w:rFonts w:hAnsi="SimSun"/>
              <w:sz w:val="24"/>
              <w:szCs w:val="24"/>
            </w:rPr>
          </w:rPrChange>
        </w:rPr>
        <w:t>up migrate</w:t>
      </w:r>
      <w:r w:rsidRPr="00B922F6">
        <w:rPr>
          <w:rFonts w:hint="eastAsia"/>
          <w:sz w:val="24"/>
          <w:szCs w:val="24"/>
          <w:rPrChange w:id="1477" w:author="alling" w:date="2017-04-04T16:08:00Z">
            <w:rPr>
              <w:rFonts w:hAnsi="SimSun" w:hint="eastAsia"/>
              <w:sz w:val="24"/>
              <w:szCs w:val="24"/>
            </w:rPr>
          </w:rPrChange>
        </w:rPr>
        <w:t>。同样地，它的取值也要根据系统使用场景来调整，默认值是</w:t>
      </w:r>
      <w:r w:rsidRPr="00B922F6">
        <w:rPr>
          <w:sz w:val="24"/>
          <w:szCs w:val="24"/>
          <w:rPrChange w:id="1478" w:author="alling" w:date="2017-04-04T16:08:00Z">
            <w:rPr>
              <w:rFonts w:hAnsi="SimSun"/>
              <w:sz w:val="24"/>
              <w:szCs w:val="24"/>
            </w:rPr>
          </w:rPrChange>
        </w:rPr>
        <w:t>80</w:t>
      </w:r>
      <w:r w:rsidRPr="00B922F6">
        <w:rPr>
          <w:rFonts w:hint="eastAsia"/>
          <w:sz w:val="24"/>
          <w:szCs w:val="24"/>
          <w:rPrChange w:id="1479" w:author="alling" w:date="2017-04-04T16:08:00Z">
            <w:rPr>
              <w:rFonts w:hAnsi="SimSun" w:hint="eastAsia"/>
              <w:sz w:val="24"/>
              <w:szCs w:val="24"/>
            </w:rPr>
          </w:rPrChange>
        </w:rPr>
        <w:t>。</w:t>
      </w:r>
      <w:r w:rsidR="00003C87" w:rsidRPr="00B922F6">
        <w:rPr>
          <w:sz w:val="24"/>
          <w:szCs w:val="24"/>
          <w:rPrChange w:id="1480" w:author="alling" w:date="2017-04-04T16:08:00Z">
            <w:rPr>
              <w:rFonts w:hAnsi="SimSun"/>
              <w:sz w:val="24"/>
              <w:szCs w:val="24"/>
            </w:rPr>
          </w:rPrChange>
        </w:rPr>
        <w:t>sched_upmigrate</w:t>
      </w:r>
      <w:r w:rsidR="00003C87" w:rsidRPr="00B922F6">
        <w:rPr>
          <w:rFonts w:hint="eastAsia"/>
          <w:sz w:val="24"/>
          <w:szCs w:val="24"/>
          <w:rPrChange w:id="1481" w:author="alling" w:date="2017-04-04T16:08:00Z">
            <w:rPr>
              <w:rFonts w:hAnsi="SimSun" w:hint="eastAsia"/>
              <w:sz w:val="24"/>
              <w:szCs w:val="24"/>
            </w:rPr>
          </w:rPrChange>
        </w:rPr>
        <w:t>的定义如表</w:t>
      </w:r>
      <w:r w:rsidR="00003C87" w:rsidRPr="00B922F6">
        <w:rPr>
          <w:sz w:val="24"/>
          <w:szCs w:val="24"/>
          <w:rPrChange w:id="1482" w:author="alling" w:date="2017-04-04T16:08:00Z">
            <w:rPr>
              <w:rFonts w:hAnsi="SimSun"/>
              <w:sz w:val="24"/>
              <w:szCs w:val="24"/>
            </w:rPr>
          </w:rPrChange>
        </w:rPr>
        <w:t>3-7</w:t>
      </w:r>
      <w:r w:rsidR="00003C87" w:rsidRPr="00B922F6">
        <w:rPr>
          <w:rFonts w:hint="eastAsia"/>
          <w:sz w:val="24"/>
          <w:szCs w:val="24"/>
          <w:rPrChange w:id="1483" w:author="alling" w:date="2017-04-04T16:08:00Z">
            <w:rPr>
              <w:rFonts w:hAnsi="SimSun" w:hint="eastAsia"/>
              <w:sz w:val="24"/>
              <w:szCs w:val="24"/>
            </w:rPr>
          </w:rPrChange>
        </w:rPr>
        <w:t>所示。</w:t>
      </w:r>
    </w:p>
    <w:p w14:paraId="466F4791" w14:textId="77777777" w:rsidR="00003C87" w:rsidRPr="000D2630" w:rsidRDefault="00003C87" w:rsidP="00003C87">
      <w:pPr>
        <w:pStyle w:val="af2"/>
        <w:jc w:val="center"/>
        <w:rPr>
          <w:rFonts w:ascii="Times New Roman" w:eastAsia="KaiTi" w:hAnsi="Times New Roman"/>
          <w:sz w:val="21"/>
          <w:szCs w:val="21"/>
          <w:rPrChange w:id="1484" w:author="Ling, Alex" w:date="2017-06-04T11:31:00Z">
            <w:rPr>
              <w:rFonts w:ascii="楷体" w:eastAsia="楷体" w:hAnsi="楷体"/>
              <w:sz w:val="21"/>
              <w:szCs w:val="21"/>
            </w:rPr>
          </w:rPrChange>
        </w:rPr>
      </w:pPr>
      <w:r w:rsidRPr="000D2630">
        <w:rPr>
          <w:rFonts w:ascii="Times New Roman" w:eastAsia="KaiTi" w:hAnsi="Times New Roman" w:hint="eastAsia"/>
          <w:sz w:val="21"/>
          <w:szCs w:val="21"/>
          <w:rPrChange w:id="1485" w:author="Ling, Alex" w:date="2017-06-04T11:31:00Z">
            <w:rPr>
              <w:rFonts w:ascii="楷体" w:eastAsia="楷体" w:hAnsi="楷体" w:hint="eastAsia"/>
              <w:sz w:val="21"/>
              <w:szCs w:val="21"/>
            </w:rPr>
          </w:rPrChange>
        </w:rPr>
        <w:t>表</w:t>
      </w:r>
      <w:r w:rsidRPr="000D2630">
        <w:rPr>
          <w:rFonts w:ascii="Times New Roman" w:eastAsia="KaiTi" w:hAnsi="Times New Roman"/>
          <w:sz w:val="21"/>
          <w:szCs w:val="21"/>
          <w:rPrChange w:id="1486" w:author="Ling, Alex" w:date="2017-06-04T11:31:00Z">
            <w:rPr>
              <w:rFonts w:ascii="楷体" w:eastAsia="楷体" w:hAnsi="楷体"/>
              <w:sz w:val="21"/>
              <w:szCs w:val="21"/>
            </w:rPr>
          </w:rPrChange>
        </w:rPr>
        <w:t>3-7 sched_upmigrate</w:t>
      </w:r>
      <w:r w:rsidRPr="000D2630">
        <w:rPr>
          <w:rFonts w:ascii="Times New Roman" w:eastAsia="KaiTi" w:hAnsi="Times New Roman" w:hint="eastAsia"/>
          <w:sz w:val="21"/>
          <w:szCs w:val="21"/>
          <w:rPrChange w:id="1487" w:author="Ling, Alex" w:date="2017-06-04T11:31:00Z">
            <w:rPr>
              <w:rFonts w:ascii="楷体" w:eastAsia="楷体" w:hAnsi="楷体" w:hint="eastAsia"/>
              <w:sz w:val="21"/>
              <w:szCs w:val="21"/>
            </w:rPr>
          </w:rPrChange>
        </w:rPr>
        <w:t>可调整参数</w:t>
      </w:r>
    </w:p>
    <w:p w14:paraId="36195A58" w14:textId="77777777" w:rsidR="00003C87" w:rsidRPr="000D2630" w:rsidRDefault="00003C87" w:rsidP="00003C87">
      <w:pPr>
        <w:pStyle w:val="af2"/>
        <w:jc w:val="center"/>
        <w:rPr>
          <w:rFonts w:ascii="Times New Roman" w:eastAsia="KaiTi" w:hAnsi="Times New Roman"/>
          <w:sz w:val="21"/>
          <w:szCs w:val="21"/>
          <w:rPrChange w:id="1488" w:author="Ling, Alex" w:date="2017-06-04T11:31:00Z">
            <w:rPr>
              <w:rFonts w:ascii="Times New Roman" w:hAnsi="Times New Roman"/>
            </w:rPr>
          </w:rPrChange>
        </w:rPr>
      </w:pPr>
      <w:r w:rsidRPr="000D2630">
        <w:rPr>
          <w:rFonts w:ascii="Times New Roman" w:eastAsia="KaiTi" w:hAnsi="Times New Roman"/>
          <w:sz w:val="21"/>
          <w:szCs w:val="21"/>
          <w:rPrChange w:id="1489" w:author="Ling, Alex" w:date="2017-06-04T11:31:00Z">
            <w:rPr>
              <w:rFonts w:ascii="Times New Roman" w:hAnsi="Times New Roman"/>
              <w:sz w:val="21"/>
              <w:szCs w:val="21"/>
            </w:rPr>
          </w:rPrChange>
        </w:rPr>
        <w:t>Table 3-7 sched_upmigrate tunable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6344"/>
      </w:tblGrid>
      <w:tr w:rsidR="00003C87" w:rsidRPr="008F7B68" w14:paraId="3D859B30" w14:textId="77777777" w:rsidTr="00E76BC3">
        <w:tc>
          <w:tcPr>
            <w:tcW w:w="2178" w:type="dxa"/>
            <w:shd w:val="clear" w:color="auto" w:fill="000000" w:themeFill="text1"/>
          </w:tcPr>
          <w:p w14:paraId="05ABC58D" w14:textId="77777777" w:rsidR="00003C87" w:rsidRPr="008F7B68" w:rsidRDefault="00003C87" w:rsidP="00E76BC3">
            <w:pPr>
              <w:ind w:firstLine="0"/>
            </w:pPr>
            <w:r w:rsidRPr="008F7B68">
              <w:rPr>
                <w:rFonts w:hint="eastAsia"/>
              </w:rPr>
              <w:t>名称</w:t>
            </w:r>
          </w:p>
        </w:tc>
        <w:tc>
          <w:tcPr>
            <w:tcW w:w="6344" w:type="dxa"/>
            <w:shd w:val="clear" w:color="auto" w:fill="auto"/>
          </w:tcPr>
          <w:p w14:paraId="29C6750F" w14:textId="77777777" w:rsidR="00003C87" w:rsidRPr="008F7B68" w:rsidRDefault="00003C87" w:rsidP="00E76BC3">
            <w:pPr>
              <w:ind w:firstLine="0"/>
            </w:pPr>
            <w:r w:rsidRPr="008F7B68">
              <w:t>sched_upmigrate</w:t>
            </w:r>
          </w:p>
        </w:tc>
      </w:tr>
      <w:tr w:rsidR="00003C87" w:rsidRPr="008F7B68" w14:paraId="34E4D17B" w14:textId="77777777" w:rsidTr="00E76BC3">
        <w:tc>
          <w:tcPr>
            <w:tcW w:w="2178" w:type="dxa"/>
            <w:shd w:val="clear" w:color="auto" w:fill="000000" w:themeFill="text1"/>
          </w:tcPr>
          <w:p w14:paraId="499F5901" w14:textId="77777777" w:rsidR="00003C87" w:rsidRPr="008F7B68" w:rsidRDefault="00003C87" w:rsidP="00E76BC3">
            <w:pPr>
              <w:ind w:firstLine="0"/>
            </w:pPr>
            <w:r w:rsidRPr="008F7B68">
              <w:rPr>
                <w:rFonts w:hint="eastAsia"/>
              </w:rPr>
              <w:t>位置</w:t>
            </w:r>
          </w:p>
        </w:tc>
        <w:tc>
          <w:tcPr>
            <w:tcW w:w="6344" w:type="dxa"/>
            <w:shd w:val="clear" w:color="auto" w:fill="auto"/>
          </w:tcPr>
          <w:p w14:paraId="012649AB" w14:textId="77777777" w:rsidR="00003C87" w:rsidRPr="008F7B68" w:rsidRDefault="00003C87" w:rsidP="00E76BC3">
            <w:pPr>
              <w:ind w:firstLine="0"/>
            </w:pPr>
            <w:r w:rsidRPr="008F7B68">
              <w:t>/proc/sys/kernel/sched_upmigrate</w:t>
            </w:r>
          </w:p>
        </w:tc>
      </w:tr>
      <w:tr w:rsidR="00003C87" w:rsidRPr="008F7B68" w14:paraId="225F7770" w14:textId="77777777" w:rsidTr="00E76BC3">
        <w:tc>
          <w:tcPr>
            <w:tcW w:w="2178" w:type="dxa"/>
            <w:shd w:val="clear" w:color="auto" w:fill="000000" w:themeFill="text1"/>
          </w:tcPr>
          <w:p w14:paraId="4945238A" w14:textId="77777777" w:rsidR="00003C87" w:rsidRPr="008F7B68" w:rsidRDefault="00003C87" w:rsidP="00E76BC3">
            <w:pPr>
              <w:ind w:firstLine="0"/>
            </w:pPr>
            <w:r w:rsidRPr="008F7B68">
              <w:rPr>
                <w:rFonts w:hint="eastAsia"/>
              </w:rPr>
              <w:t>默认值</w:t>
            </w:r>
          </w:p>
        </w:tc>
        <w:tc>
          <w:tcPr>
            <w:tcW w:w="6344" w:type="dxa"/>
            <w:shd w:val="clear" w:color="auto" w:fill="auto"/>
          </w:tcPr>
          <w:p w14:paraId="7C7151E3" w14:textId="77777777" w:rsidR="00003C87" w:rsidRPr="008F7B68" w:rsidRDefault="00003C87" w:rsidP="00E76BC3">
            <w:pPr>
              <w:ind w:firstLine="0"/>
            </w:pPr>
            <w:r w:rsidRPr="008F7B68">
              <w:t>80</w:t>
            </w:r>
          </w:p>
        </w:tc>
      </w:tr>
      <w:tr w:rsidR="00003C87" w:rsidRPr="008F7B68" w14:paraId="44BD2B8E" w14:textId="77777777" w:rsidTr="00E76BC3">
        <w:tc>
          <w:tcPr>
            <w:tcW w:w="2178" w:type="dxa"/>
            <w:shd w:val="clear" w:color="auto" w:fill="000000" w:themeFill="text1"/>
          </w:tcPr>
          <w:p w14:paraId="4375D4D6" w14:textId="77777777" w:rsidR="00003C87" w:rsidRPr="008F7B68" w:rsidRDefault="00003C87" w:rsidP="00E76BC3">
            <w:pPr>
              <w:ind w:firstLine="0"/>
            </w:pPr>
            <w:r w:rsidRPr="008F7B68">
              <w:rPr>
                <w:rFonts w:hint="eastAsia"/>
              </w:rPr>
              <w:t>描述</w:t>
            </w:r>
          </w:p>
        </w:tc>
        <w:tc>
          <w:tcPr>
            <w:tcW w:w="6344" w:type="dxa"/>
            <w:shd w:val="clear" w:color="auto" w:fill="auto"/>
          </w:tcPr>
          <w:p w14:paraId="1A72E4B8" w14:textId="77777777" w:rsidR="00003C87" w:rsidRPr="009408FB" w:rsidRDefault="00003C87">
            <w:pPr>
              <w:ind w:firstLine="0"/>
            </w:pPr>
            <w:r w:rsidRPr="009408FB">
              <w:rPr>
                <w:rFonts w:hAnsi="SimSun"/>
              </w:rPr>
              <w:t>如果一个任务对</w:t>
            </w:r>
            <w:r w:rsidRPr="009408FB">
              <w:t>CPU</w:t>
            </w:r>
            <w:r w:rsidRPr="009408FB">
              <w:rPr>
                <w:rFonts w:hAnsi="SimSun"/>
              </w:rPr>
              <w:t>的使用率超过</w:t>
            </w:r>
            <w:r w:rsidRPr="009408FB">
              <w:t>sched_upmigrate</w:t>
            </w:r>
            <w:r w:rsidRPr="009408FB">
              <w:rPr>
                <w:rFonts w:hAnsi="SimSun"/>
              </w:rPr>
              <w:t>所指定的百分比，那么该</w:t>
            </w:r>
            <w:r w:rsidRPr="009408FB">
              <w:t>CPU</w:t>
            </w:r>
            <w:r w:rsidRPr="009408FB">
              <w:rPr>
                <w:rFonts w:hAnsi="SimSun"/>
              </w:rPr>
              <w:t>将被认为能力不够</w:t>
            </w:r>
            <w:r>
              <w:rPr>
                <w:rFonts w:hAnsi="SimSun" w:hint="eastAsia"/>
              </w:rPr>
              <w:t>。</w:t>
            </w:r>
          </w:p>
        </w:tc>
      </w:tr>
    </w:tbl>
    <w:p w14:paraId="283CAFB8" w14:textId="77777777" w:rsidR="005848D5" w:rsidDel="00421233" w:rsidRDefault="005848D5">
      <w:pPr>
        <w:spacing w:before="0"/>
        <w:ind w:firstLine="0"/>
        <w:rPr>
          <w:del w:id="1490" w:author="alling" w:date="2017-04-04T16:12:00Z"/>
          <w:rFonts w:hAnsi="SimSun"/>
          <w:sz w:val="24"/>
          <w:szCs w:val="24"/>
        </w:rPr>
      </w:pPr>
    </w:p>
    <w:p w14:paraId="3B2DE41C" w14:textId="77777777" w:rsidR="005848D5" w:rsidRDefault="008B4702">
      <w:pPr>
        <w:spacing w:before="0"/>
        <w:ind w:firstLine="426"/>
        <w:rPr>
          <w:rFonts w:hAnsi="SimSun"/>
          <w:sz w:val="24"/>
          <w:szCs w:val="24"/>
        </w:rPr>
      </w:pPr>
      <w:r>
        <w:rPr>
          <w:rFonts w:hAnsi="SimSun" w:hint="eastAsia"/>
          <w:sz w:val="24"/>
          <w:szCs w:val="24"/>
        </w:rPr>
        <w:t>sched_spill_nr_run</w:t>
      </w:r>
      <w:r>
        <w:rPr>
          <w:rFonts w:hAnsi="SimSun" w:hint="eastAsia"/>
          <w:sz w:val="24"/>
          <w:szCs w:val="24"/>
        </w:rPr>
        <w:t>规定了一个</w:t>
      </w:r>
      <w:r>
        <w:rPr>
          <w:rFonts w:hAnsi="SimSun" w:hint="eastAsia"/>
          <w:sz w:val="24"/>
          <w:szCs w:val="24"/>
        </w:rPr>
        <w:t>CPU</w:t>
      </w:r>
      <w:r>
        <w:rPr>
          <w:rFonts w:hAnsi="SimSun" w:hint="eastAsia"/>
          <w:sz w:val="24"/>
          <w:szCs w:val="24"/>
        </w:rPr>
        <w:t>能够同时容纳的可运行任务的最大个数。它的值会影响任务在各</w:t>
      </w:r>
      <w:r>
        <w:rPr>
          <w:rFonts w:hAnsi="SimSun" w:hint="eastAsia"/>
          <w:sz w:val="24"/>
          <w:szCs w:val="24"/>
        </w:rPr>
        <w:t>CPU</w:t>
      </w:r>
      <w:r>
        <w:rPr>
          <w:rFonts w:hAnsi="SimSun" w:hint="eastAsia"/>
          <w:sz w:val="24"/>
          <w:szCs w:val="24"/>
        </w:rPr>
        <w:t>核之间的调度频率，需要根据</w:t>
      </w:r>
      <w:r>
        <w:rPr>
          <w:rFonts w:hAnsi="SimSun" w:hint="eastAsia"/>
          <w:sz w:val="24"/>
          <w:szCs w:val="24"/>
        </w:rPr>
        <w:t>CPU</w:t>
      </w:r>
      <w:r>
        <w:rPr>
          <w:rFonts w:hAnsi="SimSun" w:hint="eastAsia"/>
          <w:sz w:val="24"/>
          <w:szCs w:val="24"/>
        </w:rPr>
        <w:t>核硬件能力进行调整，默认值为</w:t>
      </w:r>
      <w:r>
        <w:rPr>
          <w:rFonts w:hAnsi="SimSun" w:hint="eastAsia"/>
          <w:sz w:val="24"/>
          <w:szCs w:val="24"/>
        </w:rPr>
        <w:t>10</w:t>
      </w:r>
      <w:r>
        <w:rPr>
          <w:rFonts w:hAnsi="SimSun" w:hint="eastAsia"/>
          <w:sz w:val="24"/>
          <w:szCs w:val="24"/>
        </w:rPr>
        <w:t>。</w:t>
      </w:r>
      <w:r w:rsidR="00FE206E">
        <w:rPr>
          <w:rFonts w:hAnsi="SimSun" w:hint="eastAsia"/>
          <w:sz w:val="24"/>
          <w:szCs w:val="24"/>
        </w:rPr>
        <w:t>sched_spill_nr_run</w:t>
      </w:r>
      <w:r w:rsidR="00FE206E">
        <w:rPr>
          <w:rFonts w:hAnsi="SimSun" w:hint="eastAsia"/>
          <w:sz w:val="24"/>
          <w:szCs w:val="24"/>
        </w:rPr>
        <w:t>的定义如表</w:t>
      </w:r>
      <w:r w:rsidR="00FE206E">
        <w:rPr>
          <w:rFonts w:hAnsi="SimSun" w:hint="eastAsia"/>
          <w:sz w:val="24"/>
          <w:szCs w:val="24"/>
        </w:rPr>
        <w:t>3-8</w:t>
      </w:r>
      <w:r w:rsidR="00FE206E">
        <w:rPr>
          <w:rFonts w:hAnsi="SimSun" w:hint="eastAsia"/>
          <w:sz w:val="24"/>
          <w:szCs w:val="24"/>
        </w:rPr>
        <w:t>所示。</w:t>
      </w:r>
    </w:p>
    <w:p w14:paraId="6A94DDD6" w14:textId="77777777" w:rsidR="005848D5" w:rsidRPr="000D2630" w:rsidRDefault="00FE206E">
      <w:pPr>
        <w:pStyle w:val="af2"/>
        <w:spacing w:before="0"/>
        <w:jc w:val="center"/>
        <w:rPr>
          <w:rFonts w:ascii="Times New Roman" w:eastAsia="KaiTi" w:hAnsi="Times New Roman"/>
          <w:sz w:val="21"/>
          <w:szCs w:val="21"/>
          <w:rPrChange w:id="1491" w:author="Ling, Alex" w:date="2017-06-04T11:31:00Z">
            <w:rPr>
              <w:rFonts w:ascii="楷体" w:eastAsia="楷体" w:hAnsi="楷体"/>
              <w:sz w:val="21"/>
              <w:szCs w:val="21"/>
            </w:rPr>
          </w:rPrChange>
        </w:rPr>
      </w:pPr>
      <w:r w:rsidRPr="000D2630">
        <w:rPr>
          <w:rFonts w:ascii="Times New Roman" w:eastAsia="KaiTi" w:hAnsi="Times New Roman" w:hint="eastAsia"/>
          <w:sz w:val="21"/>
          <w:szCs w:val="21"/>
          <w:rPrChange w:id="1492" w:author="Ling, Alex" w:date="2017-06-04T11:31:00Z">
            <w:rPr>
              <w:rFonts w:ascii="楷体" w:eastAsia="楷体" w:hAnsi="楷体" w:hint="eastAsia"/>
              <w:sz w:val="21"/>
              <w:szCs w:val="21"/>
            </w:rPr>
          </w:rPrChange>
        </w:rPr>
        <w:t>表</w:t>
      </w:r>
      <w:r w:rsidRPr="000D2630">
        <w:rPr>
          <w:rFonts w:ascii="Times New Roman" w:eastAsia="KaiTi" w:hAnsi="Times New Roman"/>
          <w:sz w:val="21"/>
          <w:szCs w:val="21"/>
          <w:rPrChange w:id="1493" w:author="Ling, Alex" w:date="2017-06-04T11:31:00Z">
            <w:rPr>
              <w:rFonts w:ascii="楷体" w:eastAsia="楷体" w:hAnsi="楷体"/>
              <w:sz w:val="21"/>
              <w:szCs w:val="21"/>
            </w:rPr>
          </w:rPrChange>
        </w:rPr>
        <w:t>3-8 sched_spill_nr_run</w:t>
      </w:r>
      <w:r w:rsidRPr="000D2630">
        <w:rPr>
          <w:rFonts w:ascii="Times New Roman" w:eastAsia="KaiTi" w:hAnsi="Times New Roman" w:hint="eastAsia"/>
          <w:sz w:val="21"/>
          <w:szCs w:val="21"/>
          <w:rPrChange w:id="1494" w:author="Ling, Alex" w:date="2017-06-04T11:31:00Z">
            <w:rPr>
              <w:rFonts w:ascii="楷体" w:eastAsia="楷体" w:hAnsi="楷体" w:hint="eastAsia"/>
              <w:sz w:val="21"/>
              <w:szCs w:val="21"/>
            </w:rPr>
          </w:rPrChange>
        </w:rPr>
        <w:t>可调整参数</w:t>
      </w:r>
    </w:p>
    <w:p w14:paraId="6C0F4883" w14:textId="77777777" w:rsidR="00FE206E" w:rsidRPr="000D2630" w:rsidRDefault="00FE206E" w:rsidP="00FE206E">
      <w:pPr>
        <w:pStyle w:val="af2"/>
        <w:jc w:val="center"/>
        <w:rPr>
          <w:rFonts w:ascii="Times New Roman" w:eastAsia="KaiTi" w:hAnsi="Times New Roman"/>
          <w:sz w:val="21"/>
          <w:szCs w:val="21"/>
          <w:rPrChange w:id="1495" w:author="Ling, Alex" w:date="2017-06-04T11:31:00Z">
            <w:rPr>
              <w:rFonts w:ascii="Times New Roman" w:hAnsi="Times New Roman"/>
            </w:rPr>
          </w:rPrChange>
        </w:rPr>
      </w:pPr>
      <w:r w:rsidRPr="000D2630">
        <w:rPr>
          <w:rFonts w:ascii="Times New Roman" w:eastAsia="KaiTi" w:hAnsi="Times New Roman"/>
          <w:sz w:val="21"/>
          <w:szCs w:val="21"/>
          <w:rPrChange w:id="1496" w:author="Ling, Alex" w:date="2017-06-04T11:31:00Z">
            <w:rPr>
              <w:rFonts w:ascii="Times New Roman" w:hAnsi="Times New Roman"/>
              <w:sz w:val="21"/>
              <w:szCs w:val="21"/>
            </w:rPr>
          </w:rPrChange>
        </w:rPr>
        <w:t>Table 3-8 sched_spill_nr_run tunable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6344"/>
      </w:tblGrid>
      <w:tr w:rsidR="00FE206E" w:rsidRPr="008F7B68" w14:paraId="13A80073" w14:textId="77777777" w:rsidTr="00E76BC3">
        <w:tc>
          <w:tcPr>
            <w:tcW w:w="2178" w:type="dxa"/>
            <w:shd w:val="clear" w:color="auto" w:fill="000000" w:themeFill="text1"/>
          </w:tcPr>
          <w:p w14:paraId="215DA767" w14:textId="77777777" w:rsidR="00FE206E" w:rsidRPr="008F7B68" w:rsidRDefault="00FE206E" w:rsidP="00E76BC3">
            <w:pPr>
              <w:ind w:firstLine="0"/>
            </w:pPr>
            <w:r w:rsidRPr="008F7B68">
              <w:rPr>
                <w:rFonts w:hint="eastAsia"/>
              </w:rPr>
              <w:t>名称</w:t>
            </w:r>
          </w:p>
        </w:tc>
        <w:tc>
          <w:tcPr>
            <w:tcW w:w="6344" w:type="dxa"/>
            <w:shd w:val="clear" w:color="auto" w:fill="auto"/>
          </w:tcPr>
          <w:p w14:paraId="20EBDDC8" w14:textId="77777777" w:rsidR="00FE206E" w:rsidRPr="008F7B68" w:rsidRDefault="00FE206E" w:rsidP="00E76BC3">
            <w:pPr>
              <w:ind w:firstLine="0"/>
            </w:pPr>
            <w:r w:rsidRPr="008F7B68">
              <w:t>sched_spill_nr_run</w:t>
            </w:r>
          </w:p>
        </w:tc>
      </w:tr>
      <w:tr w:rsidR="00FE206E" w:rsidRPr="008F7B68" w14:paraId="0500E3E3" w14:textId="77777777" w:rsidTr="00E76BC3">
        <w:tc>
          <w:tcPr>
            <w:tcW w:w="2178" w:type="dxa"/>
            <w:shd w:val="clear" w:color="auto" w:fill="000000" w:themeFill="text1"/>
          </w:tcPr>
          <w:p w14:paraId="2F25F77F" w14:textId="77777777" w:rsidR="00FE206E" w:rsidRPr="008F7B68" w:rsidRDefault="00FE206E" w:rsidP="00E76BC3">
            <w:pPr>
              <w:ind w:firstLine="0"/>
            </w:pPr>
            <w:r w:rsidRPr="008F7B68">
              <w:rPr>
                <w:rFonts w:hint="eastAsia"/>
              </w:rPr>
              <w:t>位置</w:t>
            </w:r>
          </w:p>
        </w:tc>
        <w:tc>
          <w:tcPr>
            <w:tcW w:w="6344" w:type="dxa"/>
            <w:shd w:val="clear" w:color="auto" w:fill="auto"/>
          </w:tcPr>
          <w:p w14:paraId="5E94940F" w14:textId="77777777" w:rsidR="00FE206E" w:rsidRPr="008F7B68" w:rsidRDefault="00FE206E" w:rsidP="00E76BC3">
            <w:pPr>
              <w:ind w:firstLine="0"/>
            </w:pPr>
            <w:r w:rsidRPr="008F7B68">
              <w:t>/proc/sys/kernel/sched_spill_nr_run</w:t>
            </w:r>
          </w:p>
        </w:tc>
      </w:tr>
      <w:tr w:rsidR="00FE206E" w:rsidRPr="008F7B68" w14:paraId="1A4CEFE4" w14:textId="77777777" w:rsidTr="00E76BC3">
        <w:tc>
          <w:tcPr>
            <w:tcW w:w="2178" w:type="dxa"/>
            <w:shd w:val="clear" w:color="auto" w:fill="000000" w:themeFill="text1"/>
          </w:tcPr>
          <w:p w14:paraId="0E33262D" w14:textId="77777777" w:rsidR="00FE206E" w:rsidRPr="008F7B68" w:rsidRDefault="00FE206E" w:rsidP="00E76BC3">
            <w:pPr>
              <w:ind w:firstLine="0"/>
            </w:pPr>
            <w:r w:rsidRPr="008F7B68">
              <w:rPr>
                <w:rFonts w:hint="eastAsia"/>
              </w:rPr>
              <w:lastRenderedPageBreak/>
              <w:t>默认值</w:t>
            </w:r>
          </w:p>
        </w:tc>
        <w:tc>
          <w:tcPr>
            <w:tcW w:w="6344" w:type="dxa"/>
            <w:shd w:val="clear" w:color="auto" w:fill="auto"/>
          </w:tcPr>
          <w:p w14:paraId="5B4C545A" w14:textId="77777777" w:rsidR="00FE206E" w:rsidRPr="008F7B68" w:rsidRDefault="00FE206E" w:rsidP="00E76BC3">
            <w:pPr>
              <w:ind w:firstLine="0"/>
            </w:pPr>
            <w:r w:rsidRPr="008F7B68">
              <w:t>10</w:t>
            </w:r>
          </w:p>
        </w:tc>
      </w:tr>
      <w:tr w:rsidR="00FE206E" w:rsidRPr="008F7B68" w14:paraId="1B48D211" w14:textId="77777777" w:rsidTr="00E76BC3">
        <w:tc>
          <w:tcPr>
            <w:tcW w:w="2178" w:type="dxa"/>
            <w:shd w:val="clear" w:color="auto" w:fill="000000" w:themeFill="text1"/>
          </w:tcPr>
          <w:p w14:paraId="149BC696" w14:textId="77777777" w:rsidR="00FE206E" w:rsidRPr="008F7B68" w:rsidRDefault="00FE206E" w:rsidP="00E76BC3">
            <w:pPr>
              <w:ind w:firstLine="0"/>
            </w:pPr>
            <w:r w:rsidRPr="008F7B68">
              <w:rPr>
                <w:rFonts w:hint="eastAsia"/>
              </w:rPr>
              <w:t>描述</w:t>
            </w:r>
          </w:p>
        </w:tc>
        <w:tc>
          <w:tcPr>
            <w:tcW w:w="6344" w:type="dxa"/>
            <w:shd w:val="clear" w:color="auto" w:fill="auto"/>
          </w:tcPr>
          <w:p w14:paraId="371E2A48" w14:textId="77777777" w:rsidR="00FE206E" w:rsidRPr="008F7B68" w:rsidRDefault="00FE206E" w:rsidP="00E76BC3">
            <w:pPr>
              <w:ind w:firstLine="0"/>
              <w:rPr>
                <w:rFonts w:ascii="SimSun" w:hAnsi="SimSun" w:cs="SimSun"/>
              </w:rPr>
            </w:pPr>
            <w:r w:rsidRPr="008F7B68">
              <w:rPr>
                <w:rFonts w:hint="eastAsia"/>
              </w:rPr>
              <w:t>一个</w:t>
            </w:r>
            <w:r w:rsidRPr="008F7B68">
              <w:rPr>
                <w:rFonts w:hint="eastAsia"/>
              </w:rPr>
              <w:t>CPU</w:t>
            </w:r>
            <w:r w:rsidRPr="008F7B68">
              <w:rPr>
                <w:rFonts w:hint="eastAsia"/>
              </w:rPr>
              <w:t>能够同时容纳的可运行任务的最大个数。</w:t>
            </w:r>
          </w:p>
        </w:tc>
      </w:tr>
    </w:tbl>
    <w:p w14:paraId="53AF9BB5" w14:textId="1F4D9DBA" w:rsidR="00FE206E" w:rsidDel="000D2630" w:rsidRDefault="00FE206E">
      <w:pPr>
        <w:ind w:firstLine="0"/>
        <w:rPr>
          <w:del w:id="1497" w:author="Ling, Alex" w:date="2017-06-04T11:34:00Z"/>
          <w:rFonts w:hAnsi="SimSun"/>
          <w:sz w:val="24"/>
          <w:szCs w:val="24"/>
        </w:rPr>
        <w:pPrChange w:id="1498" w:author="Ling, Alex" w:date="2017-06-04T11:33:00Z">
          <w:pPr>
            <w:ind w:firstLine="426"/>
          </w:pPr>
        </w:pPrChange>
      </w:pPr>
    </w:p>
    <w:p w14:paraId="6F77E594" w14:textId="3A61AE35" w:rsidR="000D2630" w:rsidRDefault="008B4702">
      <w:pPr>
        <w:ind w:firstLine="426"/>
        <w:rPr>
          <w:rFonts w:hAnsi="SimSun"/>
          <w:sz w:val="24"/>
          <w:szCs w:val="24"/>
        </w:rPr>
      </w:pPr>
      <w:r>
        <w:rPr>
          <w:rFonts w:hAnsi="SimSun" w:hint="eastAsia"/>
          <w:sz w:val="24"/>
          <w:szCs w:val="24"/>
        </w:rPr>
        <w:t>sched_spill_load</w:t>
      </w:r>
      <w:r>
        <w:rPr>
          <w:rFonts w:hAnsi="SimSun" w:hint="eastAsia"/>
          <w:sz w:val="24"/>
          <w:szCs w:val="24"/>
        </w:rPr>
        <w:t>参数</w:t>
      </w:r>
      <w:r w:rsidR="00402FB6">
        <w:rPr>
          <w:rFonts w:hAnsi="SimSun" w:hint="eastAsia"/>
          <w:sz w:val="24"/>
          <w:szCs w:val="24"/>
        </w:rPr>
        <w:t>规定了</w:t>
      </w:r>
      <w:r w:rsidR="00402FB6" w:rsidRPr="00402FB6">
        <w:rPr>
          <w:rFonts w:hAnsi="SimSun" w:hint="eastAsia"/>
          <w:sz w:val="24"/>
          <w:szCs w:val="24"/>
        </w:rPr>
        <w:t>一个</w:t>
      </w:r>
      <w:r w:rsidR="00402FB6" w:rsidRPr="00402FB6">
        <w:rPr>
          <w:rFonts w:hAnsi="SimSun" w:hint="eastAsia"/>
          <w:sz w:val="24"/>
          <w:szCs w:val="24"/>
        </w:rPr>
        <w:t>CPU</w:t>
      </w:r>
      <w:r w:rsidR="00402FB6" w:rsidRPr="00402FB6">
        <w:rPr>
          <w:rFonts w:hAnsi="SimSun" w:hint="eastAsia"/>
          <w:sz w:val="24"/>
          <w:szCs w:val="24"/>
        </w:rPr>
        <w:t>能够承受的最大使用率百分比。当加入一个新的任务导致该</w:t>
      </w:r>
      <w:r w:rsidR="00402FB6" w:rsidRPr="00402FB6">
        <w:rPr>
          <w:rFonts w:hAnsi="SimSun" w:hint="eastAsia"/>
          <w:sz w:val="24"/>
          <w:szCs w:val="24"/>
        </w:rPr>
        <w:t>CPU</w:t>
      </w:r>
      <w:r w:rsidR="00402FB6" w:rsidRPr="00402FB6">
        <w:rPr>
          <w:rFonts w:hAnsi="SimSun" w:hint="eastAsia"/>
          <w:sz w:val="24"/>
          <w:szCs w:val="24"/>
        </w:rPr>
        <w:t>超过</w:t>
      </w:r>
      <w:r w:rsidR="00402FB6" w:rsidRPr="00402FB6">
        <w:rPr>
          <w:rFonts w:hAnsi="SimSun" w:hint="eastAsia"/>
          <w:sz w:val="24"/>
          <w:szCs w:val="24"/>
        </w:rPr>
        <w:t>sched_spill_load</w:t>
      </w:r>
      <w:r w:rsidR="00402FB6" w:rsidRPr="00402FB6">
        <w:rPr>
          <w:rFonts w:hAnsi="SimSun" w:hint="eastAsia"/>
          <w:sz w:val="24"/>
          <w:szCs w:val="24"/>
        </w:rPr>
        <w:t>所指定的值，将触发一个</w:t>
      </w:r>
      <w:r w:rsidR="00402FB6" w:rsidRPr="00402FB6">
        <w:rPr>
          <w:rFonts w:hAnsi="SimSun" w:hint="eastAsia"/>
          <w:sz w:val="24"/>
          <w:szCs w:val="24"/>
        </w:rPr>
        <w:t>CPU</w:t>
      </w:r>
      <w:r w:rsidR="00402FB6" w:rsidRPr="00402FB6">
        <w:rPr>
          <w:rFonts w:hAnsi="SimSun" w:hint="eastAsia"/>
          <w:sz w:val="24"/>
          <w:szCs w:val="24"/>
        </w:rPr>
        <w:t>簇间的升级调度。</w:t>
      </w:r>
      <w:r w:rsidR="00402FB6">
        <w:rPr>
          <w:rFonts w:hAnsi="SimSun" w:hint="eastAsia"/>
          <w:sz w:val="24"/>
          <w:szCs w:val="24"/>
        </w:rPr>
        <w:t>它的取值范围是</w:t>
      </w:r>
      <w:r w:rsidR="00402FB6">
        <w:rPr>
          <w:rFonts w:hAnsi="SimSun" w:hint="eastAsia"/>
          <w:sz w:val="24"/>
          <w:szCs w:val="24"/>
        </w:rPr>
        <w:t>0</w:t>
      </w:r>
      <w:r w:rsidR="00402FB6">
        <w:rPr>
          <w:rFonts w:hAnsi="SimSun" w:hint="eastAsia"/>
          <w:sz w:val="24"/>
          <w:szCs w:val="24"/>
        </w:rPr>
        <w:t>到</w:t>
      </w:r>
      <w:r w:rsidR="00402FB6">
        <w:rPr>
          <w:rFonts w:hAnsi="SimSun" w:hint="eastAsia"/>
          <w:sz w:val="24"/>
          <w:szCs w:val="24"/>
        </w:rPr>
        <w:t>100</w:t>
      </w:r>
      <w:r w:rsidR="00402FB6">
        <w:rPr>
          <w:rFonts w:hAnsi="SimSun" w:hint="eastAsia"/>
          <w:sz w:val="24"/>
          <w:szCs w:val="24"/>
        </w:rPr>
        <w:t>。它和</w:t>
      </w:r>
      <w:r w:rsidR="00402FB6">
        <w:rPr>
          <w:rFonts w:hAnsi="SimSun" w:hint="eastAsia"/>
          <w:sz w:val="24"/>
          <w:szCs w:val="24"/>
        </w:rPr>
        <w:t>sched_spill_nr_run</w:t>
      </w:r>
      <w:r w:rsidR="00402FB6">
        <w:rPr>
          <w:rFonts w:hAnsi="SimSun" w:hint="eastAsia"/>
          <w:sz w:val="24"/>
          <w:szCs w:val="24"/>
        </w:rPr>
        <w:t>一起作用将影响任务在</w:t>
      </w:r>
      <w:r w:rsidR="00402FB6">
        <w:rPr>
          <w:rFonts w:hAnsi="SimSun" w:hint="eastAsia"/>
          <w:sz w:val="24"/>
          <w:szCs w:val="24"/>
        </w:rPr>
        <w:t>CPU</w:t>
      </w:r>
      <w:r w:rsidR="00402FB6">
        <w:rPr>
          <w:rFonts w:hAnsi="SimSun" w:hint="eastAsia"/>
          <w:sz w:val="24"/>
          <w:szCs w:val="24"/>
        </w:rPr>
        <w:t>核间的调度。默认值是</w:t>
      </w:r>
      <w:r w:rsidR="00402FB6">
        <w:rPr>
          <w:rFonts w:hAnsi="SimSun" w:hint="eastAsia"/>
          <w:sz w:val="24"/>
          <w:szCs w:val="24"/>
        </w:rPr>
        <w:t>100</w:t>
      </w:r>
      <w:r w:rsidR="00402FB6">
        <w:rPr>
          <w:rFonts w:hAnsi="SimSun" w:hint="eastAsia"/>
          <w:sz w:val="24"/>
          <w:szCs w:val="24"/>
        </w:rPr>
        <w:t>。</w:t>
      </w:r>
      <w:r w:rsidR="00FE206E">
        <w:rPr>
          <w:rFonts w:hAnsi="SimSun" w:hint="eastAsia"/>
          <w:sz w:val="24"/>
          <w:szCs w:val="24"/>
        </w:rPr>
        <w:t>sched_spill_load</w:t>
      </w:r>
      <w:r w:rsidR="00FE206E">
        <w:rPr>
          <w:rFonts w:hAnsi="SimSun" w:hint="eastAsia"/>
          <w:sz w:val="24"/>
          <w:szCs w:val="24"/>
        </w:rPr>
        <w:t>的定义如表</w:t>
      </w:r>
      <w:r w:rsidR="00FE206E">
        <w:rPr>
          <w:rFonts w:hAnsi="SimSun" w:hint="eastAsia"/>
          <w:sz w:val="24"/>
          <w:szCs w:val="24"/>
        </w:rPr>
        <w:t>3-9</w:t>
      </w:r>
      <w:r w:rsidR="00FE206E">
        <w:rPr>
          <w:rFonts w:hAnsi="SimSun" w:hint="eastAsia"/>
          <w:sz w:val="24"/>
          <w:szCs w:val="24"/>
        </w:rPr>
        <w:t>所示。</w:t>
      </w:r>
    </w:p>
    <w:p w14:paraId="6A2A9BA4" w14:textId="77777777" w:rsidR="00FE206E" w:rsidRPr="000D2630" w:rsidRDefault="00FE206E" w:rsidP="00FE206E">
      <w:pPr>
        <w:pStyle w:val="af2"/>
        <w:jc w:val="center"/>
        <w:rPr>
          <w:rFonts w:ascii="Times New Roman" w:eastAsia="KaiTi" w:hAnsi="Times New Roman"/>
          <w:sz w:val="21"/>
          <w:szCs w:val="21"/>
          <w:rPrChange w:id="1499" w:author="Ling, Alex" w:date="2017-06-04T11:31:00Z">
            <w:rPr>
              <w:rFonts w:ascii="楷体" w:eastAsia="楷体" w:hAnsi="楷体"/>
              <w:sz w:val="21"/>
              <w:szCs w:val="21"/>
            </w:rPr>
          </w:rPrChange>
        </w:rPr>
      </w:pPr>
      <w:r w:rsidRPr="000D2630">
        <w:rPr>
          <w:rFonts w:ascii="Times New Roman" w:eastAsia="KaiTi" w:hAnsi="Times New Roman" w:hint="eastAsia"/>
          <w:sz w:val="21"/>
          <w:szCs w:val="21"/>
          <w:rPrChange w:id="1500" w:author="Ling, Alex" w:date="2017-06-04T11:31:00Z">
            <w:rPr>
              <w:rFonts w:ascii="楷体" w:eastAsia="楷体" w:hAnsi="楷体" w:hint="eastAsia"/>
              <w:sz w:val="21"/>
              <w:szCs w:val="21"/>
            </w:rPr>
          </w:rPrChange>
        </w:rPr>
        <w:t>表</w:t>
      </w:r>
      <w:r w:rsidRPr="000D2630">
        <w:rPr>
          <w:rFonts w:ascii="Times New Roman" w:eastAsia="KaiTi" w:hAnsi="Times New Roman"/>
          <w:sz w:val="21"/>
          <w:szCs w:val="21"/>
          <w:rPrChange w:id="1501" w:author="Ling, Alex" w:date="2017-06-04T11:31:00Z">
            <w:rPr>
              <w:rFonts w:ascii="楷体" w:eastAsia="楷体" w:hAnsi="楷体"/>
              <w:sz w:val="21"/>
              <w:szCs w:val="21"/>
            </w:rPr>
          </w:rPrChange>
        </w:rPr>
        <w:t>3-9 sched_spill_load</w:t>
      </w:r>
      <w:r w:rsidRPr="000D2630">
        <w:rPr>
          <w:rFonts w:ascii="Times New Roman" w:eastAsia="KaiTi" w:hAnsi="Times New Roman" w:hint="eastAsia"/>
          <w:sz w:val="21"/>
          <w:szCs w:val="21"/>
          <w:rPrChange w:id="1502" w:author="Ling, Alex" w:date="2017-06-04T11:31:00Z">
            <w:rPr>
              <w:rFonts w:ascii="楷体" w:eastAsia="楷体" w:hAnsi="楷体" w:hint="eastAsia"/>
              <w:sz w:val="21"/>
              <w:szCs w:val="21"/>
            </w:rPr>
          </w:rPrChange>
        </w:rPr>
        <w:t>可调整参数</w:t>
      </w:r>
    </w:p>
    <w:p w14:paraId="7FA1E4BA" w14:textId="77777777" w:rsidR="00FE206E" w:rsidRPr="000D2630" w:rsidRDefault="00FE206E" w:rsidP="00FE206E">
      <w:pPr>
        <w:pStyle w:val="af2"/>
        <w:jc w:val="center"/>
        <w:rPr>
          <w:rFonts w:ascii="Times New Roman" w:eastAsia="KaiTi" w:hAnsi="Times New Roman"/>
          <w:sz w:val="21"/>
          <w:szCs w:val="21"/>
          <w:rPrChange w:id="1503" w:author="Ling, Alex" w:date="2017-06-04T11:31:00Z">
            <w:rPr>
              <w:rFonts w:ascii="Times New Roman" w:hAnsi="Times New Roman"/>
            </w:rPr>
          </w:rPrChange>
        </w:rPr>
      </w:pPr>
      <w:r w:rsidRPr="000D2630">
        <w:rPr>
          <w:rFonts w:ascii="Times New Roman" w:eastAsia="KaiTi" w:hAnsi="Times New Roman"/>
          <w:sz w:val="21"/>
          <w:szCs w:val="21"/>
          <w:rPrChange w:id="1504" w:author="Ling, Alex" w:date="2017-06-04T11:31:00Z">
            <w:rPr>
              <w:rFonts w:ascii="Times New Roman" w:hAnsi="Times New Roman"/>
              <w:sz w:val="21"/>
              <w:szCs w:val="21"/>
            </w:rPr>
          </w:rPrChange>
        </w:rPr>
        <w:t>Table 3-9 sched_spill_load tunable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6344"/>
      </w:tblGrid>
      <w:tr w:rsidR="00FE206E" w:rsidRPr="008F7B68" w14:paraId="6E1B0EC7" w14:textId="77777777" w:rsidTr="00E76BC3">
        <w:tc>
          <w:tcPr>
            <w:tcW w:w="2178" w:type="dxa"/>
            <w:shd w:val="clear" w:color="auto" w:fill="000000" w:themeFill="text1"/>
          </w:tcPr>
          <w:p w14:paraId="00D0A0F8" w14:textId="77777777" w:rsidR="00FE206E" w:rsidRPr="008F7B68" w:rsidRDefault="00FE206E" w:rsidP="00E76BC3">
            <w:pPr>
              <w:ind w:firstLine="0"/>
            </w:pPr>
            <w:r w:rsidRPr="008F7B68">
              <w:rPr>
                <w:rFonts w:hint="eastAsia"/>
              </w:rPr>
              <w:t>名称</w:t>
            </w:r>
          </w:p>
        </w:tc>
        <w:tc>
          <w:tcPr>
            <w:tcW w:w="6344" w:type="dxa"/>
            <w:shd w:val="clear" w:color="auto" w:fill="auto"/>
          </w:tcPr>
          <w:p w14:paraId="5EBC0510" w14:textId="77777777" w:rsidR="00FE206E" w:rsidRPr="008F7B68" w:rsidRDefault="00FE206E" w:rsidP="00E76BC3">
            <w:pPr>
              <w:ind w:firstLine="0"/>
            </w:pPr>
            <w:r w:rsidRPr="008F7B68">
              <w:t>sched_spill_load</w:t>
            </w:r>
          </w:p>
        </w:tc>
      </w:tr>
      <w:tr w:rsidR="00FE206E" w:rsidRPr="008F7B68" w14:paraId="45033ACE" w14:textId="77777777" w:rsidTr="00E76BC3">
        <w:tc>
          <w:tcPr>
            <w:tcW w:w="2178" w:type="dxa"/>
            <w:shd w:val="clear" w:color="auto" w:fill="000000" w:themeFill="text1"/>
          </w:tcPr>
          <w:p w14:paraId="1F12D70A" w14:textId="77777777" w:rsidR="00FE206E" w:rsidRPr="008F7B68" w:rsidRDefault="00FE206E" w:rsidP="00E76BC3">
            <w:pPr>
              <w:ind w:firstLine="0"/>
            </w:pPr>
            <w:r w:rsidRPr="008F7B68">
              <w:rPr>
                <w:rFonts w:hint="eastAsia"/>
              </w:rPr>
              <w:t>位置</w:t>
            </w:r>
          </w:p>
        </w:tc>
        <w:tc>
          <w:tcPr>
            <w:tcW w:w="6344" w:type="dxa"/>
            <w:shd w:val="clear" w:color="auto" w:fill="auto"/>
          </w:tcPr>
          <w:p w14:paraId="30D06018" w14:textId="77777777" w:rsidR="00FE206E" w:rsidRPr="008F7B68" w:rsidRDefault="00FE206E" w:rsidP="00E76BC3">
            <w:pPr>
              <w:ind w:firstLine="0"/>
            </w:pPr>
            <w:r w:rsidRPr="008F7B68">
              <w:t>/proc/sys/kernel/sched_spill_load</w:t>
            </w:r>
          </w:p>
        </w:tc>
      </w:tr>
      <w:tr w:rsidR="00FE206E" w:rsidRPr="008F7B68" w14:paraId="721B401D" w14:textId="77777777" w:rsidTr="00E76BC3">
        <w:tc>
          <w:tcPr>
            <w:tcW w:w="2178" w:type="dxa"/>
            <w:shd w:val="clear" w:color="auto" w:fill="000000" w:themeFill="text1"/>
          </w:tcPr>
          <w:p w14:paraId="27F3D29F" w14:textId="77777777" w:rsidR="00FE206E" w:rsidRPr="008F7B68" w:rsidRDefault="00FE206E" w:rsidP="00E76BC3">
            <w:pPr>
              <w:ind w:firstLine="0"/>
            </w:pPr>
            <w:r w:rsidRPr="008F7B68">
              <w:rPr>
                <w:rFonts w:hint="eastAsia"/>
              </w:rPr>
              <w:t>默认值</w:t>
            </w:r>
          </w:p>
        </w:tc>
        <w:tc>
          <w:tcPr>
            <w:tcW w:w="6344" w:type="dxa"/>
            <w:shd w:val="clear" w:color="auto" w:fill="auto"/>
          </w:tcPr>
          <w:p w14:paraId="4FE3D2CF" w14:textId="77777777" w:rsidR="00FE206E" w:rsidRPr="008F7B68" w:rsidRDefault="00FE206E" w:rsidP="00E76BC3">
            <w:pPr>
              <w:ind w:firstLine="0"/>
            </w:pPr>
            <w:r w:rsidRPr="008F7B68">
              <w:t>100</w:t>
            </w:r>
          </w:p>
        </w:tc>
      </w:tr>
      <w:tr w:rsidR="00FE206E" w:rsidRPr="008F7B68" w14:paraId="0BD916FE" w14:textId="77777777" w:rsidTr="00E76BC3">
        <w:tc>
          <w:tcPr>
            <w:tcW w:w="2178" w:type="dxa"/>
            <w:shd w:val="clear" w:color="auto" w:fill="000000" w:themeFill="text1"/>
          </w:tcPr>
          <w:p w14:paraId="1A778E7A" w14:textId="77777777" w:rsidR="00FE206E" w:rsidRPr="008F7B68" w:rsidRDefault="00FE206E" w:rsidP="00E76BC3">
            <w:pPr>
              <w:ind w:firstLine="0"/>
            </w:pPr>
            <w:r w:rsidRPr="008F7B68">
              <w:rPr>
                <w:rFonts w:hint="eastAsia"/>
              </w:rPr>
              <w:t>描述</w:t>
            </w:r>
          </w:p>
        </w:tc>
        <w:tc>
          <w:tcPr>
            <w:tcW w:w="6344" w:type="dxa"/>
            <w:shd w:val="clear" w:color="auto" w:fill="auto"/>
          </w:tcPr>
          <w:p w14:paraId="77A18E32" w14:textId="77777777" w:rsidR="00FE206E" w:rsidRPr="009408FB" w:rsidRDefault="00FE206E" w:rsidP="00E76BC3">
            <w:pPr>
              <w:ind w:firstLine="0"/>
            </w:pPr>
            <w:r w:rsidRPr="009408FB">
              <w:rPr>
                <w:rFonts w:hAnsi="SimSun"/>
              </w:rPr>
              <w:t>一个</w:t>
            </w:r>
            <w:r w:rsidRPr="009408FB">
              <w:t>CPU</w:t>
            </w:r>
            <w:r w:rsidRPr="009408FB">
              <w:rPr>
                <w:rFonts w:hAnsi="SimSun"/>
              </w:rPr>
              <w:t>能够承受的最大使用率百分比。当加入一个新的任务导致该</w:t>
            </w:r>
            <w:r w:rsidRPr="009408FB">
              <w:t>CPU</w:t>
            </w:r>
            <w:r w:rsidRPr="009408FB">
              <w:rPr>
                <w:rFonts w:hAnsi="SimSun"/>
              </w:rPr>
              <w:t>超过</w:t>
            </w:r>
            <w:r w:rsidRPr="009408FB">
              <w:t>sched_spill_load</w:t>
            </w:r>
            <w:r w:rsidRPr="009408FB">
              <w:rPr>
                <w:rFonts w:hAnsi="SimSun"/>
              </w:rPr>
              <w:t>所指定的值，将触发一个</w:t>
            </w:r>
            <w:r w:rsidRPr="009408FB">
              <w:t>CPU</w:t>
            </w:r>
            <w:r w:rsidRPr="009408FB">
              <w:rPr>
                <w:rFonts w:hAnsi="SimSun"/>
              </w:rPr>
              <w:t>簇间的升级调度。</w:t>
            </w:r>
          </w:p>
        </w:tc>
      </w:tr>
    </w:tbl>
    <w:p w14:paraId="2253C772" w14:textId="3CDD21AE" w:rsidR="00FE206E" w:rsidDel="000D2630" w:rsidRDefault="00FE206E">
      <w:pPr>
        <w:ind w:firstLine="0"/>
        <w:rPr>
          <w:del w:id="1505" w:author="Ling, Alex" w:date="2017-06-04T11:34:00Z"/>
          <w:rFonts w:hAnsi="SimSun"/>
          <w:sz w:val="24"/>
          <w:szCs w:val="24"/>
        </w:rPr>
        <w:pPrChange w:id="1506" w:author="Ling, Alex" w:date="2017-06-04T11:34:00Z">
          <w:pPr>
            <w:ind w:firstLine="426"/>
          </w:pPr>
        </w:pPrChange>
      </w:pPr>
    </w:p>
    <w:p w14:paraId="03172A99" w14:textId="77777777" w:rsidR="00037DE7" w:rsidDel="000D2630" w:rsidRDefault="00402FB6">
      <w:pPr>
        <w:ind w:firstLineChars="177" w:firstLine="425"/>
        <w:rPr>
          <w:del w:id="1507" w:author="Ling, Alex" w:date="2017-06-04T11:29:00Z"/>
          <w:rFonts w:hAnsi="SimSun"/>
          <w:sz w:val="24"/>
          <w:szCs w:val="24"/>
        </w:rPr>
        <w:pPrChange w:id="1508" w:author="Ling, Alex" w:date="2017-06-04T11:34:00Z">
          <w:pPr>
            <w:ind w:firstLine="426"/>
          </w:pPr>
        </w:pPrChange>
      </w:pPr>
      <w:r>
        <w:rPr>
          <w:rFonts w:hAnsi="SimSun" w:hint="eastAsia"/>
          <w:sz w:val="24"/>
          <w:szCs w:val="24"/>
        </w:rPr>
        <w:t>cpu_high_irqload</w:t>
      </w:r>
      <w:r>
        <w:rPr>
          <w:rFonts w:hAnsi="SimSun" w:hint="eastAsia"/>
          <w:sz w:val="24"/>
          <w:szCs w:val="24"/>
        </w:rPr>
        <w:t>用于描述</w:t>
      </w:r>
      <w:r w:rsidRPr="00402FB6">
        <w:rPr>
          <w:rFonts w:hAnsi="SimSun" w:hint="eastAsia"/>
          <w:sz w:val="24"/>
          <w:szCs w:val="24"/>
        </w:rPr>
        <w:t>判断</w:t>
      </w:r>
      <w:r w:rsidRPr="00402FB6">
        <w:rPr>
          <w:rFonts w:hAnsi="SimSun" w:hint="eastAsia"/>
          <w:sz w:val="24"/>
          <w:szCs w:val="24"/>
        </w:rPr>
        <w:t>CPU</w:t>
      </w:r>
      <w:r w:rsidRPr="00402FB6">
        <w:rPr>
          <w:rFonts w:hAnsi="SimSun" w:hint="eastAsia"/>
          <w:sz w:val="24"/>
          <w:szCs w:val="24"/>
        </w:rPr>
        <w:t>是否处于高中断负载的标准</w:t>
      </w:r>
      <w:r>
        <w:rPr>
          <w:rFonts w:hAnsi="SimSun" w:hint="eastAsia"/>
          <w:sz w:val="24"/>
          <w:szCs w:val="24"/>
        </w:rPr>
        <w:t>。</w:t>
      </w:r>
      <w:r w:rsidR="005F15E6">
        <w:rPr>
          <w:rFonts w:hAnsi="SimSun" w:hint="eastAsia"/>
          <w:sz w:val="24"/>
          <w:szCs w:val="24"/>
        </w:rPr>
        <w:t>如果该</w:t>
      </w:r>
      <w:r w:rsidR="005F15E6">
        <w:rPr>
          <w:rFonts w:hAnsi="SimSun" w:hint="eastAsia"/>
          <w:sz w:val="24"/>
          <w:szCs w:val="24"/>
        </w:rPr>
        <w:t>CPU</w:t>
      </w:r>
      <w:r w:rsidR="005F15E6">
        <w:rPr>
          <w:rFonts w:hAnsi="SimSun" w:hint="eastAsia"/>
          <w:sz w:val="24"/>
          <w:szCs w:val="24"/>
        </w:rPr>
        <w:t>的中断负载高于</w:t>
      </w:r>
      <w:r w:rsidR="005F15E6">
        <w:rPr>
          <w:rFonts w:hAnsi="SimSun" w:hint="eastAsia"/>
          <w:sz w:val="24"/>
          <w:szCs w:val="24"/>
        </w:rPr>
        <w:t>cpu_high_irqload</w:t>
      </w:r>
      <w:r w:rsidR="005F15E6">
        <w:rPr>
          <w:rFonts w:hAnsi="SimSun" w:hint="eastAsia"/>
          <w:sz w:val="24"/>
          <w:szCs w:val="24"/>
        </w:rPr>
        <w:t>，那么它将被视为高中断负载。</w:t>
      </w:r>
      <w:r w:rsidR="00177EF2">
        <w:rPr>
          <w:rFonts w:hAnsi="SimSun" w:hint="eastAsia"/>
          <w:sz w:val="24"/>
          <w:szCs w:val="24"/>
        </w:rPr>
        <w:t>cpu_high_irqload</w:t>
      </w:r>
      <w:r w:rsidR="00177EF2">
        <w:rPr>
          <w:rFonts w:hAnsi="SimSun" w:hint="eastAsia"/>
          <w:sz w:val="24"/>
          <w:szCs w:val="24"/>
        </w:rPr>
        <w:t>的定义如表</w:t>
      </w:r>
      <w:r w:rsidR="00177EF2">
        <w:rPr>
          <w:rFonts w:hAnsi="SimSun" w:hint="eastAsia"/>
          <w:sz w:val="24"/>
          <w:szCs w:val="24"/>
        </w:rPr>
        <w:t>3-10</w:t>
      </w:r>
      <w:r w:rsidR="00177EF2">
        <w:rPr>
          <w:rFonts w:hAnsi="SimSun" w:hint="eastAsia"/>
          <w:sz w:val="24"/>
          <w:szCs w:val="24"/>
        </w:rPr>
        <w:t>所示。</w:t>
      </w:r>
    </w:p>
    <w:p w14:paraId="2AC9DC51" w14:textId="77777777" w:rsidR="00177EF2" w:rsidDel="000D2630" w:rsidRDefault="00177EF2">
      <w:pPr>
        <w:ind w:firstLineChars="177" w:firstLine="425"/>
        <w:rPr>
          <w:ins w:id="1509" w:author="alling" w:date="2017-04-04T16:13:00Z"/>
          <w:del w:id="1510" w:author="Ling, Alex" w:date="2017-06-04T11:29:00Z"/>
          <w:rFonts w:hAnsi="SimSun"/>
          <w:sz w:val="24"/>
          <w:szCs w:val="24"/>
        </w:rPr>
        <w:pPrChange w:id="1511" w:author="Ling, Alex" w:date="2017-06-04T11:34:00Z">
          <w:pPr>
            <w:ind w:firstLine="426"/>
          </w:pPr>
        </w:pPrChange>
      </w:pPr>
    </w:p>
    <w:p w14:paraId="1D15D3C4" w14:textId="77777777" w:rsidR="00687F44" w:rsidDel="000D2630" w:rsidRDefault="00687F44">
      <w:pPr>
        <w:ind w:firstLineChars="177" w:firstLine="425"/>
        <w:rPr>
          <w:ins w:id="1512" w:author="alling" w:date="2017-04-04T16:13:00Z"/>
          <w:del w:id="1513" w:author="Ling, Alex" w:date="2017-06-04T11:30:00Z"/>
          <w:rFonts w:hAnsi="SimSun"/>
          <w:sz w:val="24"/>
          <w:szCs w:val="24"/>
        </w:rPr>
        <w:pPrChange w:id="1514" w:author="Ling, Alex" w:date="2017-06-04T11:34:00Z">
          <w:pPr>
            <w:ind w:firstLine="426"/>
          </w:pPr>
        </w:pPrChange>
      </w:pPr>
    </w:p>
    <w:p w14:paraId="6969C37E" w14:textId="77777777" w:rsidR="00687F44" w:rsidRDefault="00687F44">
      <w:pPr>
        <w:ind w:firstLineChars="177" w:firstLine="425"/>
        <w:rPr>
          <w:rFonts w:hAnsi="SimSun"/>
          <w:sz w:val="24"/>
          <w:szCs w:val="24"/>
        </w:rPr>
        <w:pPrChange w:id="1515" w:author="Ling, Alex" w:date="2017-06-04T11:34:00Z">
          <w:pPr>
            <w:ind w:firstLine="426"/>
          </w:pPr>
        </w:pPrChange>
      </w:pPr>
    </w:p>
    <w:p w14:paraId="197DA8F2" w14:textId="77777777" w:rsidR="00177EF2" w:rsidRPr="000D2630" w:rsidRDefault="00177EF2" w:rsidP="00177EF2">
      <w:pPr>
        <w:pStyle w:val="af2"/>
        <w:jc w:val="center"/>
        <w:rPr>
          <w:rFonts w:ascii="Times New Roman" w:eastAsia="KaiTi" w:hAnsi="Times New Roman"/>
          <w:sz w:val="21"/>
          <w:szCs w:val="21"/>
          <w:rPrChange w:id="1516" w:author="Ling, Alex" w:date="2017-06-04T11:31:00Z">
            <w:rPr>
              <w:rFonts w:ascii="楷体" w:eastAsia="楷体" w:hAnsi="楷体"/>
              <w:sz w:val="21"/>
              <w:szCs w:val="21"/>
            </w:rPr>
          </w:rPrChange>
        </w:rPr>
      </w:pPr>
      <w:commentRangeStart w:id="1517"/>
      <w:r w:rsidRPr="000D2630">
        <w:rPr>
          <w:rFonts w:ascii="Times New Roman" w:eastAsia="KaiTi" w:hAnsi="Times New Roman" w:hint="eastAsia"/>
          <w:sz w:val="21"/>
          <w:szCs w:val="21"/>
          <w:rPrChange w:id="1518" w:author="Ling, Alex" w:date="2017-06-04T11:31:00Z">
            <w:rPr>
              <w:rFonts w:ascii="楷体" w:eastAsia="楷体" w:hAnsi="楷体" w:hint="eastAsia"/>
              <w:sz w:val="21"/>
              <w:szCs w:val="21"/>
            </w:rPr>
          </w:rPrChange>
        </w:rPr>
        <w:t>表</w:t>
      </w:r>
      <w:r w:rsidRPr="000D2630">
        <w:rPr>
          <w:rFonts w:ascii="Times New Roman" w:eastAsia="KaiTi" w:hAnsi="Times New Roman"/>
          <w:sz w:val="21"/>
          <w:szCs w:val="21"/>
          <w:rPrChange w:id="1519" w:author="Ling, Alex" w:date="2017-06-04T11:31:00Z">
            <w:rPr>
              <w:rFonts w:ascii="楷体" w:eastAsia="楷体" w:hAnsi="楷体"/>
              <w:sz w:val="21"/>
              <w:szCs w:val="21"/>
            </w:rPr>
          </w:rPrChange>
        </w:rPr>
        <w:t>3-10 cpu_high_irqload</w:t>
      </w:r>
      <w:r w:rsidRPr="000D2630">
        <w:rPr>
          <w:rFonts w:ascii="Times New Roman" w:eastAsia="KaiTi" w:hAnsi="Times New Roman" w:hint="eastAsia"/>
          <w:sz w:val="21"/>
          <w:szCs w:val="21"/>
          <w:rPrChange w:id="1520" w:author="Ling, Alex" w:date="2017-06-04T11:31:00Z">
            <w:rPr>
              <w:rFonts w:ascii="楷体" w:eastAsia="楷体" w:hAnsi="楷体" w:hint="eastAsia"/>
              <w:sz w:val="21"/>
              <w:szCs w:val="21"/>
            </w:rPr>
          </w:rPrChange>
        </w:rPr>
        <w:t>可调整参数</w:t>
      </w:r>
    </w:p>
    <w:p w14:paraId="04C6FC2C" w14:textId="77777777" w:rsidR="00177EF2" w:rsidRPr="000D2630" w:rsidRDefault="00177EF2" w:rsidP="00177EF2">
      <w:pPr>
        <w:pStyle w:val="af2"/>
        <w:jc w:val="center"/>
        <w:rPr>
          <w:rFonts w:ascii="Times New Roman" w:eastAsia="KaiTi" w:hAnsi="Times New Roman"/>
          <w:sz w:val="21"/>
          <w:szCs w:val="21"/>
          <w:rPrChange w:id="1521" w:author="Ling, Alex" w:date="2017-06-04T11:31:00Z">
            <w:rPr>
              <w:rFonts w:ascii="Times New Roman" w:hAnsi="Times New Roman"/>
            </w:rPr>
          </w:rPrChange>
        </w:rPr>
      </w:pPr>
      <w:r w:rsidRPr="000D2630">
        <w:rPr>
          <w:rFonts w:ascii="Times New Roman" w:eastAsia="KaiTi" w:hAnsi="Times New Roman"/>
          <w:sz w:val="21"/>
          <w:szCs w:val="21"/>
          <w:rPrChange w:id="1522" w:author="Ling, Alex" w:date="2017-06-04T11:31:00Z">
            <w:rPr>
              <w:rFonts w:ascii="Times New Roman" w:hAnsi="Times New Roman"/>
              <w:sz w:val="21"/>
              <w:szCs w:val="21"/>
            </w:rPr>
          </w:rPrChange>
        </w:rPr>
        <w:t>Table 3-10 cpu_high_irqload tunable parameter</w:t>
      </w:r>
      <w:commentRangeEnd w:id="1517"/>
      <w:r w:rsidR="00EA45F7" w:rsidRPr="000D2630">
        <w:rPr>
          <w:rStyle w:val="ab"/>
          <w:rFonts w:ascii="Times New Roman" w:eastAsia="KaiTi" w:hAnsi="Times New Roman"/>
          <w:rPrChange w:id="1523" w:author="Ling, Alex" w:date="2017-06-04T11:31:00Z">
            <w:rPr>
              <w:rStyle w:val="ab"/>
              <w:rFonts w:ascii="Times New Roman" w:hAnsi="Times New Roman"/>
            </w:rPr>
          </w:rPrChange>
        </w:rPr>
        <w:commentReference w:id="1517"/>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6344"/>
      </w:tblGrid>
      <w:tr w:rsidR="00177EF2" w:rsidRPr="008F7B68" w14:paraId="0730DFD7" w14:textId="77777777" w:rsidTr="00E76BC3">
        <w:tc>
          <w:tcPr>
            <w:tcW w:w="2178" w:type="dxa"/>
            <w:shd w:val="clear" w:color="auto" w:fill="000000" w:themeFill="text1"/>
          </w:tcPr>
          <w:p w14:paraId="60C4D68F" w14:textId="77777777" w:rsidR="00177EF2" w:rsidRPr="008F7B68" w:rsidRDefault="00177EF2" w:rsidP="00E76BC3">
            <w:pPr>
              <w:ind w:firstLine="0"/>
            </w:pPr>
            <w:r w:rsidRPr="008F7B68">
              <w:rPr>
                <w:rFonts w:hint="eastAsia"/>
              </w:rPr>
              <w:t>名称</w:t>
            </w:r>
          </w:p>
        </w:tc>
        <w:tc>
          <w:tcPr>
            <w:tcW w:w="6344" w:type="dxa"/>
            <w:shd w:val="clear" w:color="auto" w:fill="auto"/>
          </w:tcPr>
          <w:p w14:paraId="7A681D16" w14:textId="77777777" w:rsidR="00177EF2" w:rsidRPr="008F7B68" w:rsidRDefault="00177EF2" w:rsidP="00E76BC3">
            <w:pPr>
              <w:ind w:firstLine="0"/>
            </w:pPr>
            <w:r w:rsidRPr="008F7B68">
              <w:t>cpu_high_irqload</w:t>
            </w:r>
          </w:p>
        </w:tc>
      </w:tr>
      <w:tr w:rsidR="00177EF2" w:rsidRPr="008F7B68" w14:paraId="73815C42" w14:textId="77777777" w:rsidTr="00E76BC3">
        <w:tc>
          <w:tcPr>
            <w:tcW w:w="2178" w:type="dxa"/>
            <w:shd w:val="clear" w:color="auto" w:fill="000000" w:themeFill="text1"/>
          </w:tcPr>
          <w:p w14:paraId="7907DE8B" w14:textId="77777777" w:rsidR="00177EF2" w:rsidRPr="008F7B68" w:rsidRDefault="00177EF2" w:rsidP="00E76BC3">
            <w:pPr>
              <w:ind w:firstLine="0"/>
            </w:pPr>
            <w:r w:rsidRPr="008F7B68">
              <w:rPr>
                <w:rFonts w:hint="eastAsia"/>
              </w:rPr>
              <w:t>位置</w:t>
            </w:r>
          </w:p>
        </w:tc>
        <w:tc>
          <w:tcPr>
            <w:tcW w:w="6344" w:type="dxa"/>
            <w:shd w:val="clear" w:color="auto" w:fill="auto"/>
          </w:tcPr>
          <w:p w14:paraId="3DF1777A" w14:textId="77777777" w:rsidR="00177EF2" w:rsidRPr="008F7B68" w:rsidRDefault="00177EF2" w:rsidP="00E76BC3">
            <w:pPr>
              <w:ind w:firstLine="0"/>
            </w:pPr>
            <w:r w:rsidRPr="008F7B68">
              <w:t>/proc/sys/kernel/cpu_high_irqload</w:t>
            </w:r>
          </w:p>
        </w:tc>
      </w:tr>
      <w:tr w:rsidR="00177EF2" w:rsidRPr="008F7B68" w14:paraId="35B912B6" w14:textId="77777777" w:rsidTr="00E76BC3">
        <w:tc>
          <w:tcPr>
            <w:tcW w:w="2178" w:type="dxa"/>
            <w:shd w:val="clear" w:color="auto" w:fill="000000" w:themeFill="text1"/>
          </w:tcPr>
          <w:p w14:paraId="44BD411E" w14:textId="77777777" w:rsidR="00177EF2" w:rsidRPr="008F7B68" w:rsidRDefault="00177EF2" w:rsidP="00E76BC3">
            <w:pPr>
              <w:ind w:firstLine="0"/>
            </w:pPr>
            <w:r w:rsidRPr="008F7B68">
              <w:rPr>
                <w:rFonts w:hint="eastAsia"/>
              </w:rPr>
              <w:t>默认值</w:t>
            </w:r>
          </w:p>
        </w:tc>
        <w:tc>
          <w:tcPr>
            <w:tcW w:w="6344" w:type="dxa"/>
            <w:shd w:val="clear" w:color="auto" w:fill="auto"/>
          </w:tcPr>
          <w:p w14:paraId="2B780087" w14:textId="77777777" w:rsidR="00177EF2" w:rsidRPr="008F7B68" w:rsidRDefault="00177EF2" w:rsidP="00E76BC3">
            <w:pPr>
              <w:ind w:firstLine="0"/>
            </w:pPr>
            <w:r w:rsidRPr="008F7B68">
              <w:t>10 * NSEC_PER_MSEC</w:t>
            </w:r>
          </w:p>
        </w:tc>
      </w:tr>
      <w:tr w:rsidR="00177EF2" w:rsidRPr="008F7B68" w14:paraId="69BC1E22" w14:textId="77777777" w:rsidTr="00E76BC3">
        <w:tc>
          <w:tcPr>
            <w:tcW w:w="2178" w:type="dxa"/>
            <w:shd w:val="clear" w:color="auto" w:fill="000000" w:themeFill="text1"/>
          </w:tcPr>
          <w:p w14:paraId="180F9787" w14:textId="77777777" w:rsidR="00177EF2" w:rsidRPr="008F7B68" w:rsidRDefault="00177EF2" w:rsidP="00E76BC3">
            <w:pPr>
              <w:ind w:firstLine="0"/>
            </w:pPr>
            <w:r w:rsidRPr="008F7B68">
              <w:rPr>
                <w:rFonts w:hint="eastAsia"/>
              </w:rPr>
              <w:t>描述</w:t>
            </w:r>
          </w:p>
        </w:tc>
        <w:tc>
          <w:tcPr>
            <w:tcW w:w="6344" w:type="dxa"/>
            <w:shd w:val="clear" w:color="auto" w:fill="auto"/>
          </w:tcPr>
          <w:p w14:paraId="2934CD7E" w14:textId="77777777" w:rsidR="00177EF2" w:rsidRPr="008F7B68" w:rsidRDefault="00177EF2" w:rsidP="00E76BC3">
            <w:pPr>
              <w:ind w:firstLine="0"/>
              <w:rPr>
                <w:rFonts w:ascii="SimSun" w:hAnsi="SimSun" w:cs="SimSun"/>
              </w:rPr>
            </w:pPr>
            <w:r w:rsidRPr="008F7B68">
              <w:rPr>
                <w:rFonts w:hint="eastAsia"/>
              </w:rPr>
              <w:t>判断</w:t>
            </w:r>
            <w:r w:rsidRPr="008F7B68">
              <w:rPr>
                <w:rFonts w:hint="eastAsia"/>
              </w:rPr>
              <w:t>CPU</w:t>
            </w:r>
            <w:r w:rsidRPr="008F7B68">
              <w:rPr>
                <w:rFonts w:hint="eastAsia"/>
              </w:rPr>
              <w:t>是否处于高中断负载的标准</w:t>
            </w:r>
          </w:p>
        </w:tc>
      </w:tr>
    </w:tbl>
    <w:p w14:paraId="70DCE381" w14:textId="77777777" w:rsidR="00037DE7" w:rsidRPr="00630AF5" w:rsidRDefault="00037DE7" w:rsidP="005F15E6">
      <w:pPr>
        <w:ind w:right="25" w:firstLine="0"/>
        <w:rPr>
          <w:rFonts w:ascii="SimSun" w:hAnsi="SimSun"/>
          <w:sz w:val="24"/>
          <w:szCs w:val="24"/>
        </w:rPr>
      </w:pPr>
    </w:p>
    <w:p w14:paraId="6510ADF1" w14:textId="77777777" w:rsidR="00ED566C" w:rsidRPr="003C275E" w:rsidDel="00DD21AE" w:rsidRDefault="002903DD" w:rsidP="00415507">
      <w:pPr>
        <w:pStyle w:val="af5"/>
        <w:numPr>
          <w:ilvl w:val="1"/>
          <w:numId w:val="19"/>
        </w:numPr>
        <w:ind w:rightChars="12" w:right="25"/>
        <w:outlineLvl w:val="2"/>
        <w:rPr>
          <w:del w:id="1524" w:author="Ling, Alex" w:date="2017-06-04T11:34:00Z"/>
          <w:rFonts w:ascii="SimHei" w:eastAsia="SimHei" w:hAnsi="SimSun"/>
          <w:sz w:val="24"/>
          <w:szCs w:val="24"/>
        </w:rPr>
      </w:pPr>
      <w:bookmarkStart w:id="1525" w:name="_Toc471381680"/>
      <w:r w:rsidRPr="003C275E">
        <w:rPr>
          <w:rFonts w:ascii="SimHei" w:eastAsia="SimHei" w:hAnsi="SimSun" w:hint="eastAsia"/>
          <w:sz w:val="24"/>
          <w:szCs w:val="24"/>
        </w:rPr>
        <w:t>设备驱动的动态电源管理设计</w:t>
      </w:r>
      <w:bookmarkEnd w:id="1525"/>
    </w:p>
    <w:p w14:paraId="4BEDEDE9" w14:textId="77777777" w:rsidR="00ED566C" w:rsidRPr="00ED566C" w:rsidRDefault="00ED566C">
      <w:pPr>
        <w:pStyle w:val="af5"/>
        <w:numPr>
          <w:ilvl w:val="1"/>
          <w:numId w:val="19"/>
        </w:numPr>
        <w:ind w:rightChars="12" w:right="25"/>
        <w:outlineLvl w:val="2"/>
        <w:pPrChange w:id="1526" w:author="Ling, Alex" w:date="2017-06-04T11:34:00Z">
          <w:pPr>
            <w:ind w:firstLine="0"/>
          </w:pPr>
        </w:pPrChange>
      </w:pPr>
    </w:p>
    <w:p w14:paraId="01CCEB0D" w14:textId="77777777" w:rsidR="00142FB6" w:rsidRPr="0048327F" w:rsidRDefault="00142FB6" w:rsidP="00415507">
      <w:pPr>
        <w:pStyle w:val="af5"/>
        <w:numPr>
          <w:ilvl w:val="2"/>
          <w:numId w:val="19"/>
        </w:numPr>
        <w:ind w:rightChars="12" w:right="25"/>
        <w:outlineLvl w:val="2"/>
        <w:rPr>
          <w:rFonts w:ascii="SimHei" w:eastAsia="SimHei" w:hAnsi="SimSun"/>
          <w:sz w:val="24"/>
        </w:rPr>
      </w:pPr>
      <w:bookmarkStart w:id="1527" w:name="_Toc471381681"/>
      <w:r w:rsidRPr="0048327F">
        <w:rPr>
          <w:rFonts w:ascii="SimHei" w:eastAsia="SimHei" w:hAnsi="SimSun"/>
          <w:sz w:val="24"/>
        </w:rPr>
        <w:lastRenderedPageBreak/>
        <w:t>Runtime PM设计</w:t>
      </w:r>
      <w:r w:rsidRPr="0048327F">
        <w:rPr>
          <w:rFonts w:ascii="SimHei" w:eastAsia="SimHei" w:hAnsi="SimSun" w:hint="eastAsia"/>
          <w:sz w:val="24"/>
        </w:rPr>
        <w:t>思想</w:t>
      </w:r>
      <w:bookmarkEnd w:id="1527"/>
    </w:p>
    <w:p w14:paraId="2D61F850" w14:textId="77777777" w:rsidR="00142FB6" w:rsidRPr="00B13CD3" w:rsidRDefault="00843562" w:rsidP="00142FB6">
      <w:pPr>
        <w:jc w:val="left"/>
        <w:rPr>
          <w:sz w:val="24"/>
          <w:szCs w:val="24"/>
        </w:rPr>
      </w:pPr>
      <w:r w:rsidRPr="00ED504E">
        <w:rPr>
          <w:rFonts w:hAnsi="SimSun"/>
          <w:sz w:val="24"/>
          <w:szCs w:val="24"/>
        </w:rPr>
        <w:t>从第二章的分析可知，在嵌入式</w:t>
      </w:r>
      <w:r w:rsidRPr="00ED504E">
        <w:rPr>
          <w:sz w:val="24"/>
          <w:szCs w:val="24"/>
        </w:rPr>
        <w:t>Linux</w:t>
      </w:r>
      <w:r w:rsidRPr="00ED504E">
        <w:rPr>
          <w:rFonts w:hAnsi="SimSun"/>
          <w:sz w:val="24"/>
          <w:szCs w:val="24"/>
        </w:rPr>
        <w:t>系统中，设备的动态电源管理是由</w:t>
      </w:r>
      <w:r w:rsidRPr="00ED504E">
        <w:rPr>
          <w:sz w:val="24"/>
          <w:szCs w:val="24"/>
        </w:rPr>
        <w:t>Linux</w:t>
      </w:r>
      <w:r w:rsidRPr="00ED504E">
        <w:rPr>
          <w:rFonts w:hAnsi="SimSun"/>
          <w:sz w:val="24"/>
          <w:szCs w:val="24"/>
        </w:rPr>
        <w:t>内核的</w:t>
      </w:r>
      <w:r w:rsidRPr="00ED504E">
        <w:rPr>
          <w:sz w:val="24"/>
          <w:szCs w:val="24"/>
        </w:rPr>
        <w:t>Runtime</w:t>
      </w:r>
      <w:r w:rsidR="00D740B8" w:rsidRPr="00ED504E">
        <w:rPr>
          <w:sz w:val="24"/>
          <w:szCs w:val="24"/>
        </w:rPr>
        <w:t xml:space="preserve"> PM</w:t>
      </w:r>
      <w:r w:rsidR="00D740B8" w:rsidRPr="00ED504E">
        <w:rPr>
          <w:rFonts w:hAnsi="SimSun"/>
          <w:sz w:val="24"/>
          <w:szCs w:val="24"/>
        </w:rPr>
        <w:t>框架实现的。</w:t>
      </w:r>
      <w:r w:rsidR="00142FB6" w:rsidRPr="00B13CD3">
        <w:rPr>
          <w:rFonts w:hAnsi="SimSun"/>
          <w:sz w:val="24"/>
          <w:szCs w:val="24"/>
        </w:rPr>
        <w:t>它是按照</w:t>
      </w:r>
      <w:r w:rsidR="00142FB6" w:rsidRPr="00B13CD3">
        <w:rPr>
          <w:sz w:val="24"/>
          <w:szCs w:val="24"/>
        </w:rPr>
        <w:t>Linux</w:t>
      </w:r>
      <w:r w:rsidR="00142FB6" w:rsidRPr="00B13CD3">
        <w:rPr>
          <w:rFonts w:hAnsi="SimSun"/>
          <w:sz w:val="24"/>
          <w:szCs w:val="24"/>
        </w:rPr>
        <w:t>内核中的设备模型设计的。在该设备模型中，设备之间是一个抽象的总线树形的关系：设备挂载在某一类型的总线上，它们是总线控制器的子设备，而它们本身又是下一级总线设备的父设备。基于这一模型，</w:t>
      </w:r>
      <w:r w:rsidR="00142FB6" w:rsidRPr="00B13CD3">
        <w:rPr>
          <w:sz w:val="24"/>
          <w:szCs w:val="24"/>
        </w:rPr>
        <w:t>Runtime PM</w:t>
      </w:r>
      <w:r w:rsidR="00142FB6" w:rsidRPr="00B13CD3">
        <w:rPr>
          <w:rFonts w:hAnsi="SimSun"/>
          <w:sz w:val="24"/>
          <w:szCs w:val="24"/>
        </w:rPr>
        <w:t>为每一个设备定义了两个计数器：</w:t>
      </w:r>
      <w:r w:rsidR="00142FB6" w:rsidRPr="00B13CD3">
        <w:rPr>
          <w:sz w:val="24"/>
          <w:szCs w:val="24"/>
        </w:rPr>
        <w:t>usage_count</w:t>
      </w:r>
      <w:r w:rsidR="00142FB6" w:rsidRPr="00B13CD3">
        <w:rPr>
          <w:rFonts w:hAnsi="SimSun"/>
          <w:sz w:val="24"/>
          <w:szCs w:val="24"/>
        </w:rPr>
        <w:t>和</w:t>
      </w:r>
      <w:r w:rsidR="00142FB6" w:rsidRPr="00B13CD3">
        <w:rPr>
          <w:sz w:val="24"/>
          <w:szCs w:val="24"/>
        </w:rPr>
        <w:t>child_count</w:t>
      </w:r>
      <w:r w:rsidR="00142FB6" w:rsidRPr="00850BC1">
        <w:rPr>
          <w:rFonts w:hint="eastAsia"/>
          <w:sz w:val="24"/>
          <w:szCs w:val="24"/>
          <w:vertAlign w:val="superscript"/>
        </w:rPr>
        <w:t>[5]</w:t>
      </w:r>
      <w:r w:rsidR="00142FB6" w:rsidRPr="00B13CD3">
        <w:rPr>
          <w:rFonts w:hAnsi="SimSun"/>
          <w:sz w:val="24"/>
          <w:szCs w:val="24"/>
        </w:rPr>
        <w:t>。其中，</w:t>
      </w:r>
      <w:r w:rsidR="00142FB6" w:rsidRPr="00B13CD3">
        <w:rPr>
          <w:sz w:val="24"/>
          <w:szCs w:val="24"/>
        </w:rPr>
        <w:t>usage_count</w:t>
      </w:r>
      <w:r w:rsidR="00142FB6" w:rsidRPr="00B13CD3">
        <w:rPr>
          <w:rFonts w:hAnsi="SimSun"/>
          <w:sz w:val="24"/>
          <w:szCs w:val="24"/>
        </w:rPr>
        <w:t>用来纪录当前设备的使用量计数；</w:t>
      </w:r>
      <w:r w:rsidR="00142FB6" w:rsidRPr="00B13CD3">
        <w:rPr>
          <w:sz w:val="24"/>
          <w:szCs w:val="24"/>
        </w:rPr>
        <w:t>child_count</w:t>
      </w:r>
      <w:r w:rsidR="00142FB6" w:rsidRPr="00B13CD3">
        <w:rPr>
          <w:rFonts w:hAnsi="SimSun"/>
          <w:sz w:val="24"/>
          <w:szCs w:val="24"/>
        </w:rPr>
        <w:t>用来纪录当前设备的活跃</w:t>
      </w:r>
      <w:r w:rsidR="00142FB6" w:rsidRPr="00B13CD3">
        <w:rPr>
          <w:sz w:val="24"/>
          <w:szCs w:val="24"/>
        </w:rPr>
        <w:t>(active)</w:t>
      </w:r>
      <w:r w:rsidR="00142FB6" w:rsidRPr="00B13CD3">
        <w:rPr>
          <w:rFonts w:hAnsi="SimSun"/>
          <w:sz w:val="24"/>
          <w:szCs w:val="24"/>
        </w:rPr>
        <w:t>子设备的计数。</w:t>
      </w:r>
    </w:p>
    <w:p w14:paraId="227FDD73" w14:textId="7CCA1727" w:rsidR="00142FB6" w:rsidRDefault="00142FB6" w:rsidP="00142FB6">
      <w:pPr>
        <w:jc w:val="left"/>
        <w:rPr>
          <w:ins w:id="1528" w:author="Ling, Alex" w:date="2017-06-04T14:33:00Z"/>
          <w:rFonts w:hAnsi="SimSun"/>
          <w:sz w:val="24"/>
          <w:szCs w:val="24"/>
        </w:rPr>
      </w:pPr>
      <w:r w:rsidRPr="00B13CD3">
        <w:rPr>
          <w:rFonts w:hAnsi="SimSun"/>
          <w:sz w:val="24"/>
          <w:szCs w:val="24"/>
        </w:rPr>
        <w:t>按照设备功耗的不同，分为三个电源管理状态：活跃</w:t>
      </w:r>
      <w:r w:rsidRPr="00B13CD3">
        <w:rPr>
          <w:sz w:val="24"/>
          <w:szCs w:val="24"/>
        </w:rPr>
        <w:t>(active)</w:t>
      </w:r>
      <w:r w:rsidRPr="00B13CD3">
        <w:rPr>
          <w:rFonts w:hAnsi="SimSun"/>
          <w:sz w:val="24"/>
          <w:szCs w:val="24"/>
        </w:rPr>
        <w:t>、空闲</w:t>
      </w:r>
      <w:r w:rsidRPr="00B13CD3">
        <w:rPr>
          <w:sz w:val="24"/>
          <w:szCs w:val="24"/>
        </w:rPr>
        <w:t>(idle)</w:t>
      </w:r>
      <w:r w:rsidRPr="00B13CD3">
        <w:rPr>
          <w:rFonts w:hAnsi="SimSun"/>
          <w:sz w:val="24"/>
          <w:szCs w:val="24"/>
        </w:rPr>
        <w:t>和休眠</w:t>
      </w:r>
      <w:r w:rsidRPr="00B13CD3">
        <w:rPr>
          <w:sz w:val="24"/>
          <w:szCs w:val="24"/>
        </w:rPr>
        <w:t>(suspended)</w:t>
      </w:r>
      <w:r w:rsidRPr="00850BC1">
        <w:rPr>
          <w:rFonts w:hint="eastAsia"/>
          <w:sz w:val="24"/>
          <w:szCs w:val="24"/>
          <w:vertAlign w:val="superscript"/>
        </w:rPr>
        <w:t>[5]</w:t>
      </w:r>
      <w:r w:rsidRPr="00B13CD3">
        <w:rPr>
          <w:rFonts w:hAnsi="SimSun"/>
          <w:sz w:val="24"/>
          <w:szCs w:val="24"/>
        </w:rPr>
        <w:t>。</w:t>
      </w:r>
      <w:r w:rsidRPr="00B13CD3">
        <w:rPr>
          <w:sz w:val="24"/>
          <w:szCs w:val="24"/>
        </w:rPr>
        <w:t>Runtime PM</w:t>
      </w:r>
      <w:r w:rsidRPr="00B13CD3">
        <w:rPr>
          <w:rFonts w:hAnsi="SimSun"/>
          <w:sz w:val="24"/>
          <w:szCs w:val="24"/>
        </w:rPr>
        <w:t>在初始化时认为每一个设备都是处于</w:t>
      </w:r>
      <w:r w:rsidRPr="00B13CD3">
        <w:rPr>
          <w:sz w:val="24"/>
          <w:szCs w:val="24"/>
        </w:rPr>
        <w:t>suspended</w:t>
      </w:r>
      <w:r w:rsidRPr="00B13CD3">
        <w:rPr>
          <w:rFonts w:hAnsi="SimSun"/>
          <w:sz w:val="24"/>
          <w:szCs w:val="24"/>
        </w:rPr>
        <w:t>状态。当设备被用户开始使用后，设备的状态由</w:t>
      </w:r>
      <w:r w:rsidRPr="00B13CD3">
        <w:rPr>
          <w:sz w:val="24"/>
          <w:szCs w:val="24"/>
        </w:rPr>
        <w:t>suspended</w:t>
      </w:r>
      <w:r w:rsidRPr="00B13CD3">
        <w:rPr>
          <w:rFonts w:hAnsi="SimSun"/>
          <w:sz w:val="24"/>
          <w:szCs w:val="24"/>
        </w:rPr>
        <w:t>转换为</w:t>
      </w:r>
      <w:r w:rsidRPr="00B13CD3">
        <w:rPr>
          <w:sz w:val="24"/>
          <w:szCs w:val="24"/>
        </w:rPr>
        <w:t>active</w:t>
      </w:r>
      <w:r w:rsidRPr="00B13CD3">
        <w:rPr>
          <w:rFonts w:hAnsi="SimSun"/>
          <w:sz w:val="24"/>
          <w:szCs w:val="24"/>
        </w:rPr>
        <w:t>，同时相应地增加</w:t>
      </w:r>
      <w:r w:rsidRPr="00B13CD3">
        <w:rPr>
          <w:sz w:val="24"/>
          <w:szCs w:val="24"/>
        </w:rPr>
        <w:t>usage_count</w:t>
      </w:r>
      <w:r w:rsidRPr="00B13CD3">
        <w:rPr>
          <w:rFonts w:hAnsi="SimSun"/>
          <w:sz w:val="24"/>
          <w:szCs w:val="24"/>
        </w:rPr>
        <w:t>和当前设备的父设备的</w:t>
      </w:r>
      <w:r w:rsidRPr="00B13CD3">
        <w:rPr>
          <w:sz w:val="24"/>
          <w:szCs w:val="24"/>
        </w:rPr>
        <w:t>child_count</w:t>
      </w:r>
      <w:r w:rsidRPr="00B13CD3">
        <w:rPr>
          <w:rFonts w:hAnsi="SimSun"/>
          <w:sz w:val="24"/>
          <w:szCs w:val="24"/>
        </w:rPr>
        <w:t>。如果父设备此时处于</w:t>
      </w:r>
      <w:r w:rsidRPr="00B13CD3">
        <w:rPr>
          <w:sz w:val="24"/>
          <w:szCs w:val="24"/>
        </w:rPr>
        <w:t>suspended</w:t>
      </w:r>
      <w:r w:rsidRPr="00B13CD3">
        <w:rPr>
          <w:rFonts w:hAnsi="SimSun"/>
          <w:sz w:val="24"/>
          <w:szCs w:val="24"/>
        </w:rPr>
        <w:t>或</w:t>
      </w:r>
      <w:r w:rsidRPr="00B13CD3">
        <w:rPr>
          <w:sz w:val="24"/>
          <w:szCs w:val="24"/>
        </w:rPr>
        <w:t>idle</w:t>
      </w:r>
      <w:r w:rsidRPr="00B13CD3">
        <w:rPr>
          <w:rFonts w:hAnsi="SimSun"/>
          <w:sz w:val="24"/>
          <w:szCs w:val="24"/>
        </w:rPr>
        <w:t>状态，父设备也将转换为</w:t>
      </w:r>
      <w:r w:rsidRPr="00B13CD3">
        <w:rPr>
          <w:sz w:val="24"/>
          <w:szCs w:val="24"/>
        </w:rPr>
        <w:t>active</w:t>
      </w:r>
      <w:r w:rsidRPr="00B13CD3">
        <w:rPr>
          <w:rFonts w:hAnsi="SimSun"/>
          <w:sz w:val="24"/>
          <w:szCs w:val="24"/>
        </w:rPr>
        <w:t>状态，依此类推。当设备的所有用户使用结束，</w:t>
      </w:r>
      <w:r w:rsidRPr="00B13CD3">
        <w:rPr>
          <w:sz w:val="24"/>
          <w:szCs w:val="24"/>
        </w:rPr>
        <w:t>usage_count</w:t>
      </w:r>
      <w:r w:rsidRPr="00B13CD3">
        <w:rPr>
          <w:rFonts w:hAnsi="SimSun"/>
          <w:sz w:val="24"/>
          <w:szCs w:val="24"/>
        </w:rPr>
        <w:t>减少到</w:t>
      </w:r>
      <w:r w:rsidRPr="00B13CD3">
        <w:rPr>
          <w:sz w:val="24"/>
          <w:szCs w:val="24"/>
        </w:rPr>
        <w:t>0</w:t>
      </w:r>
      <w:r w:rsidRPr="00B13CD3">
        <w:rPr>
          <w:rFonts w:hAnsi="SimSun"/>
          <w:sz w:val="24"/>
          <w:szCs w:val="24"/>
        </w:rPr>
        <w:t>并且同时</w:t>
      </w:r>
      <w:r w:rsidRPr="00B13CD3">
        <w:rPr>
          <w:sz w:val="24"/>
          <w:szCs w:val="24"/>
        </w:rPr>
        <w:t>child_count</w:t>
      </w:r>
      <w:r w:rsidRPr="00B13CD3">
        <w:rPr>
          <w:rFonts w:hAnsi="SimSun"/>
          <w:sz w:val="24"/>
          <w:szCs w:val="24"/>
        </w:rPr>
        <w:t>也是</w:t>
      </w:r>
      <w:r w:rsidRPr="00B13CD3">
        <w:rPr>
          <w:sz w:val="24"/>
          <w:szCs w:val="24"/>
        </w:rPr>
        <w:t>0</w:t>
      </w:r>
      <w:r w:rsidRPr="00B13CD3">
        <w:rPr>
          <w:rFonts w:hAnsi="SimSun"/>
          <w:sz w:val="24"/>
          <w:szCs w:val="24"/>
        </w:rPr>
        <w:t>的话，设备将由</w:t>
      </w:r>
      <w:r w:rsidRPr="00B13CD3">
        <w:rPr>
          <w:sz w:val="24"/>
          <w:szCs w:val="24"/>
        </w:rPr>
        <w:t>active</w:t>
      </w:r>
      <w:r w:rsidRPr="00B13CD3">
        <w:rPr>
          <w:rFonts w:hAnsi="SimSun"/>
          <w:sz w:val="24"/>
          <w:szCs w:val="24"/>
        </w:rPr>
        <w:t>状态转换到</w:t>
      </w:r>
      <w:r w:rsidRPr="00B13CD3">
        <w:rPr>
          <w:sz w:val="24"/>
          <w:szCs w:val="24"/>
        </w:rPr>
        <w:t>idle</w:t>
      </w:r>
      <w:r w:rsidRPr="00B13CD3">
        <w:rPr>
          <w:rFonts w:hAnsi="SimSun"/>
          <w:sz w:val="24"/>
          <w:szCs w:val="24"/>
        </w:rPr>
        <w:t>状态。如果在</w:t>
      </w:r>
      <w:r w:rsidRPr="00B13CD3">
        <w:rPr>
          <w:sz w:val="24"/>
          <w:szCs w:val="24"/>
        </w:rPr>
        <w:t>idle</w:t>
      </w:r>
      <w:r w:rsidRPr="00B13CD3">
        <w:rPr>
          <w:rFonts w:hAnsi="SimSun"/>
          <w:sz w:val="24"/>
          <w:szCs w:val="24"/>
        </w:rPr>
        <w:t>状态下设备可以休眠，</w:t>
      </w:r>
      <w:r w:rsidRPr="00B13CD3">
        <w:rPr>
          <w:sz w:val="24"/>
          <w:szCs w:val="24"/>
        </w:rPr>
        <w:t>Runtime PM</w:t>
      </w:r>
      <w:r w:rsidRPr="00B13CD3">
        <w:rPr>
          <w:rFonts w:hAnsi="SimSun"/>
          <w:sz w:val="24"/>
          <w:szCs w:val="24"/>
        </w:rPr>
        <w:t>将会把设备切换到</w:t>
      </w:r>
      <w:r w:rsidRPr="00B13CD3">
        <w:rPr>
          <w:sz w:val="24"/>
          <w:szCs w:val="24"/>
        </w:rPr>
        <w:t>suspended</w:t>
      </w:r>
      <w:r w:rsidRPr="00B13CD3">
        <w:rPr>
          <w:rFonts w:hAnsi="SimSun"/>
          <w:sz w:val="24"/>
          <w:szCs w:val="24"/>
        </w:rPr>
        <w:t>状态。如果此时又出现用户使用当前设备或出现</w:t>
      </w:r>
      <w:r w:rsidRPr="00B13CD3">
        <w:rPr>
          <w:sz w:val="24"/>
          <w:szCs w:val="24"/>
        </w:rPr>
        <w:t>active</w:t>
      </w:r>
      <w:r w:rsidRPr="00B13CD3">
        <w:rPr>
          <w:rFonts w:hAnsi="SimSun"/>
          <w:sz w:val="24"/>
          <w:szCs w:val="24"/>
        </w:rPr>
        <w:t>状态的子设备，当前设备将切换到</w:t>
      </w:r>
      <w:r w:rsidRPr="00B13CD3">
        <w:rPr>
          <w:sz w:val="24"/>
          <w:szCs w:val="24"/>
        </w:rPr>
        <w:t>active</w:t>
      </w:r>
      <w:r w:rsidRPr="00B13CD3">
        <w:rPr>
          <w:rFonts w:hAnsi="SimSun"/>
          <w:sz w:val="24"/>
          <w:szCs w:val="24"/>
        </w:rPr>
        <w:t>状态。通过对这三个状态的动态切换达到降低设备功耗的目的。</w:t>
      </w:r>
      <w:r>
        <w:rPr>
          <w:rFonts w:hAnsi="SimSun" w:hint="eastAsia"/>
          <w:sz w:val="24"/>
          <w:szCs w:val="24"/>
        </w:rPr>
        <w:t>如图</w:t>
      </w:r>
      <w:r w:rsidR="0048327F">
        <w:rPr>
          <w:rFonts w:hAnsi="SimSun" w:hint="eastAsia"/>
          <w:sz w:val="24"/>
          <w:szCs w:val="24"/>
        </w:rPr>
        <w:t>3-2</w:t>
      </w:r>
      <w:r w:rsidR="0048327F">
        <w:rPr>
          <w:rFonts w:hAnsi="SimSun" w:hint="eastAsia"/>
          <w:sz w:val="24"/>
          <w:szCs w:val="24"/>
        </w:rPr>
        <w:t>所示。</w:t>
      </w:r>
    </w:p>
    <w:p w14:paraId="2E6F49DD" w14:textId="77777777" w:rsidR="00372C7A" w:rsidRPr="00235EBD" w:rsidRDefault="00372C7A" w:rsidP="00372C7A">
      <w:pPr>
        <w:rPr>
          <w:moveTo w:id="1529" w:author="Ling, Alex" w:date="2017-06-04T14:33:00Z"/>
          <w:sz w:val="24"/>
          <w:szCs w:val="24"/>
        </w:rPr>
      </w:pPr>
      <w:moveToRangeStart w:id="1530" w:author="Ling, Alex" w:date="2017-06-04T14:33:00Z" w:name="move484350138"/>
      <w:moveTo w:id="1531" w:author="Ling, Alex" w:date="2017-06-04T14:33:00Z">
        <w:r w:rsidRPr="00235EBD">
          <w:rPr>
            <w:sz w:val="24"/>
            <w:szCs w:val="24"/>
          </w:rPr>
          <w:t>在上述状态述切换过程中，设备驱动可以实现三个相应的回调函数</w:t>
        </w:r>
        <w:r w:rsidRPr="00235EBD">
          <w:rPr>
            <w:sz w:val="24"/>
            <w:szCs w:val="24"/>
          </w:rPr>
          <w:t>(callback function)</w:t>
        </w:r>
        <w:r w:rsidRPr="00235EBD">
          <w:rPr>
            <w:sz w:val="24"/>
            <w:szCs w:val="24"/>
          </w:rPr>
          <w:t>：</w:t>
        </w:r>
        <w:r w:rsidRPr="00235EBD">
          <w:rPr>
            <w:sz w:val="24"/>
            <w:szCs w:val="24"/>
          </w:rPr>
          <w:t>runtime_suepnd()</w:t>
        </w:r>
        <w:r w:rsidRPr="00235EBD">
          <w:rPr>
            <w:sz w:val="24"/>
            <w:szCs w:val="24"/>
          </w:rPr>
          <w:t>，</w:t>
        </w:r>
        <w:r w:rsidRPr="00235EBD">
          <w:rPr>
            <w:sz w:val="24"/>
            <w:szCs w:val="24"/>
          </w:rPr>
          <w:t>runtime_resume()</w:t>
        </w:r>
        <w:r w:rsidRPr="00235EBD">
          <w:rPr>
            <w:sz w:val="24"/>
            <w:szCs w:val="24"/>
          </w:rPr>
          <w:t>和</w:t>
        </w:r>
        <w:r w:rsidRPr="00235EBD">
          <w:rPr>
            <w:sz w:val="24"/>
            <w:szCs w:val="24"/>
          </w:rPr>
          <w:t xml:space="preserve"> runtime_idle()</w:t>
        </w:r>
        <w:r w:rsidRPr="00235EBD">
          <w:rPr>
            <w:sz w:val="24"/>
            <w:szCs w:val="24"/>
          </w:rPr>
          <w:t>。函数的原型声明如下</w:t>
        </w:r>
        <w:r w:rsidRPr="00235EBD">
          <w:rPr>
            <w:sz w:val="24"/>
            <w:szCs w:val="24"/>
            <w:vertAlign w:val="superscript"/>
          </w:rPr>
          <w:t>[</w:t>
        </w:r>
        <w:r>
          <w:rPr>
            <w:rFonts w:hint="eastAsia"/>
            <w:sz w:val="24"/>
            <w:szCs w:val="24"/>
            <w:vertAlign w:val="superscript"/>
          </w:rPr>
          <w:t>5</w:t>
        </w:r>
        <w:r w:rsidRPr="00235EBD">
          <w:rPr>
            <w:sz w:val="24"/>
            <w:szCs w:val="24"/>
            <w:vertAlign w:val="superscript"/>
          </w:rPr>
          <w:t>]</w:t>
        </w:r>
        <w:r w:rsidRPr="00235EBD">
          <w:rPr>
            <w:sz w:val="24"/>
            <w:szCs w:val="24"/>
          </w:rPr>
          <w:t>：</w:t>
        </w:r>
      </w:moveTo>
    </w:p>
    <w:moveToRangeEnd w:id="1530"/>
    <w:p w14:paraId="6FE73624" w14:textId="77777777" w:rsidR="00372C7A" w:rsidRDefault="00372C7A" w:rsidP="00372C7A">
      <w:pPr>
        <w:ind w:firstLine="0"/>
        <w:jc w:val="left"/>
        <w:rPr>
          <w:rFonts w:hAnsi="SimSun" w:hint="eastAsia"/>
          <w:sz w:val="24"/>
          <w:szCs w:val="24"/>
        </w:rPr>
        <w:pPrChange w:id="1532" w:author="Ling, Alex" w:date="2017-06-04T14:33:00Z">
          <w:pPr>
            <w:jc w:val="left"/>
          </w:pPr>
        </w:pPrChange>
      </w:pPr>
    </w:p>
    <w:p w14:paraId="1E5F3ABA" w14:textId="77777777" w:rsidR="00142FB6" w:rsidRDefault="00142FB6" w:rsidP="00142FB6">
      <w:pPr>
        <w:ind w:firstLine="0"/>
        <w:jc w:val="center"/>
        <w:rPr>
          <w:rFonts w:hAnsi="SimSun"/>
          <w:sz w:val="24"/>
          <w:szCs w:val="24"/>
        </w:rPr>
      </w:pPr>
      <w:r>
        <w:rPr>
          <w:rFonts w:hAnsi="SimSun"/>
          <w:noProof/>
          <w:snapToGrid/>
          <w:sz w:val="24"/>
          <w:szCs w:val="24"/>
        </w:rPr>
        <w:drawing>
          <wp:inline distT="0" distB="0" distL="0" distR="0" wp14:anchorId="1684DD63" wp14:editId="022DCAF4">
            <wp:extent cx="5274310" cy="2689079"/>
            <wp:effectExtent l="19050" t="0" r="2540" b="0"/>
            <wp:docPr id="16" name="Picture 1" descr="C:\Users\alling\OneDrive\工程硕士\论文阶段\pm_st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ing\OneDrive\工程硕士\论文阶段\pm_states.jpg"/>
                    <pic:cNvPicPr>
                      <a:picLocks noChangeAspect="1" noChangeArrowheads="1"/>
                    </pic:cNvPicPr>
                  </pic:nvPicPr>
                  <pic:blipFill>
                    <a:blip r:embed="rId18"/>
                    <a:srcRect/>
                    <a:stretch>
                      <a:fillRect/>
                    </a:stretch>
                  </pic:blipFill>
                  <pic:spPr bwMode="auto">
                    <a:xfrm>
                      <a:off x="0" y="0"/>
                      <a:ext cx="5274310" cy="2689079"/>
                    </a:xfrm>
                    <a:prstGeom prst="rect">
                      <a:avLst/>
                    </a:prstGeom>
                    <a:noFill/>
                    <a:ln w="9525">
                      <a:noFill/>
                      <a:miter lim="800000"/>
                      <a:headEnd/>
                      <a:tailEnd/>
                    </a:ln>
                  </pic:spPr>
                </pic:pic>
              </a:graphicData>
            </a:graphic>
          </wp:inline>
        </w:drawing>
      </w:r>
    </w:p>
    <w:p w14:paraId="465CC304" w14:textId="77777777" w:rsidR="00142FB6" w:rsidRPr="000D2630" w:rsidRDefault="00142FB6" w:rsidP="00142FB6">
      <w:pPr>
        <w:pStyle w:val="af2"/>
        <w:jc w:val="center"/>
        <w:rPr>
          <w:rFonts w:ascii="Times New Roman" w:eastAsia="KaiTi" w:hAnsi="Times New Roman"/>
          <w:sz w:val="21"/>
          <w:szCs w:val="21"/>
          <w:rPrChange w:id="1533" w:author="Ling, Alex" w:date="2017-06-04T11:31:00Z">
            <w:rPr>
              <w:rFonts w:ascii="KaiTi_GB2312" w:eastAsia="KaiTi_GB2312" w:hAnsi="KaiTi_GB2312"/>
              <w:sz w:val="21"/>
              <w:szCs w:val="21"/>
            </w:rPr>
          </w:rPrChange>
        </w:rPr>
      </w:pPr>
      <w:r w:rsidRPr="000D2630">
        <w:rPr>
          <w:rFonts w:ascii="Times New Roman" w:eastAsia="KaiTi" w:hAnsi="Times New Roman" w:hint="eastAsia"/>
          <w:sz w:val="21"/>
          <w:szCs w:val="21"/>
          <w:rPrChange w:id="1534" w:author="Ling, Alex" w:date="2017-06-04T11:31:00Z">
            <w:rPr>
              <w:rFonts w:ascii="KaiTi_GB2312" w:eastAsia="KaiTi_GB2312" w:hAnsi="KaiTi_GB2312" w:hint="eastAsia"/>
              <w:sz w:val="21"/>
              <w:szCs w:val="21"/>
            </w:rPr>
          </w:rPrChange>
        </w:rPr>
        <w:t>图</w:t>
      </w:r>
      <w:r w:rsidRPr="000D2630">
        <w:rPr>
          <w:rFonts w:ascii="Times New Roman" w:eastAsia="KaiTi" w:hAnsi="Times New Roman"/>
          <w:sz w:val="21"/>
          <w:szCs w:val="21"/>
          <w:rPrChange w:id="1535" w:author="Ling, Alex" w:date="2017-06-04T11:31:00Z">
            <w:rPr>
              <w:rFonts w:ascii="KaiTi_GB2312" w:eastAsia="KaiTi_GB2312" w:hAnsi="KaiTi_GB2312"/>
              <w:sz w:val="21"/>
              <w:szCs w:val="21"/>
            </w:rPr>
          </w:rPrChange>
        </w:rPr>
        <w:t xml:space="preserve"> 3-2 </w:t>
      </w:r>
      <w:r w:rsidRPr="000D2630">
        <w:rPr>
          <w:rFonts w:ascii="Times New Roman" w:eastAsia="KaiTi" w:hAnsi="Times New Roman" w:hint="eastAsia"/>
          <w:sz w:val="21"/>
          <w:szCs w:val="21"/>
          <w:rPrChange w:id="1536" w:author="Ling, Alex" w:date="2017-06-04T11:31:00Z">
            <w:rPr>
              <w:rFonts w:ascii="KaiTi_GB2312" w:eastAsia="KaiTi_GB2312" w:hAnsi="KaiTi_GB2312" w:hint="eastAsia"/>
              <w:sz w:val="21"/>
              <w:szCs w:val="21"/>
            </w:rPr>
          </w:rPrChange>
        </w:rPr>
        <w:t>任务放置算法流程图</w:t>
      </w:r>
    </w:p>
    <w:p w14:paraId="6FB25B4C" w14:textId="77777777" w:rsidR="00142FB6" w:rsidRPr="000D2630" w:rsidRDefault="00142FB6" w:rsidP="00142FB6">
      <w:pPr>
        <w:pStyle w:val="af2"/>
        <w:jc w:val="center"/>
        <w:rPr>
          <w:rFonts w:ascii="Times New Roman" w:eastAsia="KaiTi" w:hAnsi="Times New Roman"/>
          <w:sz w:val="21"/>
          <w:szCs w:val="21"/>
          <w:rPrChange w:id="1537" w:author="Ling, Alex" w:date="2017-06-04T11:31:00Z">
            <w:rPr>
              <w:rFonts w:ascii="楷体" w:eastAsia="楷体" w:hAnsi="楷体"/>
              <w:sz w:val="21"/>
              <w:szCs w:val="21"/>
            </w:rPr>
          </w:rPrChange>
        </w:rPr>
      </w:pPr>
      <w:r w:rsidRPr="000D2630">
        <w:rPr>
          <w:rFonts w:ascii="Times New Roman" w:eastAsia="KaiTi" w:hAnsi="Times New Roman"/>
          <w:sz w:val="21"/>
          <w:szCs w:val="21"/>
          <w:rPrChange w:id="1538" w:author="Ling, Alex" w:date="2017-06-04T11:31:00Z">
            <w:rPr>
              <w:rFonts w:ascii="Times New Roman" w:hAnsi="Times New Roman"/>
              <w:sz w:val="21"/>
              <w:szCs w:val="21"/>
            </w:rPr>
          </w:rPrChange>
        </w:rPr>
        <w:t>Figure 3-2 Task Placement flow</w:t>
      </w:r>
    </w:p>
    <w:p w14:paraId="28657390" w14:textId="01AF40BB" w:rsidR="00235EBD" w:rsidRPr="00235EBD" w:rsidDel="00372C7A" w:rsidRDefault="00235EBD" w:rsidP="00235EBD">
      <w:pPr>
        <w:rPr>
          <w:moveFrom w:id="1539" w:author="Ling, Alex" w:date="2017-06-04T14:33:00Z"/>
          <w:sz w:val="24"/>
          <w:szCs w:val="24"/>
        </w:rPr>
      </w:pPr>
      <w:moveFromRangeStart w:id="1540" w:author="Ling, Alex" w:date="2017-06-04T14:33:00Z" w:name="move484350138"/>
      <w:moveFrom w:id="1541" w:author="Ling, Alex" w:date="2017-06-04T14:33:00Z">
        <w:r w:rsidRPr="00235EBD" w:rsidDel="00372C7A">
          <w:rPr>
            <w:sz w:val="24"/>
            <w:szCs w:val="24"/>
          </w:rPr>
          <w:lastRenderedPageBreak/>
          <w:t>在上述状态述切换过程中，设备驱动可以实现三个相应的回调函数</w:t>
        </w:r>
        <w:r w:rsidRPr="00235EBD" w:rsidDel="00372C7A">
          <w:rPr>
            <w:sz w:val="24"/>
            <w:szCs w:val="24"/>
          </w:rPr>
          <w:t>(callback function)</w:t>
        </w:r>
        <w:r w:rsidRPr="00235EBD" w:rsidDel="00372C7A">
          <w:rPr>
            <w:sz w:val="24"/>
            <w:szCs w:val="24"/>
          </w:rPr>
          <w:t>：</w:t>
        </w:r>
        <w:r w:rsidRPr="00235EBD" w:rsidDel="00372C7A">
          <w:rPr>
            <w:sz w:val="24"/>
            <w:szCs w:val="24"/>
          </w:rPr>
          <w:t>runtime_suepnd()</w:t>
        </w:r>
        <w:r w:rsidRPr="00235EBD" w:rsidDel="00372C7A">
          <w:rPr>
            <w:sz w:val="24"/>
            <w:szCs w:val="24"/>
          </w:rPr>
          <w:t>，</w:t>
        </w:r>
        <w:r w:rsidRPr="00235EBD" w:rsidDel="00372C7A">
          <w:rPr>
            <w:sz w:val="24"/>
            <w:szCs w:val="24"/>
          </w:rPr>
          <w:t>runtime_resume()</w:t>
        </w:r>
        <w:r w:rsidRPr="00235EBD" w:rsidDel="00372C7A">
          <w:rPr>
            <w:sz w:val="24"/>
            <w:szCs w:val="24"/>
          </w:rPr>
          <w:t>和</w:t>
        </w:r>
        <w:r w:rsidRPr="00235EBD" w:rsidDel="00372C7A">
          <w:rPr>
            <w:sz w:val="24"/>
            <w:szCs w:val="24"/>
          </w:rPr>
          <w:t xml:space="preserve"> runtime_idle()</w:t>
        </w:r>
        <w:r w:rsidRPr="00235EBD" w:rsidDel="00372C7A">
          <w:rPr>
            <w:sz w:val="24"/>
            <w:szCs w:val="24"/>
          </w:rPr>
          <w:t>。函数的原型声明如下</w:t>
        </w:r>
        <w:r w:rsidRPr="00235EBD" w:rsidDel="00372C7A">
          <w:rPr>
            <w:sz w:val="24"/>
            <w:szCs w:val="24"/>
            <w:vertAlign w:val="superscript"/>
          </w:rPr>
          <w:t>[</w:t>
        </w:r>
        <w:r w:rsidDel="00372C7A">
          <w:rPr>
            <w:rFonts w:hint="eastAsia"/>
            <w:sz w:val="24"/>
            <w:szCs w:val="24"/>
            <w:vertAlign w:val="superscript"/>
          </w:rPr>
          <w:t>5</w:t>
        </w:r>
        <w:r w:rsidRPr="00235EBD" w:rsidDel="00372C7A">
          <w:rPr>
            <w:sz w:val="24"/>
            <w:szCs w:val="24"/>
            <w:vertAlign w:val="superscript"/>
          </w:rPr>
          <w:t>]</w:t>
        </w:r>
        <w:r w:rsidRPr="00235EBD" w:rsidDel="00372C7A">
          <w:rPr>
            <w:sz w:val="24"/>
            <w:szCs w:val="24"/>
          </w:rPr>
          <w:t>：</w:t>
        </w:r>
      </w:moveFrom>
    </w:p>
    <w:moveFromRangeEnd w:id="1540"/>
    <w:p w14:paraId="570F2604" w14:textId="77777777" w:rsidR="00235EBD" w:rsidRPr="00235EBD" w:rsidRDefault="00235EBD" w:rsidP="00235EBD">
      <w:pPr>
        <w:rPr>
          <w:sz w:val="24"/>
          <w:szCs w:val="24"/>
        </w:rPr>
      </w:pPr>
    </w:p>
    <w:p w14:paraId="7B3244F6" w14:textId="77777777" w:rsidR="00235EBD" w:rsidRPr="00235EBD" w:rsidRDefault="00235EBD" w:rsidP="00235EBD">
      <w:pPr>
        <w:rPr>
          <w:sz w:val="24"/>
          <w:szCs w:val="24"/>
        </w:rPr>
      </w:pPr>
      <w:r w:rsidRPr="00235EBD">
        <w:rPr>
          <w:sz w:val="24"/>
          <w:szCs w:val="24"/>
        </w:rPr>
        <w:t>struct dev_pm_ops {</w:t>
      </w:r>
    </w:p>
    <w:p w14:paraId="528C8595" w14:textId="77777777" w:rsidR="00235EBD" w:rsidRPr="00235EBD" w:rsidRDefault="00235EBD" w:rsidP="00235EBD">
      <w:pPr>
        <w:rPr>
          <w:sz w:val="24"/>
          <w:szCs w:val="24"/>
        </w:rPr>
      </w:pPr>
      <w:r w:rsidRPr="00235EBD">
        <w:rPr>
          <w:sz w:val="24"/>
          <w:szCs w:val="24"/>
        </w:rPr>
        <w:tab/>
        <w:t>...</w:t>
      </w:r>
    </w:p>
    <w:p w14:paraId="73ED747A" w14:textId="77777777" w:rsidR="00235EBD" w:rsidRPr="00235EBD" w:rsidRDefault="00235EBD" w:rsidP="00235EBD">
      <w:pPr>
        <w:rPr>
          <w:sz w:val="24"/>
          <w:szCs w:val="24"/>
        </w:rPr>
      </w:pPr>
      <w:r w:rsidRPr="00235EBD">
        <w:rPr>
          <w:sz w:val="24"/>
          <w:szCs w:val="24"/>
        </w:rPr>
        <w:tab/>
        <w:t>int (*runtime_suspend)(struct device *dev);</w:t>
      </w:r>
    </w:p>
    <w:p w14:paraId="779A53DE" w14:textId="77777777" w:rsidR="00235EBD" w:rsidRPr="00235EBD" w:rsidRDefault="00235EBD" w:rsidP="00235EBD">
      <w:pPr>
        <w:rPr>
          <w:sz w:val="24"/>
          <w:szCs w:val="24"/>
        </w:rPr>
      </w:pPr>
      <w:r w:rsidRPr="00235EBD">
        <w:rPr>
          <w:sz w:val="24"/>
          <w:szCs w:val="24"/>
        </w:rPr>
        <w:tab/>
        <w:t>int (*runtime_resume)(struct device *dev);</w:t>
      </w:r>
    </w:p>
    <w:p w14:paraId="76906D0C" w14:textId="77777777" w:rsidR="00235EBD" w:rsidRPr="00235EBD" w:rsidRDefault="00235EBD" w:rsidP="00235EBD">
      <w:pPr>
        <w:rPr>
          <w:sz w:val="24"/>
          <w:szCs w:val="24"/>
        </w:rPr>
      </w:pPr>
      <w:r w:rsidRPr="00235EBD">
        <w:rPr>
          <w:sz w:val="24"/>
          <w:szCs w:val="24"/>
        </w:rPr>
        <w:tab/>
        <w:t>int (*runtime_idle)(struct device *dev);</w:t>
      </w:r>
    </w:p>
    <w:p w14:paraId="1DB459E0" w14:textId="77777777" w:rsidR="00235EBD" w:rsidRPr="00235EBD" w:rsidRDefault="00235EBD" w:rsidP="00235EBD">
      <w:pPr>
        <w:rPr>
          <w:sz w:val="24"/>
          <w:szCs w:val="24"/>
        </w:rPr>
      </w:pPr>
      <w:r w:rsidRPr="00235EBD">
        <w:rPr>
          <w:sz w:val="24"/>
          <w:szCs w:val="24"/>
        </w:rPr>
        <w:tab/>
        <w:t>...</w:t>
      </w:r>
    </w:p>
    <w:p w14:paraId="2AE8AB3C" w14:textId="77777777" w:rsidR="00235EBD" w:rsidRPr="00235EBD" w:rsidRDefault="00235EBD" w:rsidP="00235EBD">
      <w:pPr>
        <w:rPr>
          <w:sz w:val="24"/>
          <w:szCs w:val="24"/>
        </w:rPr>
      </w:pPr>
      <w:r w:rsidRPr="00235EBD">
        <w:rPr>
          <w:sz w:val="24"/>
          <w:szCs w:val="24"/>
        </w:rPr>
        <w:t>};</w:t>
      </w:r>
    </w:p>
    <w:p w14:paraId="3AFDF3DD" w14:textId="77777777" w:rsidR="00235EBD" w:rsidRPr="00235EBD" w:rsidRDefault="00235EBD" w:rsidP="00235EBD">
      <w:pPr>
        <w:rPr>
          <w:sz w:val="24"/>
          <w:szCs w:val="24"/>
        </w:rPr>
      </w:pPr>
    </w:p>
    <w:p w14:paraId="3B8141AC" w14:textId="77777777" w:rsidR="00E10057" w:rsidRDefault="00235EBD" w:rsidP="00235EBD">
      <w:pPr>
        <w:rPr>
          <w:sz w:val="24"/>
          <w:szCs w:val="24"/>
        </w:rPr>
      </w:pPr>
      <w:r w:rsidRPr="00235EBD">
        <w:rPr>
          <w:sz w:val="24"/>
          <w:szCs w:val="24"/>
        </w:rPr>
        <w:t>其中，</w:t>
      </w:r>
      <w:r w:rsidRPr="00235EBD">
        <w:rPr>
          <w:sz w:val="24"/>
          <w:szCs w:val="24"/>
        </w:rPr>
        <w:t>runtime_suspend()</w:t>
      </w:r>
      <w:r w:rsidRPr="00235EBD">
        <w:rPr>
          <w:sz w:val="24"/>
          <w:szCs w:val="24"/>
        </w:rPr>
        <w:t>用于设备在切换到</w:t>
      </w:r>
      <w:r w:rsidRPr="00235EBD">
        <w:rPr>
          <w:sz w:val="24"/>
          <w:szCs w:val="24"/>
        </w:rPr>
        <w:t>suspended</w:t>
      </w:r>
      <w:r w:rsidRPr="00235EBD">
        <w:rPr>
          <w:sz w:val="24"/>
          <w:szCs w:val="24"/>
        </w:rPr>
        <w:t>状态时将其切换到低功耗状态。这通常包括关闭不需要的电源和时钟输入和降低设备运行频率。</w:t>
      </w:r>
      <w:r w:rsidRPr="00235EBD">
        <w:rPr>
          <w:sz w:val="24"/>
          <w:szCs w:val="24"/>
        </w:rPr>
        <w:t>runtime_resume()</w:t>
      </w:r>
      <w:r w:rsidRPr="00235EBD">
        <w:rPr>
          <w:sz w:val="24"/>
          <w:szCs w:val="24"/>
        </w:rPr>
        <w:t>用来恢复</w:t>
      </w:r>
      <w:r w:rsidRPr="00235EBD">
        <w:rPr>
          <w:sz w:val="24"/>
          <w:szCs w:val="24"/>
        </w:rPr>
        <w:t>runtime_suspend()</w:t>
      </w:r>
      <w:r w:rsidRPr="00235EBD">
        <w:rPr>
          <w:sz w:val="24"/>
          <w:szCs w:val="24"/>
        </w:rPr>
        <w:t>中所做的操作，将设备切换到正常使用状态。</w:t>
      </w:r>
      <w:r w:rsidRPr="00235EBD">
        <w:rPr>
          <w:sz w:val="24"/>
          <w:szCs w:val="24"/>
        </w:rPr>
        <w:t>runtime_idle()</w:t>
      </w:r>
      <w:r w:rsidRPr="00235EBD">
        <w:rPr>
          <w:sz w:val="24"/>
          <w:szCs w:val="24"/>
        </w:rPr>
        <w:t>的实现是可选的，当设备驱动认为设备可以切换到</w:t>
      </w:r>
      <w:r w:rsidRPr="00235EBD">
        <w:rPr>
          <w:sz w:val="24"/>
          <w:szCs w:val="24"/>
        </w:rPr>
        <w:t>suspended</w:t>
      </w:r>
      <w:r w:rsidRPr="00235EBD">
        <w:rPr>
          <w:sz w:val="24"/>
          <w:szCs w:val="24"/>
        </w:rPr>
        <w:t>状态时，该函数返回</w:t>
      </w:r>
      <w:r w:rsidRPr="00235EBD">
        <w:rPr>
          <w:sz w:val="24"/>
          <w:szCs w:val="24"/>
        </w:rPr>
        <w:t>0</w:t>
      </w:r>
      <w:r w:rsidRPr="00235EBD">
        <w:rPr>
          <w:sz w:val="24"/>
          <w:szCs w:val="24"/>
        </w:rPr>
        <w:t>，否则返回非</w:t>
      </w:r>
      <w:r w:rsidRPr="00235EBD">
        <w:rPr>
          <w:sz w:val="24"/>
          <w:szCs w:val="24"/>
        </w:rPr>
        <w:t>0</w:t>
      </w:r>
      <w:r w:rsidRPr="00235EBD">
        <w:rPr>
          <w:sz w:val="24"/>
          <w:szCs w:val="24"/>
        </w:rPr>
        <w:t>值。</w:t>
      </w:r>
      <w:r w:rsidR="009938F8" w:rsidRPr="00ED504E">
        <w:rPr>
          <w:rFonts w:hAnsi="SimSun"/>
          <w:sz w:val="24"/>
          <w:szCs w:val="24"/>
        </w:rPr>
        <w:t>在本文的研究设计中，</w:t>
      </w:r>
      <w:r w:rsidR="00195AE6" w:rsidRPr="00ED504E">
        <w:rPr>
          <w:rFonts w:hAnsi="SimSun"/>
          <w:sz w:val="24"/>
          <w:szCs w:val="24"/>
        </w:rPr>
        <w:t>我们以</w:t>
      </w:r>
      <w:r w:rsidR="00195AE6" w:rsidRPr="00ED504E">
        <w:rPr>
          <w:sz w:val="24"/>
          <w:szCs w:val="24"/>
        </w:rPr>
        <w:t>Atmel MXT1664</w:t>
      </w:r>
      <w:r w:rsidR="00195AE6" w:rsidRPr="00ED504E">
        <w:rPr>
          <w:rFonts w:hAnsi="SimSun"/>
          <w:sz w:val="24"/>
          <w:szCs w:val="24"/>
        </w:rPr>
        <w:t>电容触摸屏控制器驱动为例，</w:t>
      </w:r>
      <w:r w:rsidR="00E10057" w:rsidRPr="00ED504E">
        <w:rPr>
          <w:rFonts w:hAnsi="SimSun"/>
          <w:sz w:val="24"/>
          <w:szCs w:val="24"/>
        </w:rPr>
        <w:t>设计了基于</w:t>
      </w:r>
      <w:r w:rsidR="00E10057" w:rsidRPr="00ED504E">
        <w:rPr>
          <w:sz w:val="24"/>
          <w:szCs w:val="24"/>
        </w:rPr>
        <w:t>Runtime PM</w:t>
      </w:r>
      <w:r w:rsidR="00E10057" w:rsidRPr="00ED504E">
        <w:rPr>
          <w:rFonts w:hAnsi="SimSun"/>
          <w:sz w:val="24"/>
          <w:szCs w:val="24"/>
        </w:rPr>
        <w:t>框架的设备动态电源管理流程。</w:t>
      </w:r>
    </w:p>
    <w:p w14:paraId="68C13BE6" w14:textId="77777777" w:rsidR="00142FB6" w:rsidRPr="00142FB6" w:rsidRDefault="00142FB6" w:rsidP="00142FB6">
      <w:pPr>
        <w:rPr>
          <w:sz w:val="24"/>
          <w:szCs w:val="24"/>
        </w:rPr>
      </w:pPr>
    </w:p>
    <w:p w14:paraId="5823CD48" w14:textId="77777777" w:rsidR="00E10057" w:rsidRPr="00ED7397" w:rsidRDefault="00E10057" w:rsidP="00415507">
      <w:pPr>
        <w:pStyle w:val="af5"/>
        <w:numPr>
          <w:ilvl w:val="2"/>
          <w:numId w:val="19"/>
        </w:numPr>
        <w:ind w:rightChars="12" w:right="25"/>
        <w:outlineLvl w:val="2"/>
        <w:rPr>
          <w:rFonts w:ascii="SimHei" w:eastAsia="SimHei" w:hAnsi="SimSun"/>
          <w:sz w:val="24"/>
        </w:rPr>
      </w:pPr>
      <w:bookmarkStart w:id="1542" w:name="_Toc408160930"/>
      <w:bookmarkStart w:id="1543" w:name="_Toc471381682"/>
      <w:r w:rsidRPr="00ED7397">
        <w:rPr>
          <w:rFonts w:ascii="SimHei" w:eastAsia="SimHei" w:hAnsi="SimSun"/>
          <w:sz w:val="24"/>
        </w:rPr>
        <w:t>Atmel MXT1664触摸屏控制器驱动的Runtime PM设计</w:t>
      </w:r>
      <w:bookmarkEnd w:id="1542"/>
      <w:bookmarkEnd w:id="1543"/>
    </w:p>
    <w:p w14:paraId="70871E1E" w14:textId="77777777" w:rsidR="005848D5" w:rsidRDefault="00934D79">
      <w:pPr>
        <w:pStyle w:val="af5"/>
        <w:numPr>
          <w:ilvl w:val="0"/>
          <w:numId w:val="20"/>
        </w:numPr>
        <w:ind w:left="426" w:firstLine="0"/>
        <w:rPr>
          <w:sz w:val="24"/>
          <w:szCs w:val="24"/>
        </w:rPr>
      </w:pPr>
      <w:bookmarkStart w:id="1544" w:name="_Toc408160931"/>
      <w:r w:rsidRPr="00ED7397">
        <w:rPr>
          <w:sz w:val="24"/>
          <w:szCs w:val="24"/>
        </w:rPr>
        <w:t>MXT1664</w:t>
      </w:r>
      <w:r w:rsidRPr="00ED7397">
        <w:rPr>
          <w:rFonts w:hAnsi="SimSun"/>
          <w:sz w:val="24"/>
          <w:szCs w:val="24"/>
        </w:rPr>
        <w:t>的硬件特性</w:t>
      </w:r>
      <w:bookmarkEnd w:id="1544"/>
    </w:p>
    <w:p w14:paraId="0A9B525F" w14:textId="77777777" w:rsidR="00934D79" w:rsidRPr="00ED504E" w:rsidRDefault="00934D79" w:rsidP="00ED7397">
      <w:pPr>
        <w:ind w:firstLine="426"/>
        <w:rPr>
          <w:sz w:val="24"/>
          <w:szCs w:val="24"/>
        </w:rPr>
      </w:pPr>
      <w:r w:rsidRPr="00ED504E">
        <w:rPr>
          <w:rFonts w:hAnsi="SimSun"/>
          <w:sz w:val="24"/>
          <w:szCs w:val="24"/>
        </w:rPr>
        <w:t>在该嵌入式系统项目中，我们使用的是</w:t>
      </w:r>
      <w:r w:rsidRPr="00ED504E">
        <w:rPr>
          <w:sz w:val="24"/>
          <w:szCs w:val="24"/>
        </w:rPr>
        <w:t>Atmel</w:t>
      </w:r>
      <w:r w:rsidRPr="00ED504E">
        <w:rPr>
          <w:rFonts w:hAnsi="SimSun"/>
          <w:sz w:val="24"/>
          <w:szCs w:val="24"/>
        </w:rPr>
        <w:t>公司的</w:t>
      </w:r>
      <w:r w:rsidRPr="00ED504E">
        <w:rPr>
          <w:sz w:val="24"/>
          <w:szCs w:val="24"/>
        </w:rPr>
        <w:t>MXT1664</w:t>
      </w:r>
      <w:r w:rsidRPr="00ED504E">
        <w:rPr>
          <w:rFonts w:hAnsi="SimSun"/>
          <w:sz w:val="24"/>
          <w:szCs w:val="24"/>
        </w:rPr>
        <w:t>电容触摸屏控制器。</w:t>
      </w:r>
      <w:r w:rsidRPr="00ED504E">
        <w:rPr>
          <w:sz w:val="24"/>
          <w:szCs w:val="24"/>
        </w:rPr>
        <w:t>MXT1664</w:t>
      </w:r>
      <w:r w:rsidRPr="00ED504E">
        <w:rPr>
          <w:rFonts w:hAnsi="SimSun"/>
          <w:sz w:val="24"/>
          <w:szCs w:val="24"/>
        </w:rPr>
        <w:t>的硬件特性包括</w:t>
      </w:r>
      <w:r w:rsidRPr="00ED504E">
        <w:rPr>
          <w:sz w:val="24"/>
          <w:szCs w:val="24"/>
          <w:vertAlign w:val="superscript"/>
        </w:rPr>
        <w:t>[</w:t>
      </w:r>
      <w:r w:rsidR="003851C9" w:rsidRPr="00ED504E">
        <w:rPr>
          <w:sz w:val="24"/>
          <w:szCs w:val="24"/>
          <w:vertAlign w:val="superscript"/>
        </w:rPr>
        <w:t>20</w:t>
      </w:r>
      <w:r w:rsidRPr="00ED504E">
        <w:rPr>
          <w:sz w:val="24"/>
          <w:szCs w:val="24"/>
          <w:vertAlign w:val="superscript"/>
        </w:rPr>
        <w:t>]</w:t>
      </w:r>
      <w:r w:rsidRPr="00ED504E">
        <w:rPr>
          <w:rFonts w:hAnsi="SimSun"/>
          <w:sz w:val="24"/>
          <w:szCs w:val="24"/>
        </w:rPr>
        <w:t>：</w:t>
      </w:r>
    </w:p>
    <w:p w14:paraId="03B3C887" w14:textId="77777777" w:rsidR="00934D79" w:rsidRPr="00ED504E" w:rsidRDefault="00934D79" w:rsidP="00415507">
      <w:pPr>
        <w:numPr>
          <w:ilvl w:val="0"/>
          <w:numId w:val="9"/>
        </w:numPr>
        <w:rPr>
          <w:sz w:val="24"/>
          <w:szCs w:val="24"/>
        </w:rPr>
      </w:pPr>
      <w:r w:rsidRPr="00ED504E">
        <w:rPr>
          <w:sz w:val="24"/>
          <w:szCs w:val="24"/>
        </w:rPr>
        <w:t>maXTouch™</w:t>
      </w:r>
      <w:r w:rsidRPr="00ED504E">
        <w:rPr>
          <w:rFonts w:hAnsi="SimSun"/>
          <w:sz w:val="24"/>
          <w:szCs w:val="24"/>
        </w:rPr>
        <w:t>触摸屏解决方案</w:t>
      </w:r>
    </w:p>
    <w:p w14:paraId="2320977F" w14:textId="77777777" w:rsidR="00934D79" w:rsidRPr="00ED504E" w:rsidRDefault="00934D79" w:rsidP="00415507">
      <w:pPr>
        <w:numPr>
          <w:ilvl w:val="1"/>
          <w:numId w:val="8"/>
        </w:numPr>
        <w:rPr>
          <w:sz w:val="24"/>
          <w:szCs w:val="24"/>
        </w:rPr>
      </w:pPr>
      <w:r w:rsidRPr="00ED504E">
        <w:rPr>
          <w:rFonts w:hAnsi="SimSun"/>
          <w:sz w:val="24"/>
          <w:szCs w:val="24"/>
        </w:rPr>
        <w:t>支持双触摸屏。每个触摸屏支持</w:t>
      </w:r>
      <w:r w:rsidRPr="00ED504E">
        <w:rPr>
          <w:sz w:val="24"/>
          <w:szCs w:val="24"/>
        </w:rPr>
        <w:t>12-bit</w:t>
      </w:r>
      <w:r w:rsidRPr="00ED504E">
        <w:rPr>
          <w:rFonts w:hAnsi="SimSun"/>
          <w:sz w:val="24"/>
          <w:szCs w:val="24"/>
        </w:rPr>
        <w:t>多点触摸报告和最多</w:t>
      </w:r>
      <w:r w:rsidRPr="00ED504E">
        <w:rPr>
          <w:sz w:val="24"/>
          <w:szCs w:val="24"/>
        </w:rPr>
        <w:t>16</w:t>
      </w:r>
      <w:r w:rsidRPr="00ED504E">
        <w:rPr>
          <w:rFonts w:hAnsi="SimSun"/>
          <w:sz w:val="24"/>
          <w:szCs w:val="24"/>
        </w:rPr>
        <w:t>个触摸并发的实时坐标跟踪</w:t>
      </w:r>
    </w:p>
    <w:p w14:paraId="34609C4F" w14:textId="77777777" w:rsidR="00934D79" w:rsidRPr="00ED504E" w:rsidRDefault="00934D79" w:rsidP="00415507">
      <w:pPr>
        <w:numPr>
          <w:ilvl w:val="1"/>
          <w:numId w:val="8"/>
        </w:numPr>
        <w:rPr>
          <w:sz w:val="24"/>
          <w:szCs w:val="24"/>
        </w:rPr>
      </w:pPr>
      <w:r w:rsidRPr="00ED504E">
        <w:rPr>
          <w:rFonts w:hAnsi="SimSun"/>
          <w:sz w:val="24"/>
          <w:szCs w:val="24"/>
        </w:rPr>
        <w:t>支持尺寸为</w:t>
      </w:r>
      <w:r w:rsidRPr="00ED504E">
        <w:rPr>
          <w:sz w:val="24"/>
          <w:szCs w:val="24"/>
        </w:rPr>
        <w:t>8</w:t>
      </w:r>
      <w:r w:rsidRPr="00ED504E">
        <w:rPr>
          <w:rFonts w:hAnsi="SimSun"/>
          <w:sz w:val="24"/>
          <w:szCs w:val="24"/>
        </w:rPr>
        <w:t>到</w:t>
      </w:r>
      <w:r w:rsidRPr="00ED504E">
        <w:rPr>
          <w:sz w:val="24"/>
          <w:szCs w:val="24"/>
        </w:rPr>
        <w:t>14</w:t>
      </w:r>
      <w:r w:rsidRPr="00ED504E">
        <w:rPr>
          <w:rFonts w:hAnsi="SimSun"/>
          <w:sz w:val="24"/>
          <w:szCs w:val="24"/>
        </w:rPr>
        <w:t>英寸的触摸屏</w:t>
      </w:r>
    </w:p>
    <w:p w14:paraId="79594CE0" w14:textId="77777777" w:rsidR="00934D79" w:rsidRPr="00ED504E" w:rsidRDefault="00934D79" w:rsidP="00415507">
      <w:pPr>
        <w:numPr>
          <w:ilvl w:val="0"/>
          <w:numId w:val="8"/>
        </w:numPr>
        <w:rPr>
          <w:sz w:val="24"/>
          <w:szCs w:val="24"/>
        </w:rPr>
      </w:pPr>
      <w:r w:rsidRPr="00ED504E">
        <w:rPr>
          <w:rFonts w:hAnsi="SimSun"/>
          <w:sz w:val="24"/>
          <w:szCs w:val="24"/>
        </w:rPr>
        <w:t>扫描速度</w:t>
      </w:r>
    </w:p>
    <w:p w14:paraId="71E726D5" w14:textId="77777777" w:rsidR="00934D79" w:rsidRPr="00ED504E" w:rsidRDefault="00934D79" w:rsidP="00415507">
      <w:pPr>
        <w:numPr>
          <w:ilvl w:val="1"/>
          <w:numId w:val="8"/>
        </w:numPr>
        <w:rPr>
          <w:sz w:val="24"/>
          <w:szCs w:val="24"/>
        </w:rPr>
      </w:pPr>
      <w:r w:rsidRPr="00ED504E">
        <w:rPr>
          <w:rFonts w:hAnsi="SimSun"/>
          <w:sz w:val="24"/>
          <w:szCs w:val="24"/>
        </w:rPr>
        <w:t>单点触摸最高</w:t>
      </w:r>
      <w:r w:rsidRPr="00ED504E">
        <w:rPr>
          <w:sz w:val="24"/>
          <w:szCs w:val="24"/>
        </w:rPr>
        <w:t>250Hz</w:t>
      </w:r>
    </w:p>
    <w:p w14:paraId="4BC9A427" w14:textId="77777777" w:rsidR="00934D79" w:rsidRPr="00ED504E" w:rsidRDefault="00934D79" w:rsidP="00415507">
      <w:pPr>
        <w:numPr>
          <w:ilvl w:val="1"/>
          <w:numId w:val="8"/>
        </w:numPr>
        <w:rPr>
          <w:sz w:val="24"/>
          <w:szCs w:val="24"/>
        </w:rPr>
      </w:pPr>
      <w:r w:rsidRPr="00ED504E">
        <w:rPr>
          <w:sz w:val="24"/>
          <w:szCs w:val="24"/>
        </w:rPr>
        <w:t>16</w:t>
      </w:r>
      <w:r w:rsidRPr="00ED504E">
        <w:rPr>
          <w:rFonts w:hAnsi="SimSun"/>
          <w:sz w:val="24"/>
          <w:szCs w:val="24"/>
        </w:rPr>
        <w:t>点触摸最高</w:t>
      </w:r>
      <w:r w:rsidRPr="00ED504E">
        <w:rPr>
          <w:sz w:val="24"/>
          <w:szCs w:val="24"/>
        </w:rPr>
        <w:t>100Hz</w:t>
      </w:r>
    </w:p>
    <w:p w14:paraId="11AB3FDE" w14:textId="77777777" w:rsidR="00934D79" w:rsidRPr="00ED504E" w:rsidRDefault="00934D79" w:rsidP="00415507">
      <w:pPr>
        <w:numPr>
          <w:ilvl w:val="0"/>
          <w:numId w:val="8"/>
        </w:numPr>
        <w:rPr>
          <w:sz w:val="24"/>
          <w:szCs w:val="24"/>
        </w:rPr>
      </w:pPr>
      <w:r w:rsidRPr="00ED504E">
        <w:rPr>
          <w:rFonts w:hAnsi="SimSun"/>
          <w:sz w:val="24"/>
          <w:szCs w:val="24"/>
        </w:rPr>
        <w:t>响应时间</w:t>
      </w:r>
    </w:p>
    <w:p w14:paraId="71BDD700" w14:textId="77777777" w:rsidR="00934D79" w:rsidRPr="00ED504E" w:rsidRDefault="00934D79" w:rsidP="00415507">
      <w:pPr>
        <w:numPr>
          <w:ilvl w:val="1"/>
          <w:numId w:val="8"/>
        </w:numPr>
        <w:rPr>
          <w:sz w:val="24"/>
          <w:szCs w:val="24"/>
        </w:rPr>
      </w:pPr>
      <w:r w:rsidRPr="00ED504E">
        <w:rPr>
          <w:sz w:val="24"/>
          <w:szCs w:val="24"/>
        </w:rPr>
        <w:lastRenderedPageBreak/>
        <w:t>idle</w:t>
      </w:r>
      <w:r w:rsidRPr="00ED504E">
        <w:rPr>
          <w:rFonts w:hAnsi="SimSun"/>
          <w:sz w:val="24"/>
          <w:szCs w:val="24"/>
        </w:rPr>
        <w:t>状态下的首次触摸延迟小于</w:t>
      </w:r>
      <w:r w:rsidRPr="00ED504E">
        <w:rPr>
          <w:sz w:val="24"/>
          <w:szCs w:val="24"/>
        </w:rPr>
        <w:t>15ms</w:t>
      </w:r>
    </w:p>
    <w:p w14:paraId="1AEE136A" w14:textId="77777777" w:rsidR="00934D79" w:rsidRPr="00ED504E" w:rsidRDefault="00934D79" w:rsidP="00415507">
      <w:pPr>
        <w:numPr>
          <w:ilvl w:val="0"/>
          <w:numId w:val="8"/>
        </w:numPr>
        <w:rPr>
          <w:sz w:val="24"/>
          <w:szCs w:val="24"/>
        </w:rPr>
      </w:pPr>
      <w:r w:rsidRPr="00ED504E">
        <w:rPr>
          <w:rFonts w:hAnsi="SimSun"/>
          <w:sz w:val="24"/>
          <w:szCs w:val="24"/>
        </w:rPr>
        <w:t>接口</w:t>
      </w:r>
    </w:p>
    <w:p w14:paraId="3A6B7917" w14:textId="77777777" w:rsidR="00934D79" w:rsidRPr="00ED504E" w:rsidRDefault="00934D79" w:rsidP="00415507">
      <w:pPr>
        <w:numPr>
          <w:ilvl w:val="1"/>
          <w:numId w:val="8"/>
        </w:numPr>
        <w:rPr>
          <w:sz w:val="24"/>
          <w:szCs w:val="24"/>
        </w:rPr>
      </w:pPr>
      <w:r w:rsidRPr="00ED504E">
        <w:rPr>
          <w:sz w:val="24"/>
          <w:szCs w:val="24"/>
        </w:rPr>
        <w:t>I2C</w:t>
      </w:r>
      <w:r w:rsidRPr="00ED504E">
        <w:rPr>
          <w:rFonts w:hAnsi="SimSun"/>
          <w:sz w:val="24"/>
          <w:szCs w:val="24"/>
        </w:rPr>
        <w:t>总线接口，支持</w:t>
      </w:r>
      <w:r w:rsidRPr="00ED504E">
        <w:rPr>
          <w:sz w:val="24"/>
          <w:szCs w:val="24"/>
        </w:rPr>
        <w:t>400kHz</w:t>
      </w:r>
      <w:r w:rsidRPr="00ED504E">
        <w:rPr>
          <w:rFonts w:hAnsi="SimSun"/>
          <w:sz w:val="24"/>
          <w:szCs w:val="24"/>
        </w:rPr>
        <w:t>快速模式以及最高</w:t>
      </w:r>
      <w:r w:rsidRPr="00ED504E">
        <w:rPr>
          <w:sz w:val="24"/>
          <w:szCs w:val="24"/>
        </w:rPr>
        <w:t>1.7MHz</w:t>
      </w:r>
      <w:r w:rsidRPr="00ED504E">
        <w:rPr>
          <w:rFonts w:hAnsi="SimSun"/>
          <w:sz w:val="24"/>
          <w:szCs w:val="24"/>
        </w:rPr>
        <w:t>的高速模式</w:t>
      </w:r>
    </w:p>
    <w:p w14:paraId="481127F2" w14:textId="77777777" w:rsidR="00934D79" w:rsidRPr="00ED504E" w:rsidRDefault="00934D79" w:rsidP="00415507">
      <w:pPr>
        <w:numPr>
          <w:ilvl w:val="1"/>
          <w:numId w:val="8"/>
        </w:numPr>
        <w:rPr>
          <w:sz w:val="24"/>
          <w:szCs w:val="24"/>
        </w:rPr>
      </w:pPr>
      <w:r w:rsidRPr="00ED504E">
        <w:rPr>
          <w:sz w:val="24"/>
          <w:szCs w:val="24"/>
        </w:rPr>
        <w:t>USB 2.0</w:t>
      </w:r>
      <w:r w:rsidRPr="00ED504E">
        <w:rPr>
          <w:rFonts w:hAnsi="SimSun"/>
          <w:sz w:val="24"/>
          <w:szCs w:val="24"/>
        </w:rPr>
        <w:t>标准兼容接口</w:t>
      </w:r>
      <w:r w:rsidRPr="00ED504E">
        <w:rPr>
          <w:sz w:val="24"/>
          <w:szCs w:val="24"/>
        </w:rPr>
        <w:t>, full speed 12Mbps</w:t>
      </w:r>
    </w:p>
    <w:p w14:paraId="5536386B" w14:textId="77777777" w:rsidR="00934D79" w:rsidRPr="00ED504E" w:rsidRDefault="00934D79" w:rsidP="00415507">
      <w:pPr>
        <w:numPr>
          <w:ilvl w:val="1"/>
          <w:numId w:val="8"/>
        </w:numPr>
        <w:rPr>
          <w:sz w:val="24"/>
          <w:szCs w:val="24"/>
        </w:rPr>
      </w:pPr>
      <w:r w:rsidRPr="00ED504E">
        <w:rPr>
          <w:sz w:val="24"/>
          <w:szCs w:val="24"/>
        </w:rPr>
        <w:t>Microsoft Windows 8</w:t>
      </w:r>
      <w:r w:rsidRPr="00ED504E">
        <w:rPr>
          <w:rFonts w:hAnsi="SimSun"/>
          <w:sz w:val="24"/>
          <w:szCs w:val="24"/>
        </w:rPr>
        <w:t>的</w:t>
      </w:r>
      <w:r w:rsidRPr="00ED504E">
        <w:rPr>
          <w:sz w:val="24"/>
          <w:szCs w:val="24"/>
        </w:rPr>
        <w:t>HID-I2C</w:t>
      </w:r>
      <w:r w:rsidRPr="00ED504E">
        <w:rPr>
          <w:rFonts w:hAnsi="SimSun"/>
          <w:sz w:val="24"/>
          <w:szCs w:val="24"/>
        </w:rPr>
        <w:t>接口</w:t>
      </w:r>
    </w:p>
    <w:p w14:paraId="1C1F41FB" w14:textId="77777777" w:rsidR="00934D79" w:rsidRPr="00ED504E" w:rsidRDefault="00934D79" w:rsidP="00415507">
      <w:pPr>
        <w:numPr>
          <w:ilvl w:val="0"/>
          <w:numId w:val="8"/>
        </w:numPr>
        <w:rPr>
          <w:sz w:val="24"/>
          <w:szCs w:val="24"/>
        </w:rPr>
      </w:pPr>
      <w:r w:rsidRPr="00ED504E">
        <w:rPr>
          <w:rFonts w:hAnsi="SimSun"/>
          <w:sz w:val="24"/>
          <w:szCs w:val="24"/>
        </w:rPr>
        <w:t>电源</w:t>
      </w:r>
    </w:p>
    <w:p w14:paraId="7632FD3E" w14:textId="77777777" w:rsidR="00934D79" w:rsidRPr="00ED504E" w:rsidRDefault="00934D79" w:rsidP="00415507">
      <w:pPr>
        <w:numPr>
          <w:ilvl w:val="1"/>
          <w:numId w:val="10"/>
        </w:numPr>
        <w:rPr>
          <w:sz w:val="24"/>
          <w:szCs w:val="24"/>
        </w:rPr>
      </w:pPr>
      <w:r w:rsidRPr="00ED504E">
        <w:rPr>
          <w:rFonts w:hAnsi="SimSun"/>
          <w:sz w:val="24"/>
          <w:szCs w:val="24"/>
        </w:rPr>
        <w:t>最低</w:t>
      </w:r>
      <w:r w:rsidRPr="00ED504E">
        <w:rPr>
          <w:sz w:val="24"/>
          <w:szCs w:val="24"/>
        </w:rPr>
        <w:t>1.8V</w:t>
      </w:r>
      <w:r w:rsidRPr="00ED504E">
        <w:rPr>
          <w:rFonts w:hAnsi="SimSun"/>
          <w:sz w:val="24"/>
          <w:szCs w:val="24"/>
        </w:rPr>
        <w:t>的数字供电</w:t>
      </w:r>
    </w:p>
    <w:p w14:paraId="1D2A232B" w14:textId="77777777" w:rsidR="00934D79" w:rsidRPr="00ED504E" w:rsidRDefault="00934D79" w:rsidP="00415507">
      <w:pPr>
        <w:numPr>
          <w:ilvl w:val="1"/>
          <w:numId w:val="10"/>
        </w:numPr>
        <w:rPr>
          <w:sz w:val="24"/>
          <w:szCs w:val="24"/>
        </w:rPr>
      </w:pPr>
      <w:r w:rsidRPr="00ED504E">
        <w:rPr>
          <w:sz w:val="24"/>
          <w:szCs w:val="24"/>
        </w:rPr>
        <w:t>2.7</w:t>
      </w:r>
      <w:r w:rsidRPr="00ED504E">
        <w:rPr>
          <w:rFonts w:hAnsi="SimSun"/>
          <w:sz w:val="24"/>
          <w:szCs w:val="24"/>
        </w:rPr>
        <w:t>到</w:t>
      </w:r>
      <w:r w:rsidRPr="00ED504E">
        <w:rPr>
          <w:sz w:val="24"/>
          <w:szCs w:val="24"/>
        </w:rPr>
        <w:t>3.3V</w:t>
      </w:r>
      <w:r w:rsidRPr="00ED504E">
        <w:rPr>
          <w:rFonts w:hAnsi="SimSun"/>
          <w:sz w:val="24"/>
          <w:szCs w:val="24"/>
        </w:rPr>
        <w:t>的模拟供电</w:t>
      </w:r>
    </w:p>
    <w:p w14:paraId="7493F4F8" w14:textId="03BF562C" w:rsidR="00934D79" w:rsidRDefault="00934D79" w:rsidP="00934D79">
      <w:pPr>
        <w:ind w:firstLine="0"/>
        <w:rPr>
          <w:ins w:id="1545" w:author="Ling, Alex" w:date="2017-06-04T14:34:00Z"/>
          <w:rFonts w:hAnsi="SimSun"/>
          <w:sz w:val="24"/>
          <w:szCs w:val="24"/>
        </w:rPr>
      </w:pPr>
      <w:r w:rsidRPr="00ED504E">
        <w:rPr>
          <w:rFonts w:hAnsi="SimSun"/>
          <w:sz w:val="24"/>
          <w:szCs w:val="24"/>
        </w:rPr>
        <w:t>在该系统中，我们采用</w:t>
      </w:r>
      <w:r w:rsidRPr="00ED504E">
        <w:rPr>
          <w:sz w:val="24"/>
          <w:szCs w:val="24"/>
        </w:rPr>
        <w:t>MXT1664</w:t>
      </w:r>
      <w:r w:rsidRPr="00ED504E">
        <w:rPr>
          <w:rFonts w:hAnsi="SimSun"/>
          <w:sz w:val="24"/>
          <w:szCs w:val="24"/>
        </w:rPr>
        <w:t>的</w:t>
      </w:r>
      <w:r w:rsidRPr="00ED504E">
        <w:rPr>
          <w:sz w:val="24"/>
          <w:szCs w:val="24"/>
        </w:rPr>
        <w:t>I2C</w:t>
      </w:r>
      <w:r w:rsidRPr="00ED504E">
        <w:rPr>
          <w:rFonts w:hAnsi="SimSun"/>
          <w:sz w:val="24"/>
          <w:szCs w:val="24"/>
        </w:rPr>
        <w:t>总线接口，挂载在</w:t>
      </w:r>
      <w:r w:rsidRPr="00ED504E">
        <w:rPr>
          <w:sz w:val="24"/>
          <w:szCs w:val="24"/>
        </w:rPr>
        <w:t>APQ8074AB</w:t>
      </w:r>
      <w:r w:rsidRPr="00ED504E">
        <w:rPr>
          <w:rFonts w:hAnsi="SimSun"/>
          <w:sz w:val="24"/>
          <w:szCs w:val="24"/>
        </w:rPr>
        <w:t>的</w:t>
      </w:r>
      <w:r w:rsidRPr="00ED504E">
        <w:rPr>
          <w:sz w:val="24"/>
          <w:szCs w:val="24"/>
        </w:rPr>
        <w:t>I2C</w:t>
      </w:r>
      <w:r w:rsidRPr="00ED504E">
        <w:rPr>
          <w:rFonts w:hAnsi="SimSun"/>
          <w:sz w:val="24"/>
          <w:szCs w:val="24"/>
        </w:rPr>
        <w:t>总线上。</w:t>
      </w:r>
      <w:r w:rsidR="00724509" w:rsidRPr="00ED504E">
        <w:rPr>
          <w:rFonts w:hAnsi="SimSun"/>
          <w:sz w:val="24"/>
          <w:szCs w:val="24"/>
        </w:rPr>
        <w:t>数字电源采用</w:t>
      </w:r>
      <w:r w:rsidR="00724509" w:rsidRPr="00ED504E">
        <w:rPr>
          <w:sz w:val="24"/>
          <w:szCs w:val="24"/>
        </w:rPr>
        <w:t>1.8V VDDIO</w:t>
      </w:r>
      <w:r w:rsidR="00724509" w:rsidRPr="00ED504E">
        <w:rPr>
          <w:rFonts w:hAnsi="SimSun"/>
          <w:sz w:val="24"/>
          <w:szCs w:val="24"/>
        </w:rPr>
        <w:t>和</w:t>
      </w:r>
      <w:r w:rsidR="00724509" w:rsidRPr="00ED504E">
        <w:rPr>
          <w:sz w:val="24"/>
          <w:szCs w:val="24"/>
        </w:rPr>
        <w:t>3.3V DVDD</w:t>
      </w:r>
      <w:r w:rsidR="00724509" w:rsidRPr="00ED504E">
        <w:rPr>
          <w:rFonts w:hAnsi="SimSun"/>
          <w:sz w:val="24"/>
          <w:szCs w:val="24"/>
        </w:rPr>
        <w:t>，模拟电源为</w:t>
      </w:r>
      <w:r w:rsidR="00724509" w:rsidRPr="00ED504E">
        <w:rPr>
          <w:sz w:val="24"/>
          <w:szCs w:val="24"/>
        </w:rPr>
        <w:t>3.3V AVDD</w:t>
      </w:r>
      <w:r w:rsidR="00724509" w:rsidRPr="00ED504E">
        <w:rPr>
          <w:rFonts w:hAnsi="SimSun"/>
          <w:sz w:val="24"/>
          <w:szCs w:val="24"/>
        </w:rPr>
        <w:t>。</w:t>
      </w:r>
      <w:r w:rsidR="003E1A46" w:rsidRPr="00ED504E">
        <w:rPr>
          <w:sz w:val="24"/>
          <w:szCs w:val="24"/>
        </w:rPr>
        <w:t>VDDIO</w:t>
      </w:r>
      <w:r w:rsidR="003E1A46" w:rsidRPr="00ED504E">
        <w:rPr>
          <w:rFonts w:hAnsi="SimSun" w:hint="eastAsia"/>
          <w:sz w:val="24"/>
          <w:szCs w:val="24"/>
        </w:rPr>
        <w:t>由系统</w:t>
      </w:r>
      <w:r w:rsidR="003E1A46" w:rsidRPr="00ED504E">
        <w:rPr>
          <w:sz w:val="24"/>
          <w:szCs w:val="24"/>
        </w:rPr>
        <w:t>PM8941</w:t>
      </w:r>
      <w:r w:rsidR="003E1A46" w:rsidRPr="00ED504E">
        <w:rPr>
          <w:rFonts w:hAnsi="SimSun" w:hint="eastAsia"/>
          <w:sz w:val="24"/>
          <w:szCs w:val="24"/>
        </w:rPr>
        <w:t>的</w:t>
      </w:r>
      <w:r w:rsidR="003E1A46" w:rsidRPr="00ED504E">
        <w:rPr>
          <w:sz w:val="24"/>
          <w:szCs w:val="24"/>
        </w:rPr>
        <w:t>1.8V</w:t>
      </w:r>
      <w:r w:rsidR="003E1A46" w:rsidRPr="00ED504E">
        <w:rPr>
          <w:rFonts w:hAnsi="SimSun" w:hint="eastAsia"/>
          <w:sz w:val="24"/>
          <w:szCs w:val="24"/>
        </w:rPr>
        <w:t>低压开关电源</w:t>
      </w:r>
      <w:r w:rsidR="003E1A46">
        <w:rPr>
          <w:rFonts w:hAnsi="SimSun"/>
          <w:sz w:val="24"/>
          <w:szCs w:val="24"/>
        </w:rPr>
        <w:t xml:space="preserve"> (</w:t>
      </w:r>
      <w:r w:rsidR="00AB67F4" w:rsidRPr="00ED504E">
        <w:rPr>
          <w:sz w:val="24"/>
          <w:szCs w:val="24"/>
        </w:rPr>
        <w:t>Low voltage switch mode power supply</w:t>
      </w:r>
      <w:r w:rsidR="003E1A46">
        <w:rPr>
          <w:rFonts w:hint="eastAsia"/>
          <w:sz w:val="24"/>
          <w:szCs w:val="24"/>
        </w:rPr>
        <w:t>，</w:t>
      </w:r>
      <w:r w:rsidR="003E1A46" w:rsidRPr="00ED504E">
        <w:rPr>
          <w:rFonts w:hAnsi="SimSun" w:hint="eastAsia"/>
          <w:sz w:val="24"/>
          <w:szCs w:val="24"/>
        </w:rPr>
        <w:t>简称</w:t>
      </w:r>
      <w:r w:rsidR="003E1A46" w:rsidRPr="00ED504E">
        <w:rPr>
          <w:rFonts w:hAnsi="SimSun" w:hint="eastAsia"/>
          <w:sz w:val="24"/>
          <w:szCs w:val="24"/>
        </w:rPr>
        <w:t>SMP</w:t>
      </w:r>
      <w:r w:rsidR="003E1A46" w:rsidRPr="00ED504E">
        <w:rPr>
          <w:rFonts w:hAnsi="SimSun"/>
          <w:sz w:val="24"/>
          <w:szCs w:val="24"/>
        </w:rPr>
        <w:t>S</w:t>
      </w:r>
      <w:del w:id="1546" w:author="alling" w:date="2017-04-04T16:14:00Z">
        <w:r w:rsidR="003E1A46" w:rsidDel="00BC6479">
          <w:rPr>
            <w:rFonts w:hAnsi="SimSun" w:hint="eastAsia"/>
            <w:sz w:val="24"/>
            <w:szCs w:val="24"/>
          </w:rPr>
          <w:delText>)</w:delText>
        </w:r>
        <w:r w:rsidR="00724509" w:rsidRPr="00ED504E" w:rsidDel="00BC6479">
          <w:rPr>
            <w:rFonts w:hAnsi="SimSun"/>
            <w:sz w:val="24"/>
            <w:szCs w:val="24"/>
          </w:rPr>
          <w:delText>提供</w:delText>
        </w:r>
      </w:del>
      <w:ins w:id="1547" w:author="alling" w:date="2017-04-04T16:14:00Z">
        <w:r w:rsidR="00BC6479">
          <w:rPr>
            <w:rFonts w:hAnsi="SimSun"/>
            <w:sz w:val="24"/>
            <w:szCs w:val="24"/>
          </w:rPr>
          <w:t>)</w:t>
        </w:r>
        <w:r w:rsidR="00BC6479" w:rsidRPr="00ED504E">
          <w:rPr>
            <w:rFonts w:hAnsi="SimSun" w:hint="eastAsia"/>
            <w:sz w:val="24"/>
            <w:szCs w:val="24"/>
          </w:rPr>
          <w:t xml:space="preserve"> </w:t>
        </w:r>
        <w:r w:rsidR="00BC6479" w:rsidRPr="00ED504E">
          <w:rPr>
            <w:rFonts w:hAnsi="SimSun" w:hint="eastAsia"/>
            <w:sz w:val="24"/>
            <w:szCs w:val="24"/>
          </w:rPr>
          <w:t>提供</w:t>
        </w:r>
      </w:ins>
      <w:r w:rsidR="00724509" w:rsidRPr="00ED504E">
        <w:rPr>
          <w:rFonts w:hAnsi="SimSun"/>
          <w:sz w:val="24"/>
          <w:szCs w:val="24"/>
        </w:rPr>
        <w:t>；</w:t>
      </w:r>
      <w:r w:rsidR="00724509" w:rsidRPr="00ED504E">
        <w:rPr>
          <w:sz w:val="24"/>
          <w:szCs w:val="24"/>
        </w:rPr>
        <w:t>DVDD</w:t>
      </w:r>
      <w:r w:rsidR="00724509" w:rsidRPr="00ED504E">
        <w:rPr>
          <w:rFonts w:hAnsi="SimSun"/>
          <w:sz w:val="24"/>
          <w:szCs w:val="24"/>
        </w:rPr>
        <w:t>由电池电源</w:t>
      </w:r>
      <w:r w:rsidR="00724509" w:rsidRPr="00ED504E">
        <w:rPr>
          <w:sz w:val="24"/>
          <w:szCs w:val="24"/>
        </w:rPr>
        <w:t>VPH_</w:t>
      </w:r>
      <w:del w:id="1548" w:author="alling" w:date="2017-04-04T16:14:00Z">
        <w:r w:rsidR="00724509" w:rsidRPr="00ED504E" w:rsidDel="00BC6479">
          <w:rPr>
            <w:sz w:val="24"/>
            <w:szCs w:val="24"/>
          </w:rPr>
          <w:delText>PWR</w:delText>
        </w:r>
        <w:r w:rsidR="003E1A46" w:rsidDel="00BC6479">
          <w:rPr>
            <w:rFonts w:hAnsi="SimSun"/>
            <w:sz w:val="24"/>
            <w:szCs w:val="24"/>
          </w:rPr>
          <w:delText>通过低压降稳压器</w:delText>
        </w:r>
        <w:r w:rsidR="003E1A46" w:rsidDel="00BC6479">
          <w:rPr>
            <w:rFonts w:hAnsi="SimSun" w:hint="eastAsia"/>
            <w:sz w:val="24"/>
            <w:szCs w:val="24"/>
          </w:rPr>
          <w:delText>(</w:delText>
        </w:r>
      </w:del>
      <w:ins w:id="1549" w:author="alling" w:date="2017-04-04T16:14:00Z">
        <w:r w:rsidR="00BC6479" w:rsidRPr="00ED504E">
          <w:rPr>
            <w:sz w:val="24"/>
            <w:szCs w:val="24"/>
          </w:rPr>
          <w:t>PWR</w:t>
        </w:r>
        <w:r w:rsidR="00BC6479">
          <w:rPr>
            <w:rFonts w:hAnsi="SimSun" w:hint="eastAsia"/>
            <w:sz w:val="24"/>
            <w:szCs w:val="24"/>
          </w:rPr>
          <w:t>通过低压降稳压器</w:t>
        </w:r>
        <w:r w:rsidR="00BC6479">
          <w:rPr>
            <w:rFonts w:hAnsi="SimSun"/>
            <w:sz w:val="24"/>
            <w:szCs w:val="24"/>
          </w:rPr>
          <w:t xml:space="preserve"> (</w:t>
        </w:r>
      </w:ins>
      <w:r w:rsidR="00724509" w:rsidRPr="00ED504E">
        <w:rPr>
          <w:sz w:val="24"/>
          <w:szCs w:val="24"/>
        </w:rPr>
        <w:t xml:space="preserve">Low-Dropout Linear Regulators, </w:t>
      </w:r>
      <w:r w:rsidR="00724509" w:rsidRPr="00ED504E">
        <w:rPr>
          <w:rFonts w:hAnsi="SimSun"/>
          <w:sz w:val="24"/>
          <w:szCs w:val="24"/>
        </w:rPr>
        <w:t>简称</w:t>
      </w:r>
      <w:r w:rsidR="00724509" w:rsidRPr="00ED504E">
        <w:rPr>
          <w:sz w:val="24"/>
          <w:szCs w:val="24"/>
        </w:rPr>
        <w:t>LDO</w:t>
      </w:r>
      <w:del w:id="1550" w:author="alling" w:date="2017-04-04T16:14:00Z">
        <w:r w:rsidR="003E1A46" w:rsidDel="00BC6479">
          <w:rPr>
            <w:rFonts w:hAnsi="SimSun" w:hint="eastAsia"/>
            <w:sz w:val="24"/>
            <w:szCs w:val="24"/>
          </w:rPr>
          <w:delText>)</w:delText>
        </w:r>
        <w:r w:rsidR="00724509" w:rsidRPr="00ED504E" w:rsidDel="00BC6479">
          <w:rPr>
            <w:rFonts w:hAnsi="SimSun"/>
            <w:sz w:val="24"/>
            <w:szCs w:val="24"/>
          </w:rPr>
          <w:delText>提供</w:delText>
        </w:r>
      </w:del>
      <w:ins w:id="1551" w:author="alling" w:date="2017-04-04T16:14:00Z">
        <w:r w:rsidR="00BC6479">
          <w:rPr>
            <w:rFonts w:hAnsi="SimSun"/>
            <w:sz w:val="24"/>
            <w:szCs w:val="24"/>
          </w:rPr>
          <w:t>)</w:t>
        </w:r>
        <w:r w:rsidR="00BC6479" w:rsidRPr="00ED504E">
          <w:rPr>
            <w:rFonts w:hAnsi="SimSun" w:hint="eastAsia"/>
            <w:sz w:val="24"/>
            <w:szCs w:val="24"/>
          </w:rPr>
          <w:t xml:space="preserve"> </w:t>
        </w:r>
        <w:r w:rsidR="00BC6479" w:rsidRPr="00ED504E">
          <w:rPr>
            <w:rFonts w:hAnsi="SimSun" w:hint="eastAsia"/>
            <w:sz w:val="24"/>
            <w:szCs w:val="24"/>
          </w:rPr>
          <w:t>提供</w:t>
        </w:r>
      </w:ins>
      <w:r w:rsidR="00724509" w:rsidRPr="00ED504E">
        <w:rPr>
          <w:rFonts w:hAnsi="SimSun"/>
          <w:sz w:val="24"/>
          <w:szCs w:val="24"/>
        </w:rPr>
        <w:t>，通过</w:t>
      </w:r>
      <w:r w:rsidR="00724509" w:rsidRPr="00ED504E">
        <w:rPr>
          <w:sz w:val="24"/>
          <w:szCs w:val="24"/>
        </w:rPr>
        <w:t>TP_DVDDIN_EN</w:t>
      </w:r>
      <w:r w:rsidR="00724509" w:rsidRPr="00ED504E">
        <w:rPr>
          <w:rFonts w:hAnsi="SimSun"/>
          <w:sz w:val="24"/>
          <w:szCs w:val="24"/>
        </w:rPr>
        <w:t>使能信号控制；</w:t>
      </w:r>
      <w:r w:rsidR="00724509" w:rsidRPr="00ED504E">
        <w:rPr>
          <w:sz w:val="24"/>
          <w:szCs w:val="24"/>
        </w:rPr>
        <w:t>AVDD</w:t>
      </w:r>
      <w:r w:rsidR="00724509" w:rsidRPr="00ED504E">
        <w:rPr>
          <w:rFonts w:hAnsi="SimSun"/>
          <w:sz w:val="24"/>
          <w:szCs w:val="24"/>
        </w:rPr>
        <w:t>由电池电源</w:t>
      </w:r>
      <w:r w:rsidR="00724509" w:rsidRPr="00ED504E">
        <w:rPr>
          <w:sz w:val="24"/>
          <w:szCs w:val="24"/>
        </w:rPr>
        <w:t>VPH_PWR</w:t>
      </w:r>
      <w:r w:rsidR="00AB67F4" w:rsidRPr="00ED504E">
        <w:rPr>
          <w:rFonts w:hAnsi="SimSun"/>
          <w:sz w:val="24"/>
          <w:szCs w:val="24"/>
        </w:rPr>
        <w:t>通过另一</w:t>
      </w:r>
      <w:r w:rsidR="00AB67F4" w:rsidRPr="00ED504E">
        <w:rPr>
          <w:sz w:val="24"/>
          <w:szCs w:val="24"/>
        </w:rPr>
        <w:t>LDO</w:t>
      </w:r>
      <w:r w:rsidR="00AB67F4" w:rsidRPr="00ED504E">
        <w:rPr>
          <w:rFonts w:hAnsi="SimSun"/>
          <w:sz w:val="24"/>
          <w:szCs w:val="24"/>
        </w:rPr>
        <w:t>提供，由</w:t>
      </w:r>
      <w:r w:rsidR="00AB67F4" w:rsidRPr="00ED504E">
        <w:rPr>
          <w:sz w:val="24"/>
          <w:szCs w:val="24"/>
        </w:rPr>
        <w:t>TP_AVDD_EN</w:t>
      </w:r>
      <w:r w:rsidR="00AB67F4" w:rsidRPr="00ED504E">
        <w:rPr>
          <w:rFonts w:hAnsi="SimSun"/>
          <w:sz w:val="24"/>
          <w:szCs w:val="24"/>
        </w:rPr>
        <w:t>使能信号控制</w:t>
      </w:r>
      <w:r w:rsidRPr="00ED504E">
        <w:rPr>
          <w:rFonts w:hAnsi="SimSun"/>
          <w:sz w:val="24"/>
          <w:szCs w:val="24"/>
        </w:rPr>
        <w:t>。通过</w:t>
      </w:r>
      <w:r w:rsidRPr="00ED504E">
        <w:rPr>
          <w:sz w:val="24"/>
          <w:szCs w:val="24"/>
        </w:rPr>
        <w:t>APQ8074AB</w:t>
      </w:r>
      <w:r w:rsidRPr="00ED504E">
        <w:rPr>
          <w:rFonts w:hAnsi="SimSun"/>
          <w:sz w:val="24"/>
          <w:szCs w:val="24"/>
        </w:rPr>
        <w:t>的</w:t>
      </w:r>
      <w:r w:rsidRPr="00ED504E">
        <w:rPr>
          <w:sz w:val="24"/>
          <w:szCs w:val="24"/>
        </w:rPr>
        <w:t>GPIO</w:t>
      </w:r>
      <w:r w:rsidR="00B74DDB">
        <w:rPr>
          <w:rFonts w:hAnsi="SimSun"/>
          <w:sz w:val="24"/>
          <w:szCs w:val="24"/>
        </w:rPr>
        <w:t>连接芯片的控制和状态管脚如复位和中断。其接口部分原理图</w:t>
      </w:r>
      <w:r w:rsidR="00B74DDB">
        <w:rPr>
          <w:rFonts w:hAnsi="SimSun" w:hint="eastAsia"/>
          <w:sz w:val="24"/>
          <w:szCs w:val="24"/>
        </w:rPr>
        <w:t>如图</w:t>
      </w:r>
      <w:r w:rsidR="00B74DDB">
        <w:rPr>
          <w:rFonts w:hAnsi="SimSun" w:hint="eastAsia"/>
          <w:sz w:val="24"/>
          <w:szCs w:val="24"/>
        </w:rPr>
        <w:t>3-</w:t>
      </w:r>
      <w:r w:rsidR="00286792">
        <w:rPr>
          <w:rFonts w:hAnsi="SimSun" w:hint="eastAsia"/>
          <w:sz w:val="24"/>
          <w:szCs w:val="24"/>
        </w:rPr>
        <w:t>3</w:t>
      </w:r>
      <w:r w:rsidR="00B74DDB">
        <w:rPr>
          <w:rFonts w:hAnsi="SimSun" w:hint="eastAsia"/>
          <w:sz w:val="24"/>
          <w:szCs w:val="24"/>
        </w:rPr>
        <w:t>所示</w:t>
      </w:r>
      <w:r w:rsidR="009A2805">
        <w:rPr>
          <w:rFonts w:hAnsi="SimSun" w:hint="eastAsia"/>
          <w:sz w:val="24"/>
          <w:szCs w:val="24"/>
        </w:rPr>
        <w:t>。</w:t>
      </w:r>
    </w:p>
    <w:p w14:paraId="26BB398A" w14:textId="77777777" w:rsidR="00372C7A" w:rsidRDefault="00372C7A" w:rsidP="00372C7A">
      <w:pPr>
        <w:ind w:firstLine="450"/>
        <w:rPr>
          <w:ins w:id="1552" w:author="Ling, Alex" w:date="2017-06-04T14:34:00Z"/>
          <w:rFonts w:ascii="SimSun" w:hAnsi="SimSun" w:cs="SimSun"/>
          <w:sz w:val="24"/>
          <w:szCs w:val="24"/>
        </w:rPr>
      </w:pPr>
      <w:ins w:id="1553" w:author="Ling, Alex" w:date="2017-06-04T14:34:00Z">
        <w:r w:rsidRPr="00ED504E">
          <w:rPr>
            <w:sz w:val="24"/>
            <w:szCs w:val="24"/>
          </w:rPr>
          <w:t>MXT1664</w:t>
        </w:r>
        <w:r w:rsidRPr="00ED504E">
          <w:rPr>
            <w:rFonts w:hAnsi="SimSun"/>
            <w:sz w:val="24"/>
            <w:szCs w:val="24"/>
          </w:rPr>
          <w:t>有三种工作模式</w:t>
        </w:r>
        <w:r w:rsidRPr="00ED504E">
          <w:rPr>
            <w:sz w:val="24"/>
            <w:szCs w:val="24"/>
          </w:rPr>
          <w:t>: Active, Idle</w:t>
        </w:r>
        <w:r w:rsidRPr="00ED504E">
          <w:rPr>
            <w:rFonts w:hAnsi="SimSun"/>
            <w:sz w:val="24"/>
            <w:szCs w:val="24"/>
          </w:rPr>
          <w:t>和</w:t>
        </w:r>
        <w:r w:rsidRPr="00ED504E">
          <w:rPr>
            <w:sz w:val="24"/>
            <w:szCs w:val="24"/>
          </w:rPr>
          <w:t>Deep Sleep</w:t>
        </w:r>
        <w:r w:rsidRPr="00ED504E">
          <w:rPr>
            <w:sz w:val="24"/>
            <w:szCs w:val="24"/>
            <w:vertAlign w:val="superscript"/>
          </w:rPr>
          <w:t xml:space="preserve"> [20]</w:t>
        </w:r>
        <w:r w:rsidRPr="00ED504E">
          <w:rPr>
            <w:rFonts w:hAnsi="SimSun" w:hint="eastAsia"/>
            <w:sz w:val="24"/>
            <w:szCs w:val="24"/>
          </w:rPr>
          <w:t xml:space="preserve"> </w:t>
        </w:r>
        <w:r w:rsidRPr="00ED504E">
          <w:rPr>
            <w:rFonts w:hAnsi="SimSun" w:hint="eastAsia"/>
            <w:sz w:val="24"/>
            <w:szCs w:val="24"/>
          </w:rPr>
          <w:t>。</w:t>
        </w:r>
        <w:r w:rsidRPr="00ED504E">
          <w:rPr>
            <w:rFonts w:hAnsi="SimSun"/>
            <w:sz w:val="24"/>
            <w:szCs w:val="24"/>
          </w:rPr>
          <w:t>其中功耗最低的工作模式是</w:t>
        </w:r>
        <w:r w:rsidRPr="00ED504E">
          <w:rPr>
            <w:sz w:val="24"/>
            <w:szCs w:val="24"/>
          </w:rPr>
          <w:t>Deep</w:t>
        </w:r>
        <w:r>
          <w:rPr>
            <w:rFonts w:hint="eastAsia"/>
            <w:sz w:val="24"/>
            <w:szCs w:val="24"/>
          </w:rPr>
          <w:t xml:space="preserve"> </w:t>
        </w:r>
        <w:r w:rsidRPr="00ED504E">
          <w:rPr>
            <w:sz w:val="24"/>
            <w:szCs w:val="24"/>
          </w:rPr>
          <w:t>Sleep</w:t>
        </w:r>
        <w:r w:rsidRPr="00ED504E">
          <w:rPr>
            <w:rFonts w:hAnsi="SimSun"/>
            <w:sz w:val="24"/>
            <w:szCs w:val="24"/>
          </w:rPr>
          <w:t>。各种模式下的功耗都分为三部分</w:t>
        </w:r>
        <w:r w:rsidRPr="00ED504E">
          <w:rPr>
            <w:sz w:val="24"/>
            <w:szCs w:val="24"/>
          </w:rPr>
          <w:t xml:space="preserve">: </w:t>
        </w:r>
        <w:r w:rsidRPr="00ED504E">
          <w:rPr>
            <w:rFonts w:hAnsi="SimSun" w:hint="eastAsia"/>
            <w:sz w:val="24"/>
            <w:szCs w:val="24"/>
          </w:rPr>
          <w:t>模拟电源功耗</w:t>
        </w:r>
        <w:r w:rsidRPr="00ED504E">
          <w:rPr>
            <w:sz w:val="24"/>
            <w:szCs w:val="24"/>
          </w:rPr>
          <w:t xml:space="preserve"> (Analog Supply, AIdd), </w:t>
        </w:r>
        <w:r w:rsidRPr="00ED504E">
          <w:rPr>
            <w:rFonts w:hAnsi="SimSun" w:hint="eastAsia"/>
            <w:sz w:val="24"/>
            <w:szCs w:val="24"/>
          </w:rPr>
          <w:t>数字电源</w:t>
        </w:r>
        <w:r w:rsidRPr="00ED504E">
          <w:rPr>
            <w:sz w:val="24"/>
            <w:szCs w:val="24"/>
          </w:rPr>
          <w:t xml:space="preserve"> (Digital Supply, DIdd)</w:t>
        </w:r>
        <w:r w:rsidRPr="00ED504E">
          <w:rPr>
            <w:rFonts w:hAnsi="SimSun" w:hint="eastAsia"/>
            <w:sz w:val="24"/>
            <w:szCs w:val="24"/>
          </w:rPr>
          <w:t xml:space="preserve"> </w:t>
        </w:r>
        <w:r w:rsidRPr="00ED504E">
          <w:rPr>
            <w:rFonts w:hAnsi="SimSun" w:hint="eastAsia"/>
            <w:sz w:val="24"/>
            <w:szCs w:val="24"/>
          </w:rPr>
          <w:t>和</w:t>
        </w:r>
        <w:r w:rsidRPr="00ED504E">
          <w:rPr>
            <w:rFonts w:hAnsi="SimSun"/>
            <w:sz w:val="24"/>
            <w:szCs w:val="24"/>
          </w:rPr>
          <w:t>X</w:t>
        </w:r>
        <w:r w:rsidRPr="00ED504E">
          <w:rPr>
            <w:sz w:val="24"/>
            <w:szCs w:val="24"/>
          </w:rPr>
          <w:t xml:space="preserve"> Drive Supply (XIdd)</w:t>
        </w:r>
        <w:r w:rsidRPr="00ED504E">
          <w:rPr>
            <w:rFonts w:hAnsi="SimSun" w:hint="eastAsia"/>
            <w:sz w:val="24"/>
            <w:szCs w:val="24"/>
          </w:rPr>
          <w:t xml:space="preserve"> </w:t>
        </w:r>
        <w:r w:rsidRPr="00ED504E">
          <w:rPr>
            <w:rFonts w:hAnsi="SimSun" w:hint="eastAsia"/>
            <w:sz w:val="24"/>
            <w:szCs w:val="24"/>
          </w:rPr>
          <w:t>。</w:t>
        </w:r>
        <w:r>
          <w:rPr>
            <w:rFonts w:hAnsi="SimSun"/>
            <w:sz w:val="24"/>
            <w:szCs w:val="24"/>
          </w:rPr>
          <w:t>三种模式下的功耗如</w:t>
        </w:r>
        <w:r w:rsidRPr="00ED504E">
          <w:rPr>
            <w:rFonts w:hAnsi="SimSun"/>
            <w:sz w:val="24"/>
            <w:szCs w:val="24"/>
          </w:rPr>
          <w:t>表</w:t>
        </w:r>
        <w:r>
          <w:rPr>
            <w:rFonts w:hAnsi="SimSun" w:hint="eastAsia"/>
            <w:sz w:val="24"/>
            <w:szCs w:val="24"/>
          </w:rPr>
          <w:t>3-11</w:t>
        </w:r>
        <w:r w:rsidRPr="00ED504E">
          <w:rPr>
            <w:rFonts w:hAnsi="SimSun"/>
            <w:sz w:val="24"/>
            <w:szCs w:val="24"/>
          </w:rPr>
          <w:t>所示</w:t>
        </w:r>
        <w:r>
          <w:rPr>
            <w:rFonts w:hAnsi="SimSun" w:hint="eastAsia"/>
            <w:sz w:val="24"/>
            <w:szCs w:val="24"/>
          </w:rPr>
          <w:t>。</w:t>
        </w:r>
        <w:r>
          <w:rPr>
            <w:rFonts w:ascii="SimSun" w:hAnsi="SimSun" w:cs="SimSun"/>
            <w:sz w:val="24"/>
            <w:szCs w:val="24"/>
          </w:rPr>
          <w:t xml:space="preserve"> </w:t>
        </w:r>
      </w:ins>
    </w:p>
    <w:p w14:paraId="5E5985B6" w14:textId="77777777" w:rsidR="00372C7A" w:rsidRPr="00ED504E" w:rsidRDefault="00372C7A" w:rsidP="00934D79">
      <w:pPr>
        <w:ind w:firstLine="0"/>
        <w:rPr>
          <w:rFonts w:hint="eastAsia"/>
          <w:sz w:val="24"/>
          <w:szCs w:val="24"/>
        </w:rPr>
      </w:pPr>
    </w:p>
    <w:p w14:paraId="6B29D1D1" w14:textId="77777777" w:rsidR="00934D79" w:rsidRPr="00934D79" w:rsidRDefault="00717B51" w:rsidP="00C07180">
      <w:pPr>
        <w:ind w:firstLine="0"/>
        <w:jc w:val="center"/>
        <w:rPr>
          <w:sz w:val="24"/>
          <w:szCs w:val="24"/>
        </w:rPr>
      </w:pPr>
      <w:r>
        <w:rPr>
          <w:noProof/>
          <w:snapToGrid/>
          <w:sz w:val="24"/>
          <w:szCs w:val="24"/>
        </w:rPr>
        <w:lastRenderedPageBreak/>
        <w:drawing>
          <wp:inline distT="0" distB="0" distL="0" distR="0" wp14:anchorId="31CF97A8" wp14:editId="03F9D789">
            <wp:extent cx="5194300" cy="3734069"/>
            <wp:effectExtent l="19050" t="0" r="6350" b="0"/>
            <wp:docPr id="24" name="Picture 23" descr="mxt1664_s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xt1664_sch.bmp"/>
                    <pic:cNvPicPr/>
                  </pic:nvPicPr>
                  <pic:blipFill>
                    <a:blip r:embed="rId19"/>
                    <a:stretch>
                      <a:fillRect/>
                    </a:stretch>
                  </pic:blipFill>
                  <pic:spPr>
                    <a:xfrm>
                      <a:off x="0" y="0"/>
                      <a:ext cx="5204246" cy="3741219"/>
                    </a:xfrm>
                    <a:prstGeom prst="rect">
                      <a:avLst/>
                    </a:prstGeom>
                  </pic:spPr>
                </pic:pic>
              </a:graphicData>
            </a:graphic>
          </wp:inline>
        </w:drawing>
      </w:r>
    </w:p>
    <w:p w14:paraId="3E63255A" w14:textId="77777777" w:rsidR="00934D79" w:rsidRPr="000D2630" w:rsidRDefault="00934D79" w:rsidP="00934D79">
      <w:pPr>
        <w:pStyle w:val="af2"/>
        <w:jc w:val="center"/>
        <w:rPr>
          <w:rFonts w:ascii="Times New Roman" w:eastAsia="KaiTi" w:hAnsi="Times New Roman"/>
          <w:sz w:val="21"/>
          <w:szCs w:val="21"/>
          <w:rPrChange w:id="1554" w:author="Ling, Alex" w:date="2017-06-04T11:31:00Z">
            <w:rPr>
              <w:rFonts w:ascii="楷体" w:eastAsia="楷体" w:hAnsi="楷体"/>
              <w:sz w:val="21"/>
              <w:szCs w:val="21"/>
            </w:rPr>
          </w:rPrChange>
        </w:rPr>
      </w:pPr>
      <w:r w:rsidRPr="000D2630">
        <w:rPr>
          <w:rFonts w:ascii="Times New Roman" w:eastAsia="KaiTi" w:hAnsi="Times New Roman" w:hint="eastAsia"/>
          <w:sz w:val="21"/>
          <w:szCs w:val="21"/>
          <w:rPrChange w:id="1555" w:author="Ling, Alex" w:date="2017-06-04T11:31:00Z">
            <w:rPr>
              <w:rFonts w:ascii="楷体" w:eastAsia="楷体" w:hAnsi="楷体" w:hint="eastAsia"/>
              <w:sz w:val="21"/>
              <w:szCs w:val="21"/>
            </w:rPr>
          </w:rPrChange>
        </w:rPr>
        <w:t>图</w:t>
      </w:r>
      <w:r w:rsidRPr="000D2630">
        <w:rPr>
          <w:rFonts w:ascii="Times New Roman" w:eastAsia="KaiTi" w:hAnsi="Times New Roman"/>
          <w:sz w:val="21"/>
          <w:szCs w:val="21"/>
          <w:rPrChange w:id="1556" w:author="Ling, Alex" w:date="2017-06-04T11:31:00Z">
            <w:rPr>
              <w:rFonts w:ascii="楷体" w:eastAsia="楷体" w:hAnsi="楷体"/>
              <w:sz w:val="21"/>
              <w:szCs w:val="21"/>
            </w:rPr>
          </w:rPrChange>
        </w:rPr>
        <w:t xml:space="preserve"> 3-</w:t>
      </w:r>
      <w:r w:rsidR="00286792" w:rsidRPr="000D2630">
        <w:rPr>
          <w:rFonts w:ascii="Times New Roman" w:eastAsia="KaiTi" w:hAnsi="Times New Roman"/>
          <w:sz w:val="21"/>
          <w:szCs w:val="21"/>
          <w:rPrChange w:id="1557" w:author="Ling, Alex" w:date="2017-06-04T11:31:00Z">
            <w:rPr>
              <w:rFonts w:ascii="楷体" w:eastAsia="楷体" w:hAnsi="楷体"/>
              <w:sz w:val="21"/>
              <w:szCs w:val="21"/>
            </w:rPr>
          </w:rPrChange>
        </w:rPr>
        <w:t>3</w:t>
      </w:r>
      <w:r w:rsidRPr="000D2630">
        <w:rPr>
          <w:rFonts w:ascii="Times New Roman" w:eastAsia="KaiTi" w:hAnsi="Times New Roman"/>
          <w:sz w:val="21"/>
          <w:szCs w:val="21"/>
          <w:rPrChange w:id="1558" w:author="Ling, Alex" w:date="2017-06-04T11:31:00Z">
            <w:rPr>
              <w:rFonts w:ascii="楷体" w:eastAsia="楷体" w:hAnsi="楷体"/>
              <w:sz w:val="21"/>
              <w:szCs w:val="21"/>
            </w:rPr>
          </w:rPrChange>
        </w:rPr>
        <w:t xml:space="preserve"> </w:t>
      </w:r>
      <w:r w:rsidR="00C24AF3" w:rsidRPr="000D2630">
        <w:rPr>
          <w:rFonts w:ascii="Times New Roman" w:eastAsia="KaiTi" w:hAnsi="Times New Roman"/>
          <w:sz w:val="21"/>
          <w:szCs w:val="21"/>
          <w:rPrChange w:id="1559" w:author="Ling, Alex" w:date="2017-06-04T11:31:00Z">
            <w:rPr>
              <w:rFonts w:ascii="楷体" w:eastAsia="楷体" w:hAnsi="楷体"/>
              <w:sz w:val="21"/>
              <w:szCs w:val="21"/>
            </w:rPr>
          </w:rPrChange>
        </w:rPr>
        <w:t>MXT1664</w:t>
      </w:r>
      <w:r w:rsidR="00C24AF3" w:rsidRPr="000D2630">
        <w:rPr>
          <w:rFonts w:ascii="Times New Roman" w:eastAsia="KaiTi" w:hAnsi="Times New Roman"/>
          <w:sz w:val="21"/>
          <w:szCs w:val="21"/>
          <w:rPrChange w:id="1560" w:author="Ling, Alex" w:date="2017-06-04T11:31:00Z">
            <w:rPr>
              <w:rFonts w:ascii="楷体" w:eastAsia="楷体" w:hAnsi="楷体"/>
              <w:sz w:val="21"/>
              <w:szCs w:val="21"/>
            </w:rPr>
          </w:rPrChange>
        </w:rPr>
        <w:t>接口原理图</w:t>
      </w:r>
    </w:p>
    <w:p w14:paraId="7C9CD338" w14:textId="77777777" w:rsidR="00934D79" w:rsidRPr="000D2630" w:rsidRDefault="00934D79" w:rsidP="00934D79">
      <w:pPr>
        <w:pStyle w:val="af2"/>
        <w:jc w:val="center"/>
        <w:rPr>
          <w:rFonts w:ascii="Times New Roman" w:eastAsia="KaiTi" w:hAnsi="Times New Roman"/>
          <w:sz w:val="21"/>
          <w:szCs w:val="21"/>
          <w:rPrChange w:id="1561" w:author="Ling, Alex" w:date="2017-06-04T11:31:00Z">
            <w:rPr>
              <w:rFonts w:ascii="Times New Roman" w:hAnsi="Times New Roman"/>
              <w:sz w:val="21"/>
              <w:szCs w:val="21"/>
            </w:rPr>
          </w:rPrChange>
        </w:rPr>
      </w:pPr>
      <w:r w:rsidRPr="000D2630">
        <w:rPr>
          <w:rFonts w:ascii="Times New Roman" w:eastAsia="KaiTi" w:hAnsi="Times New Roman"/>
          <w:sz w:val="21"/>
          <w:szCs w:val="21"/>
          <w:rPrChange w:id="1562" w:author="Ling, Alex" w:date="2017-06-04T11:31:00Z">
            <w:rPr>
              <w:rFonts w:ascii="Times New Roman" w:hAnsi="Times New Roman"/>
              <w:sz w:val="21"/>
              <w:szCs w:val="21"/>
            </w:rPr>
          </w:rPrChange>
        </w:rPr>
        <w:t>Figure 3-</w:t>
      </w:r>
      <w:r w:rsidR="00286792" w:rsidRPr="000D2630">
        <w:rPr>
          <w:rFonts w:ascii="Times New Roman" w:eastAsia="KaiTi" w:hAnsi="Times New Roman"/>
          <w:sz w:val="21"/>
          <w:szCs w:val="21"/>
          <w:rPrChange w:id="1563" w:author="Ling, Alex" w:date="2017-06-04T11:31:00Z">
            <w:rPr>
              <w:rFonts w:ascii="Times New Roman" w:hAnsi="Times New Roman"/>
              <w:sz w:val="21"/>
              <w:szCs w:val="21"/>
            </w:rPr>
          </w:rPrChange>
        </w:rPr>
        <w:t>3</w:t>
      </w:r>
      <w:r w:rsidRPr="000D2630">
        <w:rPr>
          <w:rFonts w:ascii="Times New Roman" w:eastAsia="KaiTi" w:hAnsi="Times New Roman"/>
          <w:sz w:val="21"/>
          <w:szCs w:val="21"/>
          <w:rPrChange w:id="1564" w:author="Ling, Alex" w:date="2017-06-04T11:31:00Z">
            <w:rPr>
              <w:rFonts w:ascii="Times New Roman" w:hAnsi="Times New Roman"/>
              <w:sz w:val="21"/>
              <w:szCs w:val="21"/>
            </w:rPr>
          </w:rPrChange>
        </w:rPr>
        <w:t xml:space="preserve"> </w:t>
      </w:r>
      <w:r w:rsidR="00C24AF3" w:rsidRPr="000D2630">
        <w:rPr>
          <w:rFonts w:ascii="Times New Roman" w:eastAsia="KaiTi" w:hAnsi="Times New Roman"/>
          <w:sz w:val="21"/>
          <w:szCs w:val="21"/>
          <w:rPrChange w:id="1565" w:author="Ling, Alex" w:date="2017-06-04T11:31:00Z">
            <w:rPr>
              <w:rFonts w:ascii="Times New Roman" w:hAnsi="Times New Roman"/>
              <w:sz w:val="21"/>
              <w:szCs w:val="21"/>
            </w:rPr>
          </w:rPrChange>
        </w:rPr>
        <w:t>MXT1664 interface schematics</w:t>
      </w:r>
    </w:p>
    <w:p w14:paraId="27601045" w14:textId="77777777" w:rsidR="00934D79" w:rsidRPr="00E10057" w:rsidDel="00372C7A" w:rsidRDefault="00934D79" w:rsidP="00934D79">
      <w:pPr>
        <w:ind w:firstLine="0"/>
        <w:rPr>
          <w:del w:id="1566" w:author="Ling, Alex" w:date="2017-06-04T14:34:00Z"/>
          <w:sz w:val="24"/>
          <w:szCs w:val="24"/>
        </w:rPr>
      </w:pPr>
    </w:p>
    <w:p w14:paraId="2B5CE389" w14:textId="332EABFC" w:rsidR="0061336B" w:rsidDel="00372C7A" w:rsidRDefault="00AB67F4" w:rsidP="00372C7A">
      <w:pPr>
        <w:ind w:firstLine="0"/>
        <w:rPr>
          <w:del w:id="1567" w:author="Ling, Alex" w:date="2017-06-04T14:34:00Z"/>
          <w:rFonts w:ascii="SimSun" w:hAnsi="SimSun" w:cs="SimSun"/>
          <w:sz w:val="24"/>
          <w:szCs w:val="24"/>
        </w:rPr>
        <w:pPrChange w:id="1568" w:author="Ling, Alex" w:date="2017-06-04T14:34:00Z">
          <w:pPr>
            <w:ind w:firstLine="450"/>
          </w:pPr>
        </w:pPrChange>
      </w:pPr>
      <w:del w:id="1569" w:author="Ling, Alex" w:date="2017-06-04T14:34:00Z">
        <w:r w:rsidRPr="00ED504E" w:rsidDel="00372C7A">
          <w:rPr>
            <w:sz w:val="24"/>
            <w:szCs w:val="24"/>
          </w:rPr>
          <w:delText>MXT1664</w:delText>
        </w:r>
        <w:r w:rsidRPr="00ED504E" w:rsidDel="00372C7A">
          <w:rPr>
            <w:rFonts w:hAnsi="SimSun"/>
            <w:sz w:val="24"/>
            <w:szCs w:val="24"/>
          </w:rPr>
          <w:delText>有三种工作模式</w:delText>
        </w:r>
        <w:r w:rsidRPr="00ED504E" w:rsidDel="00372C7A">
          <w:rPr>
            <w:sz w:val="24"/>
            <w:szCs w:val="24"/>
          </w:rPr>
          <w:delText>: Active, Idle</w:delText>
        </w:r>
        <w:r w:rsidRPr="00ED504E" w:rsidDel="00372C7A">
          <w:rPr>
            <w:rFonts w:hAnsi="SimSun"/>
            <w:sz w:val="24"/>
            <w:szCs w:val="24"/>
          </w:rPr>
          <w:delText>和</w:delText>
        </w:r>
        <w:r w:rsidRPr="00ED504E" w:rsidDel="00372C7A">
          <w:rPr>
            <w:sz w:val="24"/>
            <w:szCs w:val="24"/>
          </w:rPr>
          <w:delText>Deep Sleep</w:delText>
        </w:r>
        <w:r w:rsidRPr="00ED504E" w:rsidDel="00372C7A">
          <w:rPr>
            <w:sz w:val="24"/>
            <w:szCs w:val="24"/>
            <w:vertAlign w:val="superscript"/>
          </w:rPr>
          <w:delText>[</w:delText>
        </w:r>
      </w:del>
      <w:ins w:id="1570" w:author="alling" w:date="2017-04-04T16:15:00Z">
        <w:del w:id="1571" w:author="Ling, Alex" w:date="2017-06-04T14:34:00Z">
          <w:r w:rsidR="00366286" w:rsidRPr="00ED504E" w:rsidDel="00372C7A">
            <w:rPr>
              <w:sz w:val="24"/>
              <w:szCs w:val="24"/>
            </w:rPr>
            <w:delText>Sleep</w:delText>
          </w:r>
          <w:r w:rsidR="00366286" w:rsidRPr="00ED504E" w:rsidDel="00372C7A">
            <w:rPr>
              <w:sz w:val="24"/>
              <w:szCs w:val="24"/>
              <w:vertAlign w:val="superscript"/>
            </w:rPr>
            <w:delText xml:space="preserve"> [</w:delText>
          </w:r>
        </w:del>
      </w:ins>
      <w:del w:id="1572" w:author="Ling, Alex" w:date="2017-06-04T14:34:00Z">
        <w:r w:rsidR="003851C9" w:rsidRPr="00ED504E" w:rsidDel="00372C7A">
          <w:rPr>
            <w:sz w:val="24"/>
            <w:szCs w:val="24"/>
            <w:vertAlign w:val="superscript"/>
          </w:rPr>
          <w:delText>20</w:delText>
        </w:r>
        <w:r w:rsidRPr="00ED504E" w:rsidDel="00372C7A">
          <w:rPr>
            <w:sz w:val="24"/>
            <w:szCs w:val="24"/>
            <w:vertAlign w:val="superscript"/>
          </w:rPr>
          <w:delText>]</w:delText>
        </w:r>
        <w:r w:rsidRPr="00ED504E" w:rsidDel="00372C7A">
          <w:rPr>
            <w:rFonts w:hAnsi="SimSun"/>
            <w:sz w:val="24"/>
            <w:szCs w:val="24"/>
          </w:rPr>
          <w:delText>。</w:delText>
        </w:r>
      </w:del>
      <w:ins w:id="1573" w:author="alling" w:date="2017-04-04T16:15:00Z">
        <w:del w:id="1574" w:author="Ling, Alex" w:date="2017-06-04T14:34:00Z">
          <w:r w:rsidR="00366286" w:rsidRPr="00ED504E" w:rsidDel="00372C7A">
            <w:rPr>
              <w:sz w:val="24"/>
              <w:szCs w:val="24"/>
              <w:vertAlign w:val="superscript"/>
            </w:rPr>
            <w:delText>]</w:delText>
          </w:r>
          <w:r w:rsidR="00366286" w:rsidRPr="00ED504E" w:rsidDel="00372C7A">
            <w:rPr>
              <w:rFonts w:hAnsi="SimSun" w:hint="eastAsia"/>
              <w:sz w:val="24"/>
              <w:szCs w:val="24"/>
            </w:rPr>
            <w:delText xml:space="preserve"> </w:delText>
          </w:r>
          <w:r w:rsidR="00366286" w:rsidRPr="00ED504E" w:rsidDel="00372C7A">
            <w:rPr>
              <w:rFonts w:hAnsi="SimSun" w:hint="eastAsia"/>
              <w:sz w:val="24"/>
              <w:szCs w:val="24"/>
            </w:rPr>
            <w:delText>。</w:delText>
          </w:r>
        </w:del>
      </w:ins>
      <w:del w:id="1575" w:author="Ling, Alex" w:date="2017-06-04T14:34:00Z">
        <w:r w:rsidRPr="00ED504E" w:rsidDel="00372C7A">
          <w:rPr>
            <w:rFonts w:hAnsi="SimSun"/>
            <w:sz w:val="24"/>
            <w:szCs w:val="24"/>
          </w:rPr>
          <w:delText>其中功耗最低的工作模式是</w:delText>
        </w:r>
        <w:r w:rsidRPr="00ED504E" w:rsidDel="00372C7A">
          <w:rPr>
            <w:sz w:val="24"/>
            <w:szCs w:val="24"/>
          </w:rPr>
          <w:delText>Deep</w:delText>
        </w:r>
        <w:r w:rsidR="00ED7397" w:rsidDel="00372C7A">
          <w:rPr>
            <w:rFonts w:hint="eastAsia"/>
            <w:sz w:val="24"/>
            <w:szCs w:val="24"/>
          </w:rPr>
          <w:delText xml:space="preserve"> </w:delText>
        </w:r>
        <w:r w:rsidRPr="00ED504E" w:rsidDel="00372C7A">
          <w:rPr>
            <w:sz w:val="24"/>
            <w:szCs w:val="24"/>
          </w:rPr>
          <w:delText>Sleep</w:delText>
        </w:r>
        <w:r w:rsidRPr="00ED504E" w:rsidDel="00372C7A">
          <w:rPr>
            <w:rFonts w:hAnsi="SimSun"/>
            <w:sz w:val="24"/>
            <w:szCs w:val="24"/>
          </w:rPr>
          <w:delText>。各种模式下的功耗都分为三部分</w:delText>
        </w:r>
        <w:r w:rsidRPr="00ED504E" w:rsidDel="00372C7A">
          <w:rPr>
            <w:sz w:val="24"/>
            <w:szCs w:val="24"/>
          </w:rPr>
          <w:delText xml:space="preserve">: </w:delText>
        </w:r>
        <w:r w:rsidRPr="00ED504E" w:rsidDel="00372C7A">
          <w:rPr>
            <w:rFonts w:hAnsi="SimSun"/>
            <w:sz w:val="24"/>
            <w:szCs w:val="24"/>
          </w:rPr>
          <w:delText>模拟电源功耗</w:delText>
        </w:r>
        <w:r w:rsidRPr="00ED504E" w:rsidDel="00372C7A">
          <w:rPr>
            <w:sz w:val="24"/>
            <w:szCs w:val="24"/>
          </w:rPr>
          <w:delText>(</w:delText>
        </w:r>
      </w:del>
      <w:ins w:id="1576" w:author="alling" w:date="2017-04-04T16:15:00Z">
        <w:del w:id="1577" w:author="Ling, Alex" w:date="2017-06-04T14:34:00Z">
          <w:r w:rsidR="00366286" w:rsidRPr="00ED504E" w:rsidDel="00372C7A">
            <w:rPr>
              <w:rFonts w:hAnsi="SimSun" w:hint="eastAsia"/>
              <w:sz w:val="24"/>
              <w:szCs w:val="24"/>
            </w:rPr>
            <w:delText>模拟电源功耗</w:delText>
          </w:r>
          <w:r w:rsidR="00366286" w:rsidRPr="00ED504E" w:rsidDel="00372C7A">
            <w:rPr>
              <w:sz w:val="24"/>
              <w:szCs w:val="24"/>
            </w:rPr>
            <w:delText xml:space="preserve"> (</w:delText>
          </w:r>
        </w:del>
      </w:ins>
      <w:del w:id="1578" w:author="Ling, Alex" w:date="2017-06-04T14:34:00Z">
        <w:r w:rsidRPr="00ED504E" w:rsidDel="00372C7A">
          <w:rPr>
            <w:sz w:val="24"/>
            <w:szCs w:val="24"/>
          </w:rPr>
          <w:delText xml:space="preserve">Analog Supply, AIdd), </w:delText>
        </w:r>
        <w:r w:rsidRPr="00ED504E" w:rsidDel="00372C7A">
          <w:rPr>
            <w:rFonts w:hAnsi="SimSun"/>
            <w:sz w:val="24"/>
            <w:szCs w:val="24"/>
          </w:rPr>
          <w:delText>数字电源</w:delText>
        </w:r>
        <w:r w:rsidRPr="00ED504E" w:rsidDel="00372C7A">
          <w:rPr>
            <w:sz w:val="24"/>
            <w:szCs w:val="24"/>
          </w:rPr>
          <w:delText>(</w:delText>
        </w:r>
      </w:del>
      <w:ins w:id="1579" w:author="alling" w:date="2017-04-04T16:16:00Z">
        <w:del w:id="1580" w:author="Ling, Alex" w:date="2017-06-04T14:34:00Z">
          <w:r w:rsidR="00366286" w:rsidRPr="00ED504E" w:rsidDel="00372C7A">
            <w:rPr>
              <w:rFonts w:hAnsi="SimSun" w:hint="eastAsia"/>
              <w:sz w:val="24"/>
              <w:szCs w:val="24"/>
            </w:rPr>
            <w:delText>数字电源</w:delText>
          </w:r>
          <w:r w:rsidR="00366286" w:rsidRPr="00ED504E" w:rsidDel="00372C7A">
            <w:rPr>
              <w:sz w:val="24"/>
              <w:szCs w:val="24"/>
            </w:rPr>
            <w:delText xml:space="preserve"> (</w:delText>
          </w:r>
        </w:del>
      </w:ins>
      <w:del w:id="1581" w:author="Ling, Alex" w:date="2017-06-04T14:34:00Z">
        <w:r w:rsidRPr="00ED504E" w:rsidDel="00372C7A">
          <w:rPr>
            <w:sz w:val="24"/>
            <w:szCs w:val="24"/>
          </w:rPr>
          <w:delText>Digital Supply, DIdd)</w:delText>
        </w:r>
        <w:r w:rsidRPr="00ED504E" w:rsidDel="00372C7A">
          <w:rPr>
            <w:rFonts w:hAnsi="SimSun"/>
            <w:sz w:val="24"/>
            <w:szCs w:val="24"/>
          </w:rPr>
          <w:delText>和</w:delText>
        </w:r>
        <w:r w:rsidRPr="00ED504E" w:rsidDel="00372C7A">
          <w:rPr>
            <w:sz w:val="24"/>
            <w:szCs w:val="24"/>
          </w:rPr>
          <w:delText>X</w:delText>
        </w:r>
      </w:del>
      <w:ins w:id="1582" w:author="alling" w:date="2017-04-04T16:16:00Z">
        <w:del w:id="1583" w:author="Ling, Alex" w:date="2017-06-04T14:34:00Z">
          <w:r w:rsidR="00366286" w:rsidRPr="00ED504E" w:rsidDel="00372C7A">
            <w:rPr>
              <w:sz w:val="24"/>
              <w:szCs w:val="24"/>
            </w:rPr>
            <w:delText>)</w:delText>
          </w:r>
          <w:r w:rsidR="00366286" w:rsidRPr="00ED504E" w:rsidDel="00372C7A">
            <w:rPr>
              <w:rFonts w:hAnsi="SimSun" w:hint="eastAsia"/>
              <w:sz w:val="24"/>
              <w:szCs w:val="24"/>
            </w:rPr>
            <w:delText xml:space="preserve"> </w:delText>
          </w:r>
          <w:r w:rsidR="00366286" w:rsidRPr="00ED504E" w:rsidDel="00372C7A">
            <w:rPr>
              <w:rFonts w:hAnsi="SimSun" w:hint="eastAsia"/>
              <w:sz w:val="24"/>
              <w:szCs w:val="24"/>
            </w:rPr>
            <w:delText>和</w:delText>
          </w:r>
          <w:r w:rsidR="00366286" w:rsidRPr="00ED504E" w:rsidDel="00372C7A">
            <w:rPr>
              <w:rFonts w:hAnsi="SimSun"/>
              <w:sz w:val="24"/>
              <w:szCs w:val="24"/>
            </w:rPr>
            <w:delText>X</w:delText>
          </w:r>
        </w:del>
      </w:ins>
      <w:del w:id="1584" w:author="Ling, Alex" w:date="2017-06-04T14:34:00Z">
        <w:r w:rsidRPr="00ED504E" w:rsidDel="00372C7A">
          <w:rPr>
            <w:sz w:val="24"/>
            <w:szCs w:val="24"/>
          </w:rPr>
          <w:delText xml:space="preserve"> Drive Supply(</w:delText>
        </w:r>
      </w:del>
      <w:ins w:id="1585" w:author="alling" w:date="2017-04-04T16:16:00Z">
        <w:del w:id="1586" w:author="Ling, Alex" w:date="2017-06-04T14:34:00Z">
          <w:r w:rsidR="00366286" w:rsidRPr="00ED504E" w:rsidDel="00372C7A">
            <w:rPr>
              <w:sz w:val="24"/>
              <w:szCs w:val="24"/>
            </w:rPr>
            <w:delText>Supply (</w:delText>
          </w:r>
        </w:del>
      </w:ins>
      <w:del w:id="1587" w:author="Ling, Alex" w:date="2017-06-04T14:34:00Z">
        <w:r w:rsidRPr="00ED504E" w:rsidDel="00372C7A">
          <w:rPr>
            <w:sz w:val="24"/>
            <w:szCs w:val="24"/>
          </w:rPr>
          <w:delText>XIdd)</w:delText>
        </w:r>
        <w:r w:rsidRPr="00ED504E" w:rsidDel="00372C7A">
          <w:rPr>
            <w:rFonts w:hAnsi="SimSun"/>
            <w:sz w:val="24"/>
            <w:szCs w:val="24"/>
          </w:rPr>
          <w:delText>。</w:delText>
        </w:r>
      </w:del>
      <w:ins w:id="1588" w:author="alling" w:date="2017-04-04T16:16:00Z">
        <w:del w:id="1589" w:author="Ling, Alex" w:date="2017-06-04T14:34:00Z">
          <w:r w:rsidR="00366286" w:rsidRPr="00ED504E" w:rsidDel="00372C7A">
            <w:rPr>
              <w:sz w:val="24"/>
              <w:szCs w:val="24"/>
            </w:rPr>
            <w:delText>)</w:delText>
          </w:r>
          <w:r w:rsidR="00366286" w:rsidRPr="00ED504E" w:rsidDel="00372C7A">
            <w:rPr>
              <w:rFonts w:hAnsi="SimSun" w:hint="eastAsia"/>
              <w:sz w:val="24"/>
              <w:szCs w:val="24"/>
            </w:rPr>
            <w:delText xml:space="preserve"> </w:delText>
          </w:r>
          <w:r w:rsidR="00366286" w:rsidRPr="00ED504E" w:rsidDel="00372C7A">
            <w:rPr>
              <w:rFonts w:hAnsi="SimSun" w:hint="eastAsia"/>
              <w:sz w:val="24"/>
              <w:szCs w:val="24"/>
            </w:rPr>
            <w:delText>。</w:delText>
          </w:r>
        </w:del>
      </w:ins>
      <w:del w:id="1590" w:author="Ling, Alex" w:date="2017-06-04T14:34:00Z">
        <w:r w:rsidR="003622C5" w:rsidDel="00372C7A">
          <w:rPr>
            <w:rFonts w:hAnsi="SimSun"/>
            <w:sz w:val="24"/>
            <w:szCs w:val="24"/>
          </w:rPr>
          <w:delText>三种模式下的功耗如</w:delText>
        </w:r>
        <w:r w:rsidR="005232A4" w:rsidRPr="00ED504E" w:rsidDel="00372C7A">
          <w:rPr>
            <w:rFonts w:hAnsi="SimSun"/>
            <w:sz w:val="24"/>
            <w:szCs w:val="24"/>
          </w:rPr>
          <w:delText>表</w:delText>
        </w:r>
        <w:r w:rsidR="003622C5" w:rsidDel="00372C7A">
          <w:rPr>
            <w:rFonts w:hAnsi="SimSun" w:hint="eastAsia"/>
            <w:sz w:val="24"/>
            <w:szCs w:val="24"/>
          </w:rPr>
          <w:delText>3-10</w:delText>
        </w:r>
      </w:del>
      <w:ins w:id="1591" w:author="alling" w:date="2017-04-04T16:37:00Z">
        <w:del w:id="1592" w:author="Ling, Alex" w:date="2017-06-04T14:34:00Z">
          <w:r w:rsidR="009B7BC9" w:rsidDel="00372C7A">
            <w:rPr>
              <w:rFonts w:hAnsi="SimSun" w:hint="eastAsia"/>
              <w:sz w:val="24"/>
              <w:szCs w:val="24"/>
            </w:rPr>
            <w:delText>11</w:delText>
          </w:r>
        </w:del>
      </w:ins>
      <w:del w:id="1593" w:author="Ling, Alex" w:date="2017-06-04T14:34:00Z">
        <w:r w:rsidR="005232A4" w:rsidRPr="00ED504E" w:rsidDel="00372C7A">
          <w:rPr>
            <w:rFonts w:hAnsi="SimSun"/>
            <w:sz w:val="24"/>
            <w:szCs w:val="24"/>
          </w:rPr>
          <w:delText>所示</w:delText>
        </w:r>
        <w:r w:rsidR="009A2805" w:rsidDel="00372C7A">
          <w:rPr>
            <w:rFonts w:hAnsi="SimSun" w:hint="eastAsia"/>
            <w:sz w:val="24"/>
            <w:szCs w:val="24"/>
          </w:rPr>
          <w:delText>。</w:delText>
        </w:r>
        <w:r w:rsidR="00ED7397" w:rsidDel="00372C7A">
          <w:rPr>
            <w:rFonts w:ascii="SimSun" w:hAnsi="SimSun" w:cs="SimSun"/>
            <w:sz w:val="24"/>
            <w:szCs w:val="24"/>
          </w:rPr>
          <w:delText xml:space="preserve"> </w:delText>
        </w:r>
      </w:del>
    </w:p>
    <w:p w14:paraId="2591C8A7" w14:textId="77777777" w:rsidR="00C07180" w:rsidRDefault="00C07180" w:rsidP="00372C7A">
      <w:pPr>
        <w:ind w:firstLine="0"/>
        <w:rPr>
          <w:rFonts w:ascii="SimSun" w:hAnsi="SimSun" w:cs="SimSun"/>
          <w:sz w:val="24"/>
          <w:szCs w:val="24"/>
        </w:rPr>
        <w:pPrChange w:id="1594" w:author="Ling, Alex" w:date="2017-06-04T14:34:00Z">
          <w:pPr>
            <w:ind w:firstLine="450"/>
          </w:pPr>
        </w:pPrChange>
      </w:pPr>
    </w:p>
    <w:p w14:paraId="64CB65E3" w14:textId="77777777" w:rsidR="005232A4" w:rsidRPr="000D2630" w:rsidRDefault="005232A4" w:rsidP="005232A4">
      <w:pPr>
        <w:pStyle w:val="af2"/>
        <w:jc w:val="center"/>
        <w:rPr>
          <w:rFonts w:ascii="Times New Roman" w:eastAsia="KaiTi" w:hAnsi="Times New Roman"/>
          <w:sz w:val="21"/>
          <w:szCs w:val="21"/>
          <w:rPrChange w:id="1595" w:author="Ling, Alex" w:date="2017-06-04T11:31:00Z">
            <w:rPr>
              <w:rFonts w:ascii="楷体" w:eastAsia="楷体" w:hAnsi="楷体"/>
              <w:sz w:val="21"/>
              <w:szCs w:val="21"/>
            </w:rPr>
          </w:rPrChange>
        </w:rPr>
      </w:pPr>
      <w:r w:rsidRPr="000D2630">
        <w:rPr>
          <w:rFonts w:ascii="Times New Roman" w:eastAsia="KaiTi" w:hAnsi="Times New Roman" w:hint="eastAsia"/>
          <w:sz w:val="21"/>
          <w:szCs w:val="21"/>
          <w:rPrChange w:id="1596" w:author="Ling, Alex" w:date="2017-06-04T11:31:00Z">
            <w:rPr>
              <w:rFonts w:ascii="楷体" w:eastAsia="楷体" w:hAnsi="楷体" w:hint="eastAsia"/>
              <w:sz w:val="21"/>
              <w:szCs w:val="21"/>
            </w:rPr>
          </w:rPrChange>
        </w:rPr>
        <w:t>表</w:t>
      </w:r>
      <w:r w:rsidRPr="000D2630">
        <w:rPr>
          <w:rFonts w:ascii="Times New Roman" w:eastAsia="KaiTi" w:hAnsi="Times New Roman"/>
          <w:sz w:val="21"/>
          <w:szCs w:val="21"/>
          <w:rPrChange w:id="1597" w:author="Ling, Alex" w:date="2017-06-04T11:31:00Z">
            <w:rPr>
              <w:rFonts w:ascii="楷体" w:eastAsia="楷体" w:hAnsi="楷体"/>
              <w:sz w:val="21"/>
              <w:szCs w:val="21"/>
            </w:rPr>
          </w:rPrChange>
        </w:rPr>
        <w:t>3-</w:t>
      </w:r>
      <w:del w:id="1598" w:author="alling" w:date="2017-04-04T16:37:00Z">
        <w:r w:rsidR="00066281" w:rsidRPr="000D2630" w:rsidDel="009B7BC9">
          <w:rPr>
            <w:rFonts w:ascii="Times New Roman" w:eastAsia="KaiTi" w:hAnsi="Times New Roman"/>
            <w:sz w:val="21"/>
            <w:szCs w:val="21"/>
            <w:rPrChange w:id="1599" w:author="Ling, Alex" w:date="2017-06-04T11:31:00Z">
              <w:rPr>
                <w:rFonts w:ascii="楷体" w:eastAsia="楷体" w:hAnsi="楷体"/>
                <w:sz w:val="21"/>
                <w:szCs w:val="21"/>
              </w:rPr>
            </w:rPrChange>
          </w:rPr>
          <w:fldChar w:fldCharType="begin"/>
        </w:r>
        <w:r w:rsidRPr="000D2630" w:rsidDel="009B7BC9">
          <w:rPr>
            <w:rFonts w:ascii="Times New Roman" w:eastAsia="KaiTi" w:hAnsi="Times New Roman"/>
            <w:sz w:val="21"/>
            <w:szCs w:val="21"/>
            <w:rPrChange w:id="1600" w:author="Ling, Alex" w:date="2017-06-04T11:31:00Z">
              <w:rPr>
                <w:rFonts w:ascii="楷体" w:eastAsia="楷体" w:hAnsi="楷体"/>
                <w:sz w:val="21"/>
                <w:szCs w:val="21"/>
              </w:rPr>
            </w:rPrChange>
          </w:rPr>
          <w:delInstrText xml:space="preserve"> SEQ </w:delInstrText>
        </w:r>
        <w:r w:rsidRPr="000D2630" w:rsidDel="009B7BC9">
          <w:rPr>
            <w:rFonts w:ascii="Times New Roman" w:eastAsia="KaiTi" w:hAnsi="Times New Roman" w:hint="eastAsia"/>
            <w:sz w:val="21"/>
            <w:szCs w:val="21"/>
            <w:rPrChange w:id="1601" w:author="Ling, Alex" w:date="2017-06-04T11:31:00Z">
              <w:rPr>
                <w:rFonts w:ascii="楷体" w:eastAsia="楷体" w:hAnsi="楷体" w:hint="eastAsia"/>
                <w:sz w:val="21"/>
                <w:szCs w:val="21"/>
              </w:rPr>
            </w:rPrChange>
          </w:rPr>
          <w:delInstrText>表</w:delInstrText>
        </w:r>
        <w:r w:rsidRPr="000D2630" w:rsidDel="009B7BC9">
          <w:rPr>
            <w:rFonts w:ascii="Times New Roman" w:eastAsia="KaiTi" w:hAnsi="Times New Roman"/>
            <w:sz w:val="21"/>
            <w:szCs w:val="21"/>
            <w:rPrChange w:id="1602" w:author="Ling, Alex" w:date="2017-06-04T11:31:00Z">
              <w:rPr>
                <w:rFonts w:ascii="楷体" w:eastAsia="楷体" w:hAnsi="楷体"/>
                <w:sz w:val="21"/>
                <w:szCs w:val="21"/>
              </w:rPr>
            </w:rPrChange>
          </w:rPr>
          <w:delInstrText xml:space="preserve">3- \* ARABIC </w:delInstrText>
        </w:r>
        <w:r w:rsidR="00066281" w:rsidRPr="000D2630" w:rsidDel="009B7BC9">
          <w:rPr>
            <w:rFonts w:ascii="Times New Roman" w:eastAsia="KaiTi" w:hAnsi="Times New Roman"/>
            <w:sz w:val="21"/>
            <w:szCs w:val="21"/>
            <w:rPrChange w:id="1603" w:author="Ling, Alex" w:date="2017-06-04T11:31:00Z">
              <w:rPr>
                <w:rFonts w:ascii="楷体" w:eastAsia="楷体" w:hAnsi="楷体"/>
                <w:sz w:val="21"/>
                <w:szCs w:val="21"/>
              </w:rPr>
            </w:rPrChange>
          </w:rPr>
          <w:fldChar w:fldCharType="separate"/>
        </w:r>
        <w:r w:rsidR="00B91C06" w:rsidRPr="000D2630" w:rsidDel="009B7BC9">
          <w:rPr>
            <w:rFonts w:ascii="Times New Roman" w:eastAsia="KaiTi" w:hAnsi="Times New Roman"/>
            <w:noProof/>
            <w:sz w:val="21"/>
            <w:szCs w:val="21"/>
            <w:rPrChange w:id="1604" w:author="Ling, Alex" w:date="2017-06-04T11:31:00Z">
              <w:rPr>
                <w:rFonts w:ascii="楷体" w:eastAsia="楷体" w:hAnsi="楷体"/>
                <w:noProof/>
                <w:sz w:val="21"/>
                <w:szCs w:val="21"/>
              </w:rPr>
            </w:rPrChange>
          </w:rPr>
          <w:delText>10</w:delText>
        </w:r>
        <w:r w:rsidR="00066281" w:rsidRPr="000D2630" w:rsidDel="009B7BC9">
          <w:rPr>
            <w:rFonts w:ascii="Times New Roman" w:eastAsia="KaiTi" w:hAnsi="Times New Roman"/>
            <w:sz w:val="21"/>
            <w:szCs w:val="21"/>
            <w:rPrChange w:id="1605" w:author="Ling, Alex" w:date="2017-06-04T11:31:00Z">
              <w:rPr>
                <w:rFonts w:ascii="楷体" w:eastAsia="楷体" w:hAnsi="楷体"/>
                <w:sz w:val="21"/>
                <w:szCs w:val="21"/>
              </w:rPr>
            </w:rPrChange>
          </w:rPr>
          <w:fldChar w:fldCharType="end"/>
        </w:r>
        <w:r w:rsidRPr="000D2630" w:rsidDel="009B7BC9">
          <w:rPr>
            <w:rFonts w:ascii="Times New Roman" w:eastAsia="KaiTi" w:hAnsi="Times New Roman"/>
            <w:sz w:val="21"/>
            <w:szCs w:val="21"/>
            <w:rPrChange w:id="1606" w:author="Ling, Alex" w:date="2017-06-04T11:31:00Z">
              <w:rPr>
                <w:rFonts w:ascii="楷体" w:eastAsia="楷体" w:hAnsi="楷体"/>
                <w:sz w:val="21"/>
                <w:szCs w:val="21"/>
              </w:rPr>
            </w:rPrChange>
          </w:rPr>
          <w:delText xml:space="preserve"> </w:delText>
        </w:r>
      </w:del>
      <w:ins w:id="1607" w:author="alling" w:date="2017-04-04T16:37:00Z">
        <w:r w:rsidR="009B7BC9" w:rsidRPr="000D2630">
          <w:rPr>
            <w:rFonts w:ascii="Times New Roman" w:eastAsia="KaiTi" w:hAnsi="Times New Roman"/>
            <w:sz w:val="21"/>
            <w:szCs w:val="21"/>
            <w:rPrChange w:id="1608" w:author="Ling, Alex" w:date="2017-06-04T11:31:00Z">
              <w:rPr>
                <w:rFonts w:ascii="楷体" w:eastAsia="楷体" w:hAnsi="楷体"/>
                <w:sz w:val="21"/>
                <w:szCs w:val="21"/>
              </w:rPr>
            </w:rPrChange>
          </w:rPr>
          <w:fldChar w:fldCharType="begin"/>
        </w:r>
        <w:r w:rsidR="009B7BC9" w:rsidRPr="000D2630">
          <w:rPr>
            <w:rFonts w:ascii="Times New Roman" w:eastAsia="KaiTi" w:hAnsi="Times New Roman"/>
            <w:sz w:val="21"/>
            <w:szCs w:val="21"/>
            <w:rPrChange w:id="1609" w:author="Ling, Alex" w:date="2017-06-04T11:31:00Z">
              <w:rPr>
                <w:rFonts w:ascii="楷体" w:eastAsia="楷体" w:hAnsi="楷体"/>
                <w:sz w:val="21"/>
                <w:szCs w:val="21"/>
              </w:rPr>
            </w:rPrChange>
          </w:rPr>
          <w:instrText xml:space="preserve"> SEQ </w:instrText>
        </w:r>
        <w:r w:rsidR="009B7BC9" w:rsidRPr="000D2630">
          <w:rPr>
            <w:rFonts w:ascii="Times New Roman" w:eastAsia="KaiTi" w:hAnsi="Times New Roman" w:hint="eastAsia"/>
            <w:sz w:val="21"/>
            <w:szCs w:val="21"/>
            <w:rPrChange w:id="1610" w:author="Ling, Alex" w:date="2017-06-04T11:31:00Z">
              <w:rPr>
                <w:rFonts w:ascii="楷体" w:eastAsia="楷体" w:hAnsi="楷体" w:hint="eastAsia"/>
                <w:sz w:val="21"/>
                <w:szCs w:val="21"/>
              </w:rPr>
            </w:rPrChange>
          </w:rPr>
          <w:instrText>表</w:instrText>
        </w:r>
        <w:r w:rsidR="009B7BC9" w:rsidRPr="000D2630">
          <w:rPr>
            <w:rFonts w:ascii="Times New Roman" w:eastAsia="KaiTi" w:hAnsi="Times New Roman"/>
            <w:sz w:val="21"/>
            <w:szCs w:val="21"/>
            <w:rPrChange w:id="1611" w:author="Ling, Alex" w:date="2017-06-04T11:31:00Z">
              <w:rPr>
                <w:rFonts w:ascii="楷体" w:eastAsia="楷体" w:hAnsi="楷体"/>
                <w:sz w:val="21"/>
                <w:szCs w:val="21"/>
              </w:rPr>
            </w:rPrChange>
          </w:rPr>
          <w:instrText xml:space="preserve">3- \* ARABIC </w:instrText>
        </w:r>
        <w:r w:rsidR="009B7BC9" w:rsidRPr="000D2630">
          <w:rPr>
            <w:rFonts w:ascii="Times New Roman" w:eastAsia="KaiTi" w:hAnsi="Times New Roman"/>
            <w:sz w:val="21"/>
            <w:szCs w:val="21"/>
            <w:rPrChange w:id="1612" w:author="Ling, Alex" w:date="2017-06-04T11:31:00Z">
              <w:rPr>
                <w:rFonts w:ascii="楷体" w:eastAsia="楷体" w:hAnsi="楷体"/>
                <w:sz w:val="21"/>
                <w:szCs w:val="21"/>
              </w:rPr>
            </w:rPrChange>
          </w:rPr>
          <w:fldChar w:fldCharType="separate"/>
        </w:r>
        <w:r w:rsidR="009B7BC9" w:rsidRPr="000D2630">
          <w:rPr>
            <w:rFonts w:ascii="Times New Roman" w:eastAsia="KaiTi" w:hAnsi="Times New Roman"/>
            <w:noProof/>
            <w:sz w:val="21"/>
            <w:szCs w:val="21"/>
            <w:rPrChange w:id="1613" w:author="Ling, Alex" w:date="2017-06-04T11:31:00Z">
              <w:rPr>
                <w:rFonts w:ascii="楷体" w:eastAsia="楷体" w:hAnsi="楷体"/>
                <w:noProof/>
                <w:sz w:val="21"/>
                <w:szCs w:val="21"/>
              </w:rPr>
            </w:rPrChange>
          </w:rPr>
          <w:t>11</w:t>
        </w:r>
        <w:r w:rsidR="009B7BC9" w:rsidRPr="000D2630">
          <w:rPr>
            <w:rFonts w:ascii="Times New Roman" w:eastAsia="KaiTi" w:hAnsi="Times New Roman"/>
            <w:sz w:val="21"/>
            <w:szCs w:val="21"/>
            <w:rPrChange w:id="1614" w:author="Ling, Alex" w:date="2017-06-04T11:31:00Z">
              <w:rPr>
                <w:rFonts w:ascii="楷体" w:eastAsia="楷体" w:hAnsi="楷体"/>
                <w:sz w:val="21"/>
                <w:szCs w:val="21"/>
              </w:rPr>
            </w:rPrChange>
          </w:rPr>
          <w:fldChar w:fldCharType="end"/>
        </w:r>
        <w:r w:rsidR="009B7BC9" w:rsidRPr="000D2630">
          <w:rPr>
            <w:rFonts w:ascii="Times New Roman" w:eastAsia="KaiTi" w:hAnsi="Times New Roman"/>
            <w:sz w:val="21"/>
            <w:szCs w:val="21"/>
            <w:rPrChange w:id="1615" w:author="Ling, Alex" w:date="2017-06-04T11:31:00Z">
              <w:rPr>
                <w:rFonts w:ascii="楷体" w:eastAsia="楷体" w:hAnsi="楷体"/>
                <w:sz w:val="21"/>
                <w:szCs w:val="21"/>
              </w:rPr>
            </w:rPrChange>
          </w:rPr>
          <w:t xml:space="preserve"> </w:t>
        </w:r>
      </w:ins>
      <w:r w:rsidRPr="000D2630">
        <w:rPr>
          <w:rFonts w:ascii="Times New Roman" w:eastAsia="KaiTi" w:hAnsi="Times New Roman"/>
          <w:sz w:val="21"/>
          <w:szCs w:val="21"/>
          <w:rPrChange w:id="1616" w:author="Ling, Alex" w:date="2017-06-04T11:31:00Z">
            <w:rPr>
              <w:rFonts w:ascii="楷体" w:eastAsia="楷体" w:hAnsi="楷体"/>
              <w:sz w:val="21"/>
              <w:szCs w:val="21"/>
            </w:rPr>
          </w:rPrChange>
        </w:rPr>
        <w:t>MXT1664S</w:t>
      </w:r>
      <w:r w:rsidR="00085792" w:rsidRPr="000D2630">
        <w:rPr>
          <w:rFonts w:ascii="Times New Roman" w:eastAsia="KaiTi" w:hAnsi="Times New Roman" w:hint="eastAsia"/>
          <w:sz w:val="21"/>
          <w:szCs w:val="21"/>
          <w:rPrChange w:id="1617" w:author="Ling, Alex" w:date="2017-06-04T11:31:00Z">
            <w:rPr>
              <w:rFonts w:ascii="楷体" w:eastAsia="楷体" w:hAnsi="楷体" w:hint="eastAsia"/>
              <w:sz w:val="21"/>
              <w:szCs w:val="21"/>
            </w:rPr>
          </w:rPrChange>
        </w:rPr>
        <w:t>三种模式下耗电情况（单位：</w:t>
      </w:r>
      <w:r w:rsidR="00085792" w:rsidRPr="000D2630">
        <w:rPr>
          <w:rFonts w:ascii="Times New Roman" w:eastAsia="KaiTi" w:hAnsi="Times New Roman"/>
          <w:sz w:val="21"/>
          <w:szCs w:val="21"/>
          <w:rPrChange w:id="1618" w:author="Ling, Alex" w:date="2017-06-04T11:31:00Z">
            <w:rPr>
              <w:rFonts w:ascii="楷体" w:eastAsia="楷体" w:hAnsi="楷体"/>
              <w:sz w:val="21"/>
              <w:szCs w:val="21"/>
            </w:rPr>
          </w:rPrChange>
        </w:rPr>
        <w:t>mA</w:t>
      </w:r>
      <w:r w:rsidR="00085792" w:rsidRPr="000D2630">
        <w:rPr>
          <w:rFonts w:ascii="Times New Roman" w:eastAsia="KaiTi" w:hAnsi="Times New Roman" w:hint="eastAsia"/>
          <w:sz w:val="21"/>
          <w:szCs w:val="21"/>
          <w:rPrChange w:id="1619" w:author="Ling, Alex" w:date="2017-06-04T11:31:00Z">
            <w:rPr>
              <w:rFonts w:ascii="楷体" w:eastAsia="楷体" w:hAnsi="楷体" w:hint="eastAsia"/>
              <w:sz w:val="21"/>
              <w:szCs w:val="21"/>
            </w:rPr>
          </w:rPrChange>
        </w:rPr>
        <w:t>）</w:t>
      </w:r>
    </w:p>
    <w:p w14:paraId="6A10B0A5" w14:textId="77777777" w:rsidR="005232A4" w:rsidRDefault="005232A4" w:rsidP="005232A4">
      <w:pPr>
        <w:ind w:firstLine="450"/>
        <w:jc w:val="center"/>
        <w:rPr>
          <w:rFonts w:ascii="SimSun" w:hAnsi="SimSun" w:cs="SimSun"/>
          <w:sz w:val="24"/>
          <w:szCs w:val="24"/>
        </w:rPr>
      </w:pPr>
      <w:r w:rsidRPr="00630629">
        <w:t>Table 3-</w:t>
      </w:r>
      <w:del w:id="1620" w:author="alling" w:date="2017-04-04T16:37:00Z">
        <w:r w:rsidR="00066281" w:rsidRPr="00630629" w:rsidDel="009B7BC9">
          <w:fldChar w:fldCharType="begin"/>
        </w:r>
        <w:r w:rsidRPr="00630629" w:rsidDel="009B7BC9">
          <w:delInstrText xml:space="preserve"> SEQ Table_3- \* ARABIC </w:delInstrText>
        </w:r>
        <w:r w:rsidR="00066281" w:rsidRPr="00630629" w:rsidDel="009B7BC9">
          <w:fldChar w:fldCharType="separate"/>
        </w:r>
        <w:r w:rsidR="00B91C06" w:rsidDel="009B7BC9">
          <w:rPr>
            <w:noProof/>
          </w:rPr>
          <w:delText>10</w:delText>
        </w:r>
        <w:r w:rsidR="00066281" w:rsidRPr="00630629" w:rsidDel="009B7BC9">
          <w:fldChar w:fldCharType="end"/>
        </w:r>
        <w:r w:rsidRPr="00630629" w:rsidDel="009B7BC9">
          <w:delText xml:space="preserve"> </w:delText>
        </w:r>
      </w:del>
      <w:ins w:id="1621" w:author="alling" w:date="2017-04-04T16:37:00Z">
        <w:r w:rsidR="009B7BC9" w:rsidRPr="00630629">
          <w:fldChar w:fldCharType="begin"/>
        </w:r>
        <w:r w:rsidR="009B7BC9" w:rsidRPr="00630629">
          <w:instrText xml:space="preserve"> SEQ Table_3- \* ARABIC </w:instrText>
        </w:r>
        <w:r w:rsidR="009B7BC9" w:rsidRPr="00630629">
          <w:fldChar w:fldCharType="separate"/>
        </w:r>
        <w:r w:rsidR="009B7BC9">
          <w:rPr>
            <w:noProof/>
          </w:rPr>
          <w:t>1</w:t>
        </w:r>
        <w:r w:rsidR="009B7BC9">
          <w:rPr>
            <w:rFonts w:hint="eastAsia"/>
            <w:noProof/>
          </w:rPr>
          <w:t>1</w:t>
        </w:r>
        <w:r w:rsidR="009B7BC9" w:rsidRPr="00630629">
          <w:fldChar w:fldCharType="end"/>
        </w:r>
        <w:r w:rsidR="009B7BC9" w:rsidRPr="00630629">
          <w:t xml:space="preserve"> </w:t>
        </w:r>
      </w:ins>
      <w:r w:rsidR="00085792">
        <w:t>MXT1664S power consumption under 3 modes (unit: mA)</w:t>
      </w:r>
    </w:p>
    <w:tbl>
      <w:tblPr>
        <w:tblStyle w:val="af4"/>
        <w:tblW w:w="0" w:type="auto"/>
        <w:tblLook w:val="04A0" w:firstRow="1" w:lastRow="0" w:firstColumn="1" w:lastColumn="0" w:noHBand="0" w:noVBand="1"/>
      </w:tblPr>
      <w:tblGrid>
        <w:gridCol w:w="2130"/>
        <w:gridCol w:w="2130"/>
        <w:gridCol w:w="2131"/>
        <w:gridCol w:w="2131"/>
      </w:tblGrid>
      <w:tr w:rsidR="005232A4" w:rsidRPr="005232A4" w14:paraId="46B71574" w14:textId="77777777" w:rsidTr="00175DD4">
        <w:trPr>
          <w:cnfStyle w:val="100000000000" w:firstRow="1" w:lastRow="0" w:firstColumn="0" w:lastColumn="0" w:oddVBand="0" w:evenVBand="0" w:oddHBand="0" w:evenHBand="0" w:firstRowFirstColumn="0" w:firstRowLastColumn="0" w:lastRowFirstColumn="0" w:lastRowLastColumn="0"/>
        </w:trPr>
        <w:tc>
          <w:tcPr>
            <w:tcW w:w="2130" w:type="dxa"/>
          </w:tcPr>
          <w:p w14:paraId="1D559B76" w14:textId="77777777" w:rsidR="005232A4" w:rsidRPr="005232A4" w:rsidRDefault="005232A4" w:rsidP="00175DD4">
            <w:pPr>
              <w:ind w:firstLine="0"/>
              <w:jc w:val="center"/>
              <w:rPr>
                <w:b w:val="0"/>
              </w:rPr>
            </w:pPr>
          </w:p>
        </w:tc>
        <w:tc>
          <w:tcPr>
            <w:tcW w:w="2130" w:type="dxa"/>
          </w:tcPr>
          <w:p w14:paraId="7839B875" w14:textId="77777777" w:rsidR="005232A4" w:rsidRPr="005232A4" w:rsidRDefault="005232A4" w:rsidP="00175DD4">
            <w:pPr>
              <w:ind w:firstLine="0"/>
              <w:jc w:val="right"/>
              <w:rPr>
                <w:b w:val="0"/>
              </w:rPr>
            </w:pPr>
            <w:r w:rsidRPr="005232A4">
              <w:rPr>
                <w:b w:val="0"/>
              </w:rPr>
              <w:t>Active</w:t>
            </w:r>
          </w:p>
        </w:tc>
        <w:tc>
          <w:tcPr>
            <w:tcW w:w="2131" w:type="dxa"/>
          </w:tcPr>
          <w:p w14:paraId="5966625A" w14:textId="77777777" w:rsidR="005232A4" w:rsidRPr="005232A4" w:rsidRDefault="005232A4" w:rsidP="00175DD4">
            <w:pPr>
              <w:ind w:firstLine="0"/>
              <w:jc w:val="right"/>
              <w:rPr>
                <w:b w:val="0"/>
              </w:rPr>
            </w:pPr>
            <w:r w:rsidRPr="005232A4">
              <w:rPr>
                <w:b w:val="0"/>
              </w:rPr>
              <w:t>Idle</w:t>
            </w:r>
          </w:p>
        </w:tc>
        <w:tc>
          <w:tcPr>
            <w:tcW w:w="2131" w:type="dxa"/>
          </w:tcPr>
          <w:p w14:paraId="47D80EA8" w14:textId="77777777" w:rsidR="005232A4" w:rsidRPr="005232A4" w:rsidRDefault="005232A4" w:rsidP="00175DD4">
            <w:pPr>
              <w:ind w:firstLine="0"/>
              <w:jc w:val="right"/>
              <w:rPr>
                <w:b w:val="0"/>
              </w:rPr>
            </w:pPr>
            <w:r w:rsidRPr="005232A4">
              <w:rPr>
                <w:b w:val="0"/>
              </w:rPr>
              <w:t>Deep Sleep</w:t>
            </w:r>
          </w:p>
        </w:tc>
      </w:tr>
      <w:tr w:rsidR="005232A4" w:rsidRPr="005232A4" w14:paraId="69A8677F" w14:textId="77777777" w:rsidTr="00175DD4">
        <w:tc>
          <w:tcPr>
            <w:tcW w:w="2130" w:type="dxa"/>
          </w:tcPr>
          <w:p w14:paraId="78BED57C" w14:textId="77777777" w:rsidR="005232A4" w:rsidRPr="005232A4" w:rsidRDefault="005232A4" w:rsidP="00175DD4">
            <w:pPr>
              <w:ind w:firstLine="0"/>
              <w:jc w:val="center"/>
              <w:rPr>
                <w:b/>
              </w:rPr>
            </w:pPr>
            <w:r>
              <w:rPr>
                <w:rFonts w:hint="eastAsia"/>
                <w:b/>
              </w:rPr>
              <w:t>AIdd</w:t>
            </w:r>
          </w:p>
        </w:tc>
        <w:tc>
          <w:tcPr>
            <w:tcW w:w="2130" w:type="dxa"/>
          </w:tcPr>
          <w:p w14:paraId="4C10E7CA" w14:textId="77777777" w:rsidR="005232A4" w:rsidRPr="005232A4" w:rsidRDefault="00085792" w:rsidP="00175DD4">
            <w:pPr>
              <w:ind w:firstLine="0"/>
              <w:jc w:val="right"/>
              <w:rPr>
                <w:b/>
              </w:rPr>
            </w:pPr>
            <w:r>
              <w:rPr>
                <w:rFonts w:hint="eastAsia"/>
                <w:b/>
              </w:rPr>
              <w:t>16.5</w:t>
            </w:r>
          </w:p>
        </w:tc>
        <w:tc>
          <w:tcPr>
            <w:tcW w:w="2131" w:type="dxa"/>
          </w:tcPr>
          <w:p w14:paraId="3F990008" w14:textId="77777777" w:rsidR="005232A4" w:rsidRPr="005232A4" w:rsidRDefault="00085792" w:rsidP="00175DD4">
            <w:pPr>
              <w:ind w:firstLine="0"/>
              <w:jc w:val="right"/>
              <w:rPr>
                <w:b/>
              </w:rPr>
            </w:pPr>
            <w:r>
              <w:rPr>
                <w:rFonts w:hint="eastAsia"/>
                <w:b/>
              </w:rPr>
              <w:t>2.42</w:t>
            </w:r>
          </w:p>
        </w:tc>
        <w:tc>
          <w:tcPr>
            <w:tcW w:w="2131" w:type="dxa"/>
          </w:tcPr>
          <w:p w14:paraId="6BA30FF7" w14:textId="77777777" w:rsidR="005232A4" w:rsidRPr="005232A4" w:rsidRDefault="00085792" w:rsidP="00175DD4">
            <w:pPr>
              <w:ind w:firstLine="0"/>
              <w:jc w:val="right"/>
              <w:rPr>
                <w:b/>
              </w:rPr>
            </w:pPr>
            <w:r>
              <w:rPr>
                <w:rFonts w:hint="eastAsia"/>
                <w:b/>
              </w:rPr>
              <w:t>0.003</w:t>
            </w:r>
          </w:p>
        </w:tc>
      </w:tr>
      <w:tr w:rsidR="005232A4" w:rsidRPr="005232A4" w14:paraId="2F7294E9" w14:textId="77777777" w:rsidTr="00175DD4">
        <w:tc>
          <w:tcPr>
            <w:tcW w:w="2130" w:type="dxa"/>
          </w:tcPr>
          <w:p w14:paraId="7C975B35" w14:textId="77777777" w:rsidR="005232A4" w:rsidRPr="005232A4" w:rsidRDefault="005232A4" w:rsidP="00175DD4">
            <w:pPr>
              <w:ind w:firstLine="0"/>
              <w:jc w:val="center"/>
              <w:rPr>
                <w:b/>
              </w:rPr>
            </w:pPr>
            <w:r>
              <w:rPr>
                <w:rFonts w:hint="eastAsia"/>
                <w:b/>
              </w:rPr>
              <w:t>DIdd</w:t>
            </w:r>
          </w:p>
        </w:tc>
        <w:tc>
          <w:tcPr>
            <w:tcW w:w="2130" w:type="dxa"/>
          </w:tcPr>
          <w:p w14:paraId="55930BEB" w14:textId="77777777" w:rsidR="005232A4" w:rsidRPr="005232A4" w:rsidRDefault="00085792" w:rsidP="00175DD4">
            <w:pPr>
              <w:ind w:firstLine="0"/>
              <w:jc w:val="right"/>
              <w:rPr>
                <w:b/>
              </w:rPr>
            </w:pPr>
            <w:r>
              <w:rPr>
                <w:rFonts w:hint="eastAsia"/>
                <w:b/>
              </w:rPr>
              <w:t>8.58</w:t>
            </w:r>
          </w:p>
        </w:tc>
        <w:tc>
          <w:tcPr>
            <w:tcW w:w="2131" w:type="dxa"/>
          </w:tcPr>
          <w:p w14:paraId="053D2665" w14:textId="77777777" w:rsidR="005232A4" w:rsidRPr="005232A4" w:rsidRDefault="00085792" w:rsidP="00175DD4">
            <w:pPr>
              <w:ind w:firstLine="0"/>
              <w:jc w:val="right"/>
              <w:rPr>
                <w:b/>
              </w:rPr>
            </w:pPr>
            <w:r>
              <w:rPr>
                <w:rFonts w:hint="eastAsia"/>
                <w:b/>
              </w:rPr>
              <w:t>1.13</w:t>
            </w:r>
          </w:p>
        </w:tc>
        <w:tc>
          <w:tcPr>
            <w:tcW w:w="2131" w:type="dxa"/>
          </w:tcPr>
          <w:p w14:paraId="15F69303" w14:textId="77777777" w:rsidR="005232A4" w:rsidRPr="005232A4" w:rsidRDefault="00085792" w:rsidP="00175DD4">
            <w:pPr>
              <w:ind w:firstLine="0"/>
              <w:jc w:val="right"/>
              <w:rPr>
                <w:b/>
              </w:rPr>
            </w:pPr>
            <w:r>
              <w:rPr>
                <w:rFonts w:hint="eastAsia"/>
                <w:b/>
              </w:rPr>
              <w:t>0.33</w:t>
            </w:r>
          </w:p>
        </w:tc>
      </w:tr>
      <w:tr w:rsidR="005232A4" w:rsidRPr="005232A4" w14:paraId="2B131D27" w14:textId="77777777" w:rsidTr="00175DD4">
        <w:tc>
          <w:tcPr>
            <w:tcW w:w="2130" w:type="dxa"/>
          </w:tcPr>
          <w:p w14:paraId="59C778AC" w14:textId="77777777" w:rsidR="005232A4" w:rsidRPr="005232A4" w:rsidRDefault="005232A4" w:rsidP="00175DD4">
            <w:pPr>
              <w:ind w:firstLine="0"/>
              <w:jc w:val="center"/>
              <w:rPr>
                <w:b/>
              </w:rPr>
            </w:pPr>
            <w:r>
              <w:rPr>
                <w:rFonts w:hint="eastAsia"/>
                <w:b/>
              </w:rPr>
              <w:t>XIdd</w:t>
            </w:r>
          </w:p>
        </w:tc>
        <w:tc>
          <w:tcPr>
            <w:tcW w:w="2130" w:type="dxa"/>
          </w:tcPr>
          <w:p w14:paraId="546D4A01" w14:textId="77777777" w:rsidR="005232A4" w:rsidRPr="005232A4" w:rsidRDefault="00085792" w:rsidP="00175DD4">
            <w:pPr>
              <w:ind w:firstLine="0"/>
              <w:jc w:val="right"/>
              <w:rPr>
                <w:b/>
              </w:rPr>
            </w:pPr>
            <w:r>
              <w:rPr>
                <w:rFonts w:hint="eastAsia"/>
                <w:b/>
              </w:rPr>
              <w:t>0.53</w:t>
            </w:r>
          </w:p>
        </w:tc>
        <w:tc>
          <w:tcPr>
            <w:tcW w:w="2131" w:type="dxa"/>
          </w:tcPr>
          <w:p w14:paraId="7FBCFB4D" w14:textId="77777777" w:rsidR="005232A4" w:rsidRPr="005232A4" w:rsidRDefault="00085792" w:rsidP="00175DD4">
            <w:pPr>
              <w:ind w:firstLine="0"/>
              <w:jc w:val="right"/>
              <w:rPr>
                <w:b/>
              </w:rPr>
            </w:pPr>
            <w:r>
              <w:rPr>
                <w:rFonts w:hint="eastAsia"/>
                <w:b/>
              </w:rPr>
              <w:t>0.30</w:t>
            </w:r>
          </w:p>
        </w:tc>
        <w:tc>
          <w:tcPr>
            <w:tcW w:w="2131" w:type="dxa"/>
          </w:tcPr>
          <w:p w14:paraId="1001AB3E" w14:textId="77777777" w:rsidR="005232A4" w:rsidRPr="005232A4" w:rsidRDefault="00085792" w:rsidP="00175DD4">
            <w:pPr>
              <w:ind w:firstLine="0"/>
              <w:jc w:val="right"/>
              <w:rPr>
                <w:b/>
              </w:rPr>
            </w:pPr>
            <w:r>
              <w:rPr>
                <w:rFonts w:hint="eastAsia"/>
                <w:b/>
              </w:rPr>
              <w:t>0.26</w:t>
            </w:r>
          </w:p>
        </w:tc>
      </w:tr>
      <w:tr w:rsidR="005232A4" w:rsidRPr="005232A4" w14:paraId="0E2653D2" w14:textId="77777777" w:rsidTr="00175DD4">
        <w:tc>
          <w:tcPr>
            <w:tcW w:w="2130" w:type="dxa"/>
          </w:tcPr>
          <w:p w14:paraId="17521A6A" w14:textId="77777777" w:rsidR="005232A4" w:rsidRPr="005232A4" w:rsidRDefault="005232A4" w:rsidP="00175DD4">
            <w:pPr>
              <w:ind w:firstLine="0"/>
              <w:jc w:val="center"/>
            </w:pPr>
            <w:r w:rsidRPr="005232A4">
              <w:rPr>
                <w:rFonts w:hint="eastAsia"/>
              </w:rPr>
              <w:t>合计</w:t>
            </w:r>
          </w:p>
        </w:tc>
        <w:tc>
          <w:tcPr>
            <w:tcW w:w="2130" w:type="dxa"/>
          </w:tcPr>
          <w:p w14:paraId="43CC25A8" w14:textId="77777777" w:rsidR="005232A4" w:rsidRPr="005232A4" w:rsidRDefault="00085792" w:rsidP="00175DD4">
            <w:pPr>
              <w:ind w:firstLine="0"/>
              <w:jc w:val="right"/>
              <w:rPr>
                <w:b/>
              </w:rPr>
            </w:pPr>
            <w:r>
              <w:rPr>
                <w:rFonts w:hint="eastAsia"/>
                <w:b/>
              </w:rPr>
              <w:t>25.61</w:t>
            </w:r>
          </w:p>
        </w:tc>
        <w:tc>
          <w:tcPr>
            <w:tcW w:w="2131" w:type="dxa"/>
          </w:tcPr>
          <w:p w14:paraId="09CD6D02" w14:textId="77777777" w:rsidR="005232A4" w:rsidRPr="005232A4" w:rsidRDefault="00085792" w:rsidP="00175DD4">
            <w:pPr>
              <w:ind w:firstLine="0"/>
              <w:jc w:val="right"/>
              <w:rPr>
                <w:b/>
              </w:rPr>
            </w:pPr>
            <w:r>
              <w:rPr>
                <w:rFonts w:hint="eastAsia"/>
                <w:b/>
              </w:rPr>
              <w:t>3.85</w:t>
            </w:r>
          </w:p>
        </w:tc>
        <w:tc>
          <w:tcPr>
            <w:tcW w:w="2131" w:type="dxa"/>
          </w:tcPr>
          <w:p w14:paraId="28DBAA70" w14:textId="77777777" w:rsidR="005232A4" w:rsidRPr="005232A4" w:rsidRDefault="00085792" w:rsidP="00175DD4">
            <w:pPr>
              <w:ind w:firstLine="0"/>
              <w:jc w:val="right"/>
              <w:rPr>
                <w:b/>
              </w:rPr>
            </w:pPr>
            <w:r>
              <w:rPr>
                <w:rFonts w:hint="eastAsia"/>
                <w:b/>
              </w:rPr>
              <w:t>0.593</w:t>
            </w:r>
          </w:p>
        </w:tc>
      </w:tr>
    </w:tbl>
    <w:p w14:paraId="6F6A5D8D" w14:textId="77777777" w:rsidR="005848D5" w:rsidRDefault="00B3674B">
      <w:pPr>
        <w:pStyle w:val="af5"/>
        <w:numPr>
          <w:ilvl w:val="0"/>
          <w:numId w:val="20"/>
        </w:numPr>
        <w:ind w:left="426" w:firstLine="0"/>
        <w:rPr>
          <w:sz w:val="24"/>
          <w:szCs w:val="24"/>
        </w:rPr>
      </w:pPr>
      <w:r w:rsidRPr="00ED7397">
        <w:rPr>
          <w:rFonts w:hAnsi="SimSun"/>
          <w:sz w:val="24"/>
          <w:szCs w:val="24"/>
        </w:rPr>
        <w:t>软件设计目标</w:t>
      </w:r>
    </w:p>
    <w:p w14:paraId="5E93E840" w14:textId="77777777" w:rsidR="0017087B" w:rsidRPr="00ED504E" w:rsidRDefault="00175DD4" w:rsidP="00AB67F4">
      <w:pPr>
        <w:ind w:firstLine="450"/>
        <w:rPr>
          <w:sz w:val="24"/>
          <w:szCs w:val="24"/>
        </w:rPr>
      </w:pPr>
      <w:r w:rsidRPr="00ED504E">
        <w:rPr>
          <w:rFonts w:hAnsi="SimSun"/>
          <w:sz w:val="24"/>
          <w:szCs w:val="24"/>
        </w:rPr>
        <w:t>从表中可以看出，</w:t>
      </w:r>
      <w:r w:rsidRPr="00ED504E">
        <w:rPr>
          <w:sz w:val="24"/>
          <w:szCs w:val="24"/>
        </w:rPr>
        <w:t>Deep Sleep</w:t>
      </w:r>
      <w:r w:rsidRPr="00ED504E">
        <w:rPr>
          <w:rFonts w:hAnsi="SimSun"/>
          <w:sz w:val="24"/>
          <w:szCs w:val="24"/>
        </w:rPr>
        <w:t>模式下耗电最低，</w:t>
      </w:r>
      <w:r w:rsidRPr="00ED504E">
        <w:rPr>
          <w:sz w:val="24"/>
          <w:szCs w:val="24"/>
        </w:rPr>
        <w:t>Idle</w:t>
      </w:r>
      <w:r w:rsidRPr="00ED504E">
        <w:rPr>
          <w:rFonts w:hAnsi="SimSun"/>
          <w:sz w:val="24"/>
          <w:szCs w:val="24"/>
        </w:rPr>
        <w:t>模式其次。但在</w:t>
      </w:r>
      <w:r w:rsidRPr="00ED504E">
        <w:rPr>
          <w:sz w:val="24"/>
          <w:szCs w:val="24"/>
        </w:rPr>
        <w:t>Deep Sleep</w:t>
      </w:r>
      <w:r w:rsidRPr="00ED504E">
        <w:rPr>
          <w:rFonts w:hAnsi="SimSun"/>
          <w:sz w:val="24"/>
          <w:szCs w:val="24"/>
        </w:rPr>
        <w:t>模式下</w:t>
      </w:r>
      <w:r w:rsidRPr="00ED504E">
        <w:rPr>
          <w:sz w:val="24"/>
          <w:szCs w:val="24"/>
        </w:rPr>
        <w:t>MXT1664</w:t>
      </w:r>
      <w:r w:rsidRPr="00ED504E">
        <w:rPr>
          <w:rFonts w:hAnsi="SimSun"/>
          <w:sz w:val="24"/>
          <w:szCs w:val="24"/>
        </w:rPr>
        <w:t>无法响应触摸。因此，动态电源管理的目标是让</w:t>
      </w:r>
      <w:r w:rsidRPr="00ED504E">
        <w:rPr>
          <w:sz w:val="24"/>
          <w:szCs w:val="24"/>
        </w:rPr>
        <w:t>MXT1664</w:t>
      </w:r>
      <w:r w:rsidRPr="00ED504E">
        <w:rPr>
          <w:rFonts w:hAnsi="SimSun"/>
          <w:sz w:val="24"/>
          <w:szCs w:val="24"/>
        </w:rPr>
        <w:t>在空闲模式</w:t>
      </w:r>
      <w:r w:rsidRPr="00ED504E">
        <w:rPr>
          <w:rFonts w:hAnsi="SimSun"/>
          <w:sz w:val="24"/>
          <w:szCs w:val="24"/>
        </w:rPr>
        <w:lastRenderedPageBreak/>
        <w:t>下尽快进入</w:t>
      </w:r>
      <w:r w:rsidRPr="00ED504E">
        <w:rPr>
          <w:sz w:val="24"/>
          <w:szCs w:val="24"/>
        </w:rPr>
        <w:t>Idle</w:t>
      </w:r>
      <w:r w:rsidRPr="00ED504E">
        <w:rPr>
          <w:rFonts w:hAnsi="SimSun"/>
          <w:sz w:val="24"/>
          <w:szCs w:val="24"/>
        </w:rPr>
        <w:t>模式降低功耗</w:t>
      </w:r>
      <w:r w:rsidR="00AC623B" w:rsidRPr="00ED504E">
        <w:rPr>
          <w:rFonts w:hAnsi="SimSun"/>
          <w:sz w:val="24"/>
          <w:szCs w:val="24"/>
        </w:rPr>
        <w:t>而在用户不使用触摸屏时，比如</w:t>
      </w:r>
      <w:r w:rsidR="00AC623B" w:rsidRPr="00ED504E">
        <w:rPr>
          <w:sz w:val="24"/>
          <w:szCs w:val="24"/>
        </w:rPr>
        <w:t>LCD</w:t>
      </w:r>
      <w:r w:rsidR="00AC623B" w:rsidRPr="00ED504E">
        <w:rPr>
          <w:rFonts w:hAnsi="SimSun"/>
          <w:sz w:val="24"/>
          <w:szCs w:val="24"/>
        </w:rPr>
        <w:t>屏幕关闭后，让</w:t>
      </w:r>
      <w:r w:rsidR="00AC623B" w:rsidRPr="00ED504E">
        <w:rPr>
          <w:sz w:val="24"/>
          <w:szCs w:val="24"/>
        </w:rPr>
        <w:t>MXT1664</w:t>
      </w:r>
      <w:r w:rsidR="00AC623B" w:rsidRPr="00ED504E">
        <w:rPr>
          <w:rFonts w:hAnsi="SimSun"/>
          <w:sz w:val="24"/>
          <w:szCs w:val="24"/>
        </w:rPr>
        <w:t>进入</w:t>
      </w:r>
      <w:r w:rsidR="00AC623B" w:rsidRPr="00ED504E">
        <w:rPr>
          <w:sz w:val="24"/>
          <w:szCs w:val="24"/>
        </w:rPr>
        <w:t>Deep Sleep</w:t>
      </w:r>
      <w:r w:rsidR="00AC623B" w:rsidRPr="00ED504E">
        <w:rPr>
          <w:rFonts w:hAnsi="SimSun"/>
          <w:sz w:val="24"/>
          <w:szCs w:val="24"/>
        </w:rPr>
        <w:t>模式，从而将功耗降至最低。</w:t>
      </w:r>
    </w:p>
    <w:p w14:paraId="6B41CD2B" w14:textId="77777777" w:rsidR="005232A4" w:rsidRPr="00ED504E" w:rsidRDefault="00502F78" w:rsidP="00AB67F4">
      <w:pPr>
        <w:ind w:firstLine="450"/>
        <w:rPr>
          <w:sz w:val="24"/>
          <w:szCs w:val="24"/>
        </w:rPr>
      </w:pPr>
      <w:r w:rsidRPr="00ED504E">
        <w:rPr>
          <w:rFonts w:hAnsi="SimSun"/>
          <w:sz w:val="24"/>
          <w:szCs w:val="24"/>
        </w:rPr>
        <w:t>由于用户的触摸动作是随机的，</w:t>
      </w:r>
      <w:r w:rsidR="0017087B" w:rsidRPr="00ED504E">
        <w:rPr>
          <w:rFonts w:hAnsi="SimSun"/>
          <w:sz w:val="24"/>
          <w:szCs w:val="24"/>
        </w:rPr>
        <w:t>每两次触摸事件之间的设备空闲时间间隔不固定。考虑到</w:t>
      </w:r>
      <w:r w:rsidR="0017087B" w:rsidRPr="00ED504E">
        <w:rPr>
          <w:sz w:val="24"/>
          <w:szCs w:val="24"/>
        </w:rPr>
        <w:t>MXT1664</w:t>
      </w:r>
      <w:r w:rsidR="0017087B" w:rsidRPr="00ED504E">
        <w:rPr>
          <w:rFonts w:hAnsi="SimSun"/>
          <w:sz w:val="24"/>
          <w:szCs w:val="24"/>
        </w:rPr>
        <w:t>进入和退出</w:t>
      </w:r>
      <w:r w:rsidR="0017087B" w:rsidRPr="00ED504E">
        <w:rPr>
          <w:sz w:val="24"/>
          <w:szCs w:val="24"/>
        </w:rPr>
        <w:t>Idle</w:t>
      </w:r>
      <w:r w:rsidR="0017087B" w:rsidRPr="00ED504E">
        <w:rPr>
          <w:rFonts w:hAnsi="SimSun"/>
          <w:sz w:val="24"/>
          <w:szCs w:val="24"/>
        </w:rPr>
        <w:t>模式都需要一定都功耗开销，我们需要在只有</w:t>
      </w:r>
      <w:r w:rsidR="00F45BCA" w:rsidRPr="00ED504E">
        <w:rPr>
          <w:rFonts w:hAnsi="SimSun"/>
          <w:sz w:val="24"/>
          <w:szCs w:val="24"/>
        </w:rPr>
        <w:t>预测</w:t>
      </w:r>
      <w:r w:rsidR="0017087B" w:rsidRPr="00ED504E">
        <w:rPr>
          <w:rFonts w:hAnsi="SimSun"/>
          <w:sz w:val="24"/>
          <w:szCs w:val="24"/>
        </w:rPr>
        <w:t>设备的空闲时间足够长到可以补偿进入和退出</w:t>
      </w:r>
      <w:r w:rsidR="0017087B" w:rsidRPr="00ED504E">
        <w:rPr>
          <w:sz w:val="24"/>
          <w:szCs w:val="24"/>
        </w:rPr>
        <w:t>Idle</w:t>
      </w:r>
      <w:r w:rsidR="0017087B" w:rsidRPr="00ED504E">
        <w:rPr>
          <w:rFonts w:hAnsi="SimSun"/>
          <w:sz w:val="24"/>
          <w:szCs w:val="24"/>
        </w:rPr>
        <w:t>模式所花费的功耗时才进入</w:t>
      </w:r>
      <w:r w:rsidR="0017087B" w:rsidRPr="00ED504E">
        <w:rPr>
          <w:sz w:val="24"/>
          <w:szCs w:val="24"/>
        </w:rPr>
        <w:t>Runtime suspended</w:t>
      </w:r>
      <w:r w:rsidR="00B4507F" w:rsidRPr="00ED504E">
        <w:rPr>
          <w:rFonts w:hAnsi="SimSun"/>
          <w:sz w:val="24"/>
          <w:szCs w:val="24"/>
        </w:rPr>
        <w:t>状态，否则无法达到降低功耗的目的。关于如何预测</w:t>
      </w:r>
      <w:r w:rsidR="00F45BCA" w:rsidRPr="00ED504E">
        <w:rPr>
          <w:rFonts w:hAnsi="SimSun"/>
          <w:sz w:val="24"/>
          <w:szCs w:val="24"/>
        </w:rPr>
        <w:t>设备的空闲时间是否足够长，将在</w:t>
      </w:r>
      <w:r w:rsidR="00A21295">
        <w:rPr>
          <w:sz w:val="24"/>
          <w:szCs w:val="24"/>
        </w:rPr>
        <w:t>3.2.</w:t>
      </w:r>
      <w:r w:rsidR="00A21295">
        <w:rPr>
          <w:rFonts w:hint="eastAsia"/>
          <w:sz w:val="24"/>
          <w:szCs w:val="24"/>
        </w:rPr>
        <w:t>3</w:t>
      </w:r>
      <w:r w:rsidR="00F45BCA" w:rsidRPr="00ED504E">
        <w:rPr>
          <w:rFonts w:hAnsi="SimSun"/>
          <w:sz w:val="24"/>
          <w:szCs w:val="24"/>
        </w:rPr>
        <w:t>节中详细描述。</w:t>
      </w:r>
      <w:r w:rsidR="00F45BCA" w:rsidRPr="00ED504E">
        <w:rPr>
          <w:sz w:val="24"/>
          <w:szCs w:val="24"/>
        </w:rPr>
        <w:t xml:space="preserve"> </w:t>
      </w:r>
    </w:p>
    <w:p w14:paraId="5668D65E" w14:textId="77777777" w:rsidR="005848D5" w:rsidRDefault="00365FCF">
      <w:pPr>
        <w:pStyle w:val="af5"/>
        <w:numPr>
          <w:ilvl w:val="0"/>
          <w:numId w:val="20"/>
        </w:numPr>
        <w:ind w:left="142" w:firstLine="284"/>
        <w:rPr>
          <w:sz w:val="24"/>
          <w:szCs w:val="24"/>
        </w:rPr>
      </w:pPr>
      <w:r w:rsidRPr="00ED7397">
        <w:rPr>
          <w:rFonts w:hAnsi="SimSun"/>
          <w:sz w:val="24"/>
          <w:szCs w:val="24"/>
        </w:rPr>
        <w:t>驱动</w:t>
      </w:r>
      <w:r w:rsidR="0053381C">
        <w:rPr>
          <w:rFonts w:hAnsi="SimSun" w:hint="eastAsia"/>
          <w:sz w:val="24"/>
          <w:szCs w:val="24"/>
        </w:rPr>
        <w:t>架构</w:t>
      </w:r>
    </w:p>
    <w:p w14:paraId="0EF4B5C9" w14:textId="77777777" w:rsidR="006774F3" w:rsidRDefault="00A21295" w:rsidP="00A21295">
      <w:pPr>
        <w:ind w:firstLine="426"/>
        <w:rPr>
          <w:sz w:val="24"/>
          <w:szCs w:val="24"/>
        </w:rPr>
      </w:pPr>
      <w:r>
        <w:rPr>
          <w:rFonts w:hint="eastAsia"/>
          <w:sz w:val="24"/>
          <w:szCs w:val="24"/>
        </w:rPr>
        <w:t>MXT1664</w:t>
      </w:r>
      <w:r>
        <w:rPr>
          <w:rFonts w:hint="eastAsia"/>
          <w:sz w:val="24"/>
          <w:szCs w:val="24"/>
        </w:rPr>
        <w:t>驱动</w:t>
      </w:r>
      <w:r w:rsidR="003B7173">
        <w:rPr>
          <w:rFonts w:hint="eastAsia"/>
          <w:sz w:val="24"/>
          <w:szCs w:val="24"/>
        </w:rPr>
        <w:t>的动态电源管理相关部分架构</w:t>
      </w:r>
      <w:r>
        <w:rPr>
          <w:rFonts w:hint="eastAsia"/>
          <w:sz w:val="24"/>
          <w:szCs w:val="24"/>
        </w:rPr>
        <w:t>如图</w:t>
      </w:r>
      <w:r>
        <w:rPr>
          <w:rFonts w:hint="eastAsia"/>
          <w:sz w:val="24"/>
          <w:szCs w:val="24"/>
        </w:rPr>
        <w:t>3-4</w:t>
      </w:r>
      <w:r>
        <w:rPr>
          <w:rFonts w:hint="eastAsia"/>
          <w:sz w:val="24"/>
          <w:szCs w:val="24"/>
        </w:rPr>
        <w:t>所示。</w:t>
      </w:r>
      <w:r w:rsidR="00D254C6">
        <w:rPr>
          <w:rFonts w:hint="eastAsia"/>
          <w:sz w:val="24"/>
          <w:szCs w:val="24"/>
        </w:rPr>
        <w:t>其中绿色部分是需要实现的。</w:t>
      </w:r>
      <w:r w:rsidR="003B7173">
        <w:rPr>
          <w:rFonts w:hint="eastAsia"/>
          <w:sz w:val="24"/>
          <w:szCs w:val="24"/>
        </w:rPr>
        <w:t>这里只画出和动态电源管理相关部分。</w:t>
      </w:r>
      <w:r w:rsidR="00DD189C">
        <w:rPr>
          <w:rFonts w:hint="eastAsia"/>
          <w:sz w:val="24"/>
          <w:szCs w:val="24"/>
        </w:rPr>
        <w:t>在底层硬件之上，</w:t>
      </w:r>
      <w:r w:rsidR="00DD189C">
        <w:rPr>
          <w:rFonts w:hint="eastAsia"/>
          <w:sz w:val="24"/>
          <w:szCs w:val="24"/>
        </w:rPr>
        <w:t>Linux</w:t>
      </w:r>
      <w:r w:rsidR="00DD189C">
        <w:rPr>
          <w:rFonts w:hint="eastAsia"/>
          <w:sz w:val="24"/>
          <w:szCs w:val="24"/>
        </w:rPr>
        <w:t>的</w:t>
      </w:r>
      <w:r>
        <w:rPr>
          <w:rFonts w:hint="eastAsia"/>
          <w:sz w:val="24"/>
          <w:szCs w:val="24"/>
        </w:rPr>
        <w:t>Device Tree</w:t>
      </w:r>
      <w:r>
        <w:rPr>
          <w:rFonts w:hint="eastAsia"/>
          <w:sz w:val="24"/>
          <w:szCs w:val="24"/>
        </w:rPr>
        <w:t>中的设备节点配置了</w:t>
      </w:r>
      <w:r>
        <w:rPr>
          <w:rFonts w:hint="eastAsia"/>
          <w:sz w:val="24"/>
          <w:szCs w:val="24"/>
        </w:rPr>
        <w:t>MXT1664</w:t>
      </w:r>
      <w:r>
        <w:rPr>
          <w:rFonts w:hint="eastAsia"/>
          <w:sz w:val="24"/>
          <w:szCs w:val="24"/>
        </w:rPr>
        <w:t>触摸屏控制器在系统中所用到的资源，包括</w:t>
      </w:r>
      <w:r>
        <w:rPr>
          <w:rFonts w:hint="eastAsia"/>
          <w:sz w:val="24"/>
          <w:szCs w:val="24"/>
        </w:rPr>
        <w:t>I2C</w:t>
      </w:r>
      <w:r>
        <w:rPr>
          <w:rFonts w:hint="eastAsia"/>
          <w:sz w:val="24"/>
          <w:szCs w:val="24"/>
        </w:rPr>
        <w:t>总线控制器，</w:t>
      </w:r>
      <w:r w:rsidR="0059763D">
        <w:rPr>
          <w:rFonts w:hint="eastAsia"/>
          <w:sz w:val="24"/>
          <w:szCs w:val="24"/>
        </w:rPr>
        <w:t>I2C</w:t>
      </w:r>
      <w:r w:rsidR="0059763D">
        <w:rPr>
          <w:rFonts w:hint="eastAsia"/>
          <w:sz w:val="24"/>
          <w:szCs w:val="24"/>
        </w:rPr>
        <w:t>设备地址，复位、中断</w:t>
      </w:r>
      <w:r w:rsidR="0059763D">
        <w:rPr>
          <w:rFonts w:hint="eastAsia"/>
          <w:sz w:val="24"/>
          <w:szCs w:val="24"/>
        </w:rPr>
        <w:t>GPIO pin</w:t>
      </w:r>
      <w:r w:rsidR="0059763D">
        <w:rPr>
          <w:rFonts w:hint="eastAsia"/>
          <w:sz w:val="24"/>
          <w:szCs w:val="24"/>
        </w:rPr>
        <w:t>脚和电源</w:t>
      </w:r>
      <w:r w:rsidR="0059763D">
        <w:rPr>
          <w:rFonts w:hint="eastAsia"/>
          <w:sz w:val="24"/>
          <w:szCs w:val="24"/>
        </w:rPr>
        <w:t>regulator</w:t>
      </w:r>
      <w:r w:rsidR="006774F3">
        <w:rPr>
          <w:rFonts w:hint="eastAsia"/>
          <w:sz w:val="24"/>
          <w:szCs w:val="24"/>
        </w:rPr>
        <w:t>。这些硬件资源的配置是</w:t>
      </w:r>
      <w:r w:rsidR="00DD189C">
        <w:rPr>
          <w:rFonts w:hint="eastAsia"/>
          <w:sz w:val="24"/>
          <w:szCs w:val="24"/>
        </w:rPr>
        <w:t>和</w:t>
      </w:r>
      <w:r w:rsidR="006774F3">
        <w:rPr>
          <w:rFonts w:hint="eastAsia"/>
          <w:sz w:val="24"/>
          <w:szCs w:val="24"/>
        </w:rPr>
        <w:t>系统原理图</w:t>
      </w:r>
      <w:r w:rsidR="00DD189C">
        <w:rPr>
          <w:rFonts w:hint="eastAsia"/>
          <w:sz w:val="24"/>
          <w:szCs w:val="24"/>
        </w:rPr>
        <w:t>的</w:t>
      </w:r>
      <w:r w:rsidR="006774F3">
        <w:rPr>
          <w:rFonts w:hint="eastAsia"/>
          <w:sz w:val="24"/>
          <w:szCs w:val="24"/>
        </w:rPr>
        <w:t>设计</w:t>
      </w:r>
      <w:r w:rsidR="00DD189C">
        <w:rPr>
          <w:rFonts w:hint="eastAsia"/>
          <w:sz w:val="24"/>
          <w:szCs w:val="24"/>
        </w:rPr>
        <w:t>一致的。</w:t>
      </w:r>
    </w:p>
    <w:p w14:paraId="5CEE8721" w14:textId="77777777" w:rsidR="00E75AA7" w:rsidRPr="00E75AA7" w:rsidRDefault="00DD189C" w:rsidP="00A21295">
      <w:pPr>
        <w:ind w:firstLine="426"/>
        <w:rPr>
          <w:sz w:val="24"/>
          <w:szCs w:val="24"/>
        </w:rPr>
      </w:pPr>
      <w:r>
        <w:rPr>
          <w:rFonts w:hint="eastAsia"/>
          <w:sz w:val="24"/>
          <w:szCs w:val="24"/>
        </w:rPr>
        <w:t>在实际驱动层，</w:t>
      </w:r>
      <w:r w:rsidR="0059763D">
        <w:rPr>
          <w:rFonts w:hint="eastAsia"/>
          <w:sz w:val="24"/>
          <w:szCs w:val="24"/>
        </w:rPr>
        <w:t>驱动</w:t>
      </w:r>
      <w:r>
        <w:rPr>
          <w:rFonts w:hint="eastAsia"/>
          <w:sz w:val="24"/>
          <w:szCs w:val="24"/>
        </w:rPr>
        <w:t>程序</w:t>
      </w:r>
      <w:r w:rsidR="0059763D">
        <w:rPr>
          <w:rFonts w:hint="eastAsia"/>
          <w:sz w:val="24"/>
          <w:szCs w:val="24"/>
        </w:rPr>
        <w:t>通过配置</w:t>
      </w:r>
      <w:r w:rsidR="0059763D">
        <w:rPr>
          <w:rFonts w:hint="eastAsia"/>
          <w:sz w:val="24"/>
          <w:szCs w:val="24"/>
        </w:rPr>
        <w:t>I2C</w:t>
      </w:r>
      <w:r w:rsidR="0059763D">
        <w:rPr>
          <w:rFonts w:hint="eastAsia"/>
          <w:sz w:val="24"/>
          <w:szCs w:val="24"/>
        </w:rPr>
        <w:t>总线资源实现读写硬件寄存器，通过控制复位</w:t>
      </w:r>
      <w:r w:rsidR="0059763D">
        <w:rPr>
          <w:rFonts w:hint="eastAsia"/>
          <w:sz w:val="24"/>
          <w:szCs w:val="24"/>
        </w:rPr>
        <w:t>GPIO pin</w:t>
      </w:r>
      <w:r>
        <w:rPr>
          <w:rFonts w:hint="eastAsia"/>
          <w:sz w:val="24"/>
          <w:szCs w:val="24"/>
        </w:rPr>
        <w:t>脚操作和电源</w:t>
      </w:r>
      <w:r>
        <w:rPr>
          <w:rFonts w:hint="eastAsia"/>
          <w:sz w:val="24"/>
          <w:szCs w:val="24"/>
        </w:rPr>
        <w:t>regulator</w:t>
      </w:r>
      <w:r>
        <w:rPr>
          <w:rFonts w:hint="eastAsia"/>
          <w:sz w:val="24"/>
          <w:szCs w:val="24"/>
        </w:rPr>
        <w:t>来控制电源对硬件进行复位并实现上电初始化。硬件</w:t>
      </w:r>
      <w:r w:rsidR="0059763D">
        <w:rPr>
          <w:rFonts w:hint="eastAsia"/>
          <w:sz w:val="24"/>
          <w:szCs w:val="24"/>
        </w:rPr>
        <w:t>通过中断</w:t>
      </w:r>
      <w:r w:rsidR="0059763D">
        <w:rPr>
          <w:rFonts w:hint="eastAsia"/>
          <w:sz w:val="24"/>
          <w:szCs w:val="24"/>
        </w:rPr>
        <w:t>GPIO pin</w:t>
      </w:r>
      <w:r w:rsidR="0059763D">
        <w:rPr>
          <w:rFonts w:hint="eastAsia"/>
          <w:sz w:val="24"/>
          <w:szCs w:val="24"/>
        </w:rPr>
        <w:t>脚的状态</w:t>
      </w:r>
      <w:r>
        <w:rPr>
          <w:rFonts w:hint="eastAsia"/>
          <w:sz w:val="24"/>
          <w:szCs w:val="24"/>
        </w:rPr>
        <w:t>触发中断处理程序从而使驱动程序获取硬件状态和触摸事件控制。</w:t>
      </w:r>
    </w:p>
    <w:p w14:paraId="45C2F626" w14:textId="77777777" w:rsidR="00C26C73" w:rsidRDefault="00675698" w:rsidP="00C26C73">
      <w:pPr>
        <w:ind w:firstLine="0"/>
        <w:jc w:val="center"/>
        <w:rPr>
          <w:sz w:val="24"/>
          <w:szCs w:val="24"/>
        </w:rPr>
      </w:pPr>
      <w:r>
        <w:rPr>
          <w:rFonts w:hint="eastAsia"/>
          <w:noProof/>
          <w:snapToGrid/>
          <w:sz w:val="24"/>
          <w:szCs w:val="24"/>
        </w:rPr>
        <w:drawing>
          <wp:inline distT="0" distB="0" distL="0" distR="0" wp14:anchorId="22CE6289" wp14:editId="2070494B">
            <wp:extent cx="4959412" cy="3410975"/>
            <wp:effectExtent l="0" t="0" r="0" b="0"/>
            <wp:docPr id="21" name="Picture 20" descr="mxt_driver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xt_driver_arch.png"/>
                    <pic:cNvPicPr/>
                  </pic:nvPicPr>
                  <pic:blipFill rotWithShape="1">
                    <a:blip r:embed="rId20"/>
                    <a:srcRect t="9892" b="5957"/>
                    <a:stretch/>
                  </pic:blipFill>
                  <pic:spPr bwMode="auto">
                    <a:xfrm>
                      <a:off x="0" y="0"/>
                      <a:ext cx="4960556" cy="3411762"/>
                    </a:xfrm>
                    <a:prstGeom prst="rect">
                      <a:avLst/>
                    </a:prstGeom>
                    <a:ln>
                      <a:noFill/>
                    </a:ln>
                    <a:extLst>
                      <a:ext uri="{53640926-AAD7-44D8-BBD7-CCE9431645EC}">
                        <a14:shadowObscured xmlns:a14="http://schemas.microsoft.com/office/drawing/2010/main"/>
                      </a:ext>
                    </a:extLst>
                  </pic:spPr>
                </pic:pic>
              </a:graphicData>
            </a:graphic>
          </wp:inline>
        </w:drawing>
      </w:r>
    </w:p>
    <w:p w14:paraId="6369DEA1" w14:textId="77777777" w:rsidR="00C26C73" w:rsidRPr="000D2630" w:rsidRDefault="00C26C73" w:rsidP="00C26C73">
      <w:pPr>
        <w:pStyle w:val="af2"/>
        <w:jc w:val="center"/>
        <w:rPr>
          <w:rFonts w:ascii="Times New Roman" w:eastAsia="KaiTi" w:hAnsi="Times New Roman"/>
          <w:sz w:val="21"/>
          <w:szCs w:val="21"/>
          <w:rPrChange w:id="1622" w:author="Ling, Alex" w:date="2017-06-04T11:31:00Z">
            <w:rPr>
              <w:rFonts w:ascii="楷体" w:eastAsia="楷体" w:hAnsi="楷体"/>
              <w:sz w:val="21"/>
              <w:szCs w:val="21"/>
            </w:rPr>
          </w:rPrChange>
        </w:rPr>
      </w:pPr>
      <w:r w:rsidRPr="000D2630">
        <w:rPr>
          <w:rFonts w:ascii="Times New Roman" w:eastAsia="KaiTi" w:hAnsi="Times New Roman" w:hint="eastAsia"/>
          <w:sz w:val="21"/>
          <w:szCs w:val="21"/>
          <w:rPrChange w:id="1623" w:author="Ling, Alex" w:date="2017-06-04T11:31:00Z">
            <w:rPr>
              <w:rFonts w:ascii="楷体" w:eastAsia="楷体" w:hAnsi="楷体" w:hint="eastAsia"/>
              <w:sz w:val="21"/>
              <w:szCs w:val="21"/>
            </w:rPr>
          </w:rPrChange>
        </w:rPr>
        <w:t>图</w:t>
      </w:r>
      <w:r w:rsidRPr="000D2630">
        <w:rPr>
          <w:rFonts w:ascii="Times New Roman" w:eastAsia="KaiTi" w:hAnsi="Times New Roman"/>
          <w:sz w:val="21"/>
          <w:szCs w:val="21"/>
          <w:rPrChange w:id="1624" w:author="Ling, Alex" w:date="2017-06-04T11:31:00Z">
            <w:rPr>
              <w:rFonts w:ascii="楷体" w:eastAsia="楷体" w:hAnsi="楷体"/>
              <w:sz w:val="21"/>
              <w:szCs w:val="21"/>
            </w:rPr>
          </w:rPrChange>
        </w:rPr>
        <w:t xml:space="preserve"> 3-4 MXT1664</w:t>
      </w:r>
      <w:r w:rsidRPr="000D2630">
        <w:rPr>
          <w:rFonts w:ascii="Times New Roman" w:eastAsia="KaiTi" w:hAnsi="Times New Roman" w:hint="eastAsia"/>
          <w:sz w:val="21"/>
          <w:szCs w:val="21"/>
          <w:rPrChange w:id="1625" w:author="Ling, Alex" w:date="2017-06-04T11:31:00Z">
            <w:rPr>
              <w:rFonts w:ascii="楷体" w:eastAsia="楷体" w:hAnsi="楷体" w:hint="eastAsia"/>
              <w:sz w:val="21"/>
              <w:szCs w:val="21"/>
            </w:rPr>
          </w:rPrChange>
        </w:rPr>
        <w:t>驱动架构</w:t>
      </w:r>
      <w:r w:rsidR="003B7173" w:rsidRPr="000D2630">
        <w:rPr>
          <w:rFonts w:ascii="Times New Roman" w:eastAsia="KaiTi" w:hAnsi="Times New Roman"/>
          <w:sz w:val="21"/>
          <w:szCs w:val="21"/>
          <w:rPrChange w:id="1626" w:author="Ling, Alex" w:date="2017-06-04T11:31:00Z">
            <w:rPr>
              <w:rFonts w:ascii="楷体" w:eastAsia="楷体" w:hAnsi="楷体"/>
              <w:sz w:val="21"/>
              <w:szCs w:val="21"/>
            </w:rPr>
          </w:rPrChange>
        </w:rPr>
        <w:t>(</w:t>
      </w:r>
      <w:r w:rsidR="003B7173" w:rsidRPr="000D2630">
        <w:rPr>
          <w:rFonts w:ascii="Times New Roman" w:eastAsia="KaiTi" w:hAnsi="Times New Roman" w:hint="eastAsia"/>
          <w:sz w:val="21"/>
          <w:szCs w:val="21"/>
          <w:rPrChange w:id="1627" w:author="Ling, Alex" w:date="2017-06-04T11:31:00Z">
            <w:rPr>
              <w:rFonts w:ascii="楷体" w:eastAsia="楷体" w:hAnsi="楷体" w:hint="eastAsia"/>
              <w:sz w:val="21"/>
              <w:szCs w:val="21"/>
            </w:rPr>
          </w:rPrChange>
        </w:rPr>
        <w:t>动态电源管理相关</w:t>
      </w:r>
      <w:r w:rsidR="003B7173" w:rsidRPr="000D2630">
        <w:rPr>
          <w:rFonts w:ascii="Times New Roman" w:eastAsia="KaiTi" w:hAnsi="Times New Roman"/>
          <w:sz w:val="21"/>
          <w:szCs w:val="21"/>
          <w:rPrChange w:id="1628" w:author="Ling, Alex" w:date="2017-06-04T11:31:00Z">
            <w:rPr>
              <w:rFonts w:ascii="楷体" w:eastAsia="楷体" w:hAnsi="楷体"/>
              <w:sz w:val="21"/>
              <w:szCs w:val="21"/>
            </w:rPr>
          </w:rPrChange>
        </w:rPr>
        <w:t>)</w:t>
      </w:r>
    </w:p>
    <w:p w14:paraId="6F8EA39F" w14:textId="77777777" w:rsidR="00C26C73" w:rsidRPr="000D2630" w:rsidRDefault="00C26C73" w:rsidP="00C26C73">
      <w:pPr>
        <w:pStyle w:val="af2"/>
        <w:jc w:val="center"/>
        <w:rPr>
          <w:rFonts w:ascii="Times New Roman" w:eastAsia="KaiTi" w:hAnsi="Times New Roman"/>
          <w:sz w:val="21"/>
          <w:szCs w:val="21"/>
          <w:rPrChange w:id="1629" w:author="Ling, Alex" w:date="2017-06-04T11:31:00Z">
            <w:rPr>
              <w:rFonts w:ascii="Times New Roman" w:hAnsi="Times New Roman"/>
              <w:sz w:val="21"/>
              <w:szCs w:val="21"/>
            </w:rPr>
          </w:rPrChange>
        </w:rPr>
      </w:pPr>
      <w:r w:rsidRPr="000D2630">
        <w:rPr>
          <w:rFonts w:ascii="Times New Roman" w:eastAsia="KaiTi" w:hAnsi="Times New Roman"/>
          <w:sz w:val="21"/>
          <w:szCs w:val="21"/>
          <w:rPrChange w:id="1630" w:author="Ling, Alex" w:date="2017-06-04T11:31:00Z">
            <w:rPr>
              <w:rFonts w:ascii="Times New Roman" w:hAnsi="Times New Roman"/>
              <w:sz w:val="21"/>
              <w:szCs w:val="21"/>
            </w:rPr>
          </w:rPrChange>
        </w:rPr>
        <w:t>Figure 3-</w:t>
      </w:r>
      <w:r w:rsidR="00E75AA7" w:rsidRPr="000D2630">
        <w:rPr>
          <w:rFonts w:ascii="Times New Roman" w:eastAsia="KaiTi" w:hAnsi="Times New Roman"/>
          <w:sz w:val="21"/>
          <w:szCs w:val="21"/>
          <w:rPrChange w:id="1631" w:author="Ling, Alex" w:date="2017-06-04T11:31:00Z">
            <w:rPr>
              <w:rFonts w:ascii="Times New Roman" w:hAnsi="Times New Roman"/>
              <w:sz w:val="21"/>
              <w:szCs w:val="21"/>
            </w:rPr>
          </w:rPrChange>
        </w:rPr>
        <w:t>4</w:t>
      </w:r>
      <w:r w:rsidRPr="000D2630">
        <w:rPr>
          <w:rFonts w:ascii="Times New Roman" w:eastAsia="KaiTi" w:hAnsi="Times New Roman"/>
          <w:sz w:val="21"/>
          <w:szCs w:val="21"/>
          <w:rPrChange w:id="1632" w:author="Ling, Alex" w:date="2017-06-04T11:31:00Z">
            <w:rPr>
              <w:rFonts w:ascii="Times New Roman" w:hAnsi="Times New Roman"/>
              <w:sz w:val="21"/>
              <w:szCs w:val="21"/>
            </w:rPr>
          </w:rPrChange>
        </w:rPr>
        <w:t xml:space="preserve"> MXT1664 driver </w:t>
      </w:r>
      <w:del w:id="1633" w:author="alling" w:date="2017-04-04T16:16:00Z">
        <w:r w:rsidRPr="000D2630" w:rsidDel="00FF6F09">
          <w:rPr>
            <w:rFonts w:ascii="Times New Roman" w:eastAsia="KaiTi" w:hAnsi="Times New Roman"/>
            <w:sz w:val="21"/>
            <w:szCs w:val="21"/>
            <w:rPrChange w:id="1634" w:author="Ling, Alex" w:date="2017-06-04T11:31:00Z">
              <w:rPr>
                <w:rFonts w:ascii="Times New Roman" w:hAnsi="Times New Roman"/>
                <w:sz w:val="21"/>
                <w:szCs w:val="21"/>
              </w:rPr>
            </w:rPrChange>
          </w:rPr>
          <w:delText>architecture</w:delText>
        </w:r>
        <w:r w:rsidR="003B7173" w:rsidRPr="000D2630" w:rsidDel="00FF6F09">
          <w:rPr>
            <w:rFonts w:ascii="Times New Roman" w:eastAsia="KaiTi" w:hAnsi="Times New Roman"/>
            <w:sz w:val="21"/>
            <w:szCs w:val="21"/>
            <w:rPrChange w:id="1635" w:author="Ling, Alex" w:date="2017-06-04T11:31:00Z">
              <w:rPr>
                <w:rFonts w:ascii="Times New Roman" w:hAnsi="Times New Roman"/>
                <w:sz w:val="21"/>
                <w:szCs w:val="21"/>
              </w:rPr>
            </w:rPrChange>
          </w:rPr>
          <w:delText>(</w:delText>
        </w:r>
      </w:del>
      <w:ins w:id="1636" w:author="alling" w:date="2017-04-04T16:16:00Z">
        <w:r w:rsidR="00FF6F09" w:rsidRPr="000D2630">
          <w:rPr>
            <w:rFonts w:ascii="Times New Roman" w:eastAsia="KaiTi" w:hAnsi="Times New Roman"/>
            <w:sz w:val="21"/>
            <w:szCs w:val="21"/>
            <w:rPrChange w:id="1637" w:author="Ling, Alex" w:date="2017-06-04T11:31:00Z">
              <w:rPr>
                <w:rFonts w:ascii="Times New Roman" w:hAnsi="Times New Roman"/>
                <w:sz w:val="21"/>
                <w:szCs w:val="21"/>
              </w:rPr>
            </w:rPrChange>
          </w:rPr>
          <w:t>architecture (</w:t>
        </w:r>
      </w:ins>
      <w:r w:rsidR="003B7173" w:rsidRPr="000D2630">
        <w:rPr>
          <w:rFonts w:ascii="Times New Roman" w:eastAsia="KaiTi" w:hAnsi="Times New Roman"/>
          <w:sz w:val="21"/>
          <w:szCs w:val="21"/>
          <w:rPrChange w:id="1638" w:author="Ling, Alex" w:date="2017-06-04T11:31:00Z">
            <w:rPr>
              <w:rFonts w:ascii="Times New Roman" w:hAnsi="Times New Roman"/>
              <w:sz w:val="21"/>
              <w:szCs w:val="21"/>
            </w:rPr>
          </w:rPrChange>
        </w:rPr>
        <w:t>dynamic power management)</w:t>
      </w:r>
    </w:p>
    <w:p w14:paraId="4E28027F" w14:textId="77777777" w:rsidR="00DD189C" w:rsidRDefault="0059763D" w:rsidP="00791D7E">
      <w:pPr>
        <w:rPr>
          <w:sz w:val="24"/>
          <w:szCs w:val="24"/>
        </w:rPr>
      </w:pPr>
      <w:r w:rsidRPr="003B2363">
        <w:rPr>
          <w:rFonts w:hint="eastAsia"/>
          <w:sz w:val="24"/>
          <w:szCs w:val="24"/>
        </w:rPr>
        <w:lastRenderedPageBreak/>
        <w:t>在上层，驱动通过注册为</w:t>
      </w:r>
      <w:r w:rsidRPr="003B2363">
        <w:rPr>
          <w:rFonts w:hint="eastAsia"/>
          <w:sz w:val="24"/>
          <w:szCs w:val="24"/>
        </w:rPr>
        <w:t>Linux input</w:t>
      </w:r>
      <w:r w:rsidRPr="003B2363">
        <w:rPr>
          <w:rFonts w:hint="eastAsia"/>
          <w:sz w:val="24"/>
          <w:szCs w:val="24"/>
        </w:rPr>
        <w:t>设备与设备框架进行交互，将底层触摸事件的数据坐标转换成标准的</w:t>
      </w:r>
      <w:r w:rsidRPr="003B2363">
        <w:rPr>
          <w:rFonts w:hint="eastAsia"/>
          <w:sz w:val="24"/>
          <w:szCs w:val="24"/>
        </w:rPr>
        <w:t>input</w:t>
      </w:r>
      <w:r w:rsidRPr="003B2363">
        <w:rPr>
          <w:rFonts w:hint="eastAsia"/>
          <w:sz w:val="24"/>
          <w:szCs w:val="24"/>
        </w:rPr>
        <w:t>设备事件</w:t>
      </w:r>
      <w:r w:rsidR="001B4580" w:rsidRPr="003B2363">
        <w:rPr>
          <w:rFonts w:hint="eastAsia"/>
          <w:sz w:val="24"/>
          <w:szCs w:val="24"/>
        </w:rPr>
        <w:t>供用户空间的应用程序框架读取。</w:t>
      </w:r>
      <w:r w:rsidR="00DD189C">
        <w:rPr>
          <w:rFonts w:hint="eastAsia"/>
          <w:sz w:val="24"/>
          <w:szCs w:val="24"/>
        </w:rPr>
        <w:t>应用程序通过</w:t>
      </w:r>
      <w:r w:rsidR="00DD189C">
        <w:rPr>
          <w:rFonts w:hint="eastAsia"/>
          <w:sz w:val="24"/>
          <w:szCs w:val="24"/>
        </w:rPr>
        <w:t>Linux</w:t>
      </w:r>
      <w:r w:rsidR="00DD189C">
        <w:rPr>
          <w:rFonts w:hint="eastAsia"/>
          <w:sz w:val="24"/>
          <w:szCs w:val="24"/>
        </w:rPr>
        <w:t>内核的系统调接口可以打开或关闭</w:t>
      </w:r>
      <w:r w:rsidR="00DD189C">
        <w:rPr>
          <w:rFonts w:hint="eastAsia"/>
          <w:sz w:val="24"/>
          <w:szCs w:val="24"/>
        </w:rPr>
        <w:t>MXT1664</w:t>
      </w:r>
      <w:r w:rsidR="00DD189C">
        <w:rPr>
          <w:rFonts w:hint="eastAsia"/>
          <w:sz w:val="24"/>
          <w:szCs w:val="24"/>
        </w:rPr>
        <w:t>的</w:t>
      </w:r>
      <w:r w:rsidR="00DD189C">
        <w:rPr>
          <w:rFonts w:hint="eastAsia"/>
          <w:sz w:val="24"/>
          <w:szCs w:val="24"/>
        </w:rPr>
        <w:t>input</w:t>
      </w:r>
      <w:r w:rsidR="00DD189C">
        <w:rPr>
          <w:rFonts w:hint="eastAsia"/>
          <w:sz w:val="24"/>
          <w:szCs w:val="24"/>
        </w:rPr>
        <w:t>设备节点，并从节点读取触摸事件的坐标。将坐标与屏幕上显示的应用程序用户接口</w:t>
      </w:r>
      <w:r w:rsidR="00DD189C">
        <w:rPr>
          <w:rFonts w:hint="eastAsia"/>
          <w:sz w:val="24"/>
          <w:szCs w:val="24"/>
        </w:rPr>
        <w:t>(UI)</w:t>
      </w:r>
      <w:r w:rsidR="00DD189C">
        <w:rPr>
          <w:rFonts w:hint="eastAsia"/>
          <w:sz w:val="24"/>
          <w:szCs w:val="24"/>
        </w:rPr>
        <w:t>元素布局坐标比较，就可以获取发生触摸事件的具体元素从而</w:t>
      </w:r>
      <w:r w:rsidR="00340CF8">
        <w:rPr>
          <w:rFonts w:hint="eastAsia"/>
          <w:sz w:val="24"/>
          <w:szCs w:val="24"/>
        </w:rPr>
        <w:t>触发相应的用户触摸事件。</w:t>
      </w:r>
    </w:p>
    <w:p w14:paraId="6FF4A62A" w14:textId="77777777" w:rsidR="00791D7E" w:rsidRPr="003B2363" w:rsidRDefault="00340CF8" w:rsidP="00791D7E">
      <w:pPr>
        <w:rPr>
          <w:sz w:val="24"/>
          <w:szCs w:val="24"/>
        </w:rPr>
      </w:pPr>
      <w:r>
        <w:rPr>
          <w:rFonts w:hint="eastAsia"/>
          <w:sz w:val="24"/>
          <w:szCs w:val="24"/>
        </w:rPr>
        <w:t>在设备电源管理方面</w:t>
      </w:r>
      <w:r w:rsidR="001B4580" w:rsidRPr="003B2363">
        <w:rPr>
          <w:rFonts w:hint="eastAsia"/>
          <w:sz w:val="24"/>
          <w:szCs w:val="24"/>
        </w:rPr>
        <w:t>，</w:t>
      </w:r>
      <w:r>
        <w:rPr>
          <w:rFonts w:hint="eastAsia"/>
          <w:sz w:val="24"/>
          <w:szCs w:val="24"/>
        </w:rPr>
        <w:t>驱动程序</w:t>
      </w:r>
      <w:r w:rsidR="00947BF4">
        <w:rPr>
          <w:rFonts w:hint="eastAsia"/>
          <w:sz w:val="24"/>
          <w:szCs w:val="24"/>
        </w:rPr>
        <w:t>实现了动态电源管理和静态电源管理。</w:t>
      </w:r>
      <w:r w:rsidR="00947BF4" w:rsidRPr="003B2363">
        <w:rPr>
          <w:rFonts w:hint="eastAsia"/>
          <w:sz w:val="24"/>
          <w:szCs w:val="24"/>
        </w:rPr>
        <w:t>在动态电源管理方面，通过实现</w:t>
      </w:r>
      <w:r w:rsidR="00947BF4" w:rsidRPr="003B2363">
        <w:rPr>
          <w:rFonts w:hint="eastAsia"/>
          <w:sz w:val="24"/>
          <w:szCs w:val="24"/>
        </w:rPr>
        <w:t>Runtime PM</w:t>
      </w:r>
      <w:r w:rsidR="00947BF4" w:rsidRPr="003B2363">
        <w:rPr>
          <w:rFonts w:hint="eastAsia"/>
          <w:sz w:val="24"/>
          <w:szCs w:val="24"/>
        </w:rPr>
        <w:t>框架的</w:t>
      </w:r>
      <w:r w:rsidR="00947BF4" w:rsidRPr="003B2363">
        <w:rPr>
          <w:rFonts w:hint="eastAsia"/>
          <w:sz w:val="24"/>
          <w:szCs w:val="24"/>
        </w:rPr>
        <w:t>runtime_suspend</w:t>
      </w:r>
      <w:r w:rsidR="00947BF4" w:rsidRPr="003B2363">
        <w:rPr>
          <w:rFonts w:hint="eastAsia"/>
          <w:sz w:val="24"/>
          <w:szCs w:val="24"/>
        </w:rPr>
        <w:t>、</w:t>
      </w:r>
      <w:r w:rsidR="00947BF4" w:rsidRPr="003B2363">
        <w:rPr>
          <w:rFonts w:hint="eastAsia"/>
          <w:sz w:val="24"/>
          <w:szCs w:val="24"/>
        </w:rPr>
        <w:t>runtime_resume</w:t>
      </w:r>
      <w:r w:rsidR="00947BF4" w:rsidRPr="003B2363">
        <w:rPr>
          <w:rFonts w:hint="eastAsia"/>
          <w:sz w:val="24"/>
          <w:szCs w:val="24"/>
        </w:rPr>
        <w:t>和</w:t>
      </w:r>
      <w:r w:rsidR="00947BF4" w:rsidRPr="003B2363">
        <w:rPr>
          <w:rFonts w:hint="eastAsia"/>
          <w:sz w:val="24"/>
          <w:szCs w:val="24"/>
        </w:rPr>
        <w:t>runtime_idle</w:t>
      </w:r>
      <w:r w:rsidR="00947BF4" w:rsidRPr="003B2363">
        <w:rPr>
          <w:rFonts w:hint="eastAsia"/>
          <w:sz w:val="24"/>
          <w:szCs w:val="24"/>
        </w:rPr>
        <w:t>回调函数来实现从</w:t>
      </w:r>
      <w:r w:rsidR="00947BF4" w:rsidRPr="003B2363">
        <w:rPr>
          <w:rFonts w:hint="eastAsia"/>
          <w:sz w:val="24"/>
          <w:szCs w:val="24"/>
        </w:rPr>
        <w:t>Runtime Active</w:t>
      </w:r>
      <w:r w:rsidR="00947BF4" w:rsidRPr="003B2363">
        <w:rPr>
          <w:rFonts w:hint="eastAsia"/>
          <w:sz w:val="24"/>
          <w:szCs w:val="24"/>
        </w:rPr>
        <w:t>到</w:t>
      </w:r>
      <w:r w:rsidR="00947BF4" w:rsidRPr="003B2363">
        <w:rPr>
          <w:rFonts w:hint="eastAsia"/>
          <w:sz w:val="24"/>
          <w:szCs w:val="24"/>
        </w:rPr>
        <w:t>Idle</w:t>
      </w:r>
      <w:r w:rsidR="00947BF4" w:rsidRPr="003B2363">
        <w:rPr>
          <w:rFonts w:hint="eastAsia"/>
          <w:sz w:val="24"/>
          <w:szCs w:val="24"/>
        </w:rPr>
        <w:t>再到</w:t>
      </w:r>
      <w:r w:rsidR="00947BF4" w:rsidRPr="003B2363">
        <w:rPr>
          <w:rFonts w:hint="eastAsia"/>
          <w:sz w:val="24"/>
          <w:szCs w:val="24"/>
        </w:rPr>
        <w:t>Suspended</w:t>
      </w:r>
      <w:r w:rsidR="00947BF4" w:rsidRPr="003B2363">
        <w:rPr>
          <w:rFonts w:hint="eastAsia"/>
          <w:sz w:val="24"/>
          <w:szCs w:val="24"/>
        </w:rPr>
        <w:t>状态的转换。整个驱动以及</w:t>
      </w:r>
      <w:r w:rsidR="00947BF4" w:rsidRPr="003B2363">
        <w:rPr>
          <w:rFonts w:hint="eastAsia"/>
          <w:sz w:val="24"/>
          <w:szCs w:val="24"/>
        </w:rPr>
        <w:t>runtime_suspend, runtime_resume</w:t>
      </w:r>
      <w:r w:rsidR="00947BF4" w:rsidRPr="003B2363">
        <w:rPr>
          <w:rFonts w:hint="eastAsia"/>
          <w:sz w:val="24"/>
          <w:szCs w:val="24"/>
        </w:rPr>
        <w:t>和</w:t>
      </w:r>
      <w:r w:rsidR="00947BF4" w:rsidRPr="003B2363">
        <w:rPr>
          <w:rFonts w:hint="eastAsia"/>
          <w:sz w:val="24"/>
          <w:szCs w:val="24"/>
        </w:rPr>
        <w:t>runtime_idle</w:t>
      </w:r>
      <w:r w:rsidR="00947BF4" w:rsidRPr="003B2363">
        <w:rPr>
          <w:rFonts w:hint="eastAsia"/>
          <w:sz w:val="24"/>
          <w:szCs w:val="24"/>
        </w:rPr>
        <w:t>回调函数的流程将在</w:t>
      </w:r>
      <w:r w:rsidR="00947BF4" w:rsidRPr="003B2363">
        <w:rPr>
          <w:rFonts w:hint="eastAsia"/>
          <w:sz w:val="24"/>
          <w:szCs w:val="24"/>
        </w:rPr>
        <w:t>4.2.3</w:t>
      </w:r>
      <w:r w:rsidR="00947BF4" w:rsidRPr="003B2363">
        <w:rPr>
          <w:rFonts w:hint="eastAsia"/>
          <w:sz w:val="24"/>
          <w:szCs w:val="24"/>
        </w:rPr>
        <w:t>节中详细描述。</w:t>
      </w:r>
      <w:r w:rsidR="00947BF4">
        <w:rPr>
          <w:rFonts w:hint="eastAsia"/>
          <w:sz w:val="24"/>
          <w:szCs w:val="24"/>
        </w:rPr>
        <w:t>在静态电源管理方面，</w:t>
      </w:r>
      <w:r w:rsidR="001B4580" w:rsidRPr="003B2363">
        <w:rPr>
          <w:rFonts w:hint="eastAsia"/>
          <w:sz w:val="24"/>
          <w:szCs w:val="24"/>
        </w:rPr>
        <w:t>通过注册</w:t>
      </w:r>
      <w:r w:rsidR="00235EBD" w:rsidRPr="003B2363">
        <w:rPr>
          <w:rFonts w:hint="eastAsia"/>
          <w:sz w:val="24"/>
          <w:szCs w:val="24"/>
        </w:rPr>
        <w:t>Linux</w:t>
      </w:r>
      <w:r w:rsidR="00235EBD" w:rsidRPr="003B2363">
        <w:rPr>
          <w:rFonts w:hint="eastAsia"/>
          <w:sz w:val="24"/>
          <w:szCs w:val="24"/>
        </w:rPr>
        <w:t>内核</w:t>
      </w:r>
      <w:r w:rsidR="00235EBD" w:rsidRPr="003B2363">
        <w:rPr>
          <w:rFonts w:hint="eastAsia"/>
          <w:sz w:val="24"/>
          <w:szCs w:val="24"/>
        </w:rPr>
        <w:t>PM Core</w:t>
      </w:r>
      <w:r w:rsidR="00235EBD" w:rsidRPr="003B2363">
        <w:rPr>
          <w:rFonts w:hint="eastAsia"/>
          <w:sz w:val="24"/>
          <w:szCs w:val="24"/>
        </w:rPr>
        <w:t>框架的</w:t>
      </w:r>
      <w:r w:rsidR="00235EBD" w:rsidRPr="003B2363">
        <w:rPr>
          <w:rFonts w:hint="eastAsia"/>
          <w:sz w:val="24"/>
          <w:szCs w:val="24"/>
        </w:rPr>
        <w:t>suspend</w:t>
      </w:r>
      <w:r w:rsidR="00235EBD" w:rsidRPr="003B2363">
        <w:rPr>
          <w:rFonts w:hint="eastAsia"/>
          <w:sz w:val="24"/>
          <w:szCs w:val="24"/>
        </w:rPr>
        <w:t>和</w:t>
      </w:r>
      <w:r w:rsidR="00235EBD" w:rsidRPr="003B2363">
        <w:rPr>
          <w:rFonts w:hint="eastAsia"/>
          <w:sz w:val="24"/>
          <w:szCs w:val="24"/>
        </w:rPr>
        <w:t>resume</w:t>
      </w:r>
      <w:r w:rsidR="00235EBD" w:rsidRPr="003B2363">
        <w:rPr>
          <w:rFonts w:hint="eastAsia"/>
          <w:sz w:val="24"/>
          <w:szCs w:val="24"/>
        </w:rPr>
        <w:t>回调函数，实现设备驱动的</w:t>
      </w:r>
      <w:r w:rsidR="00235EBD" w:rsidRPr="003B2363">
        <w:rPr>
          <w:rFonts w:hint="eastAsia"/>
          <w:sz w:val="24"/>
          <w:szCs w:val="24"/>
        </w:rPr>
        <w:t>Suspend-to-RAM</w:t>
      </w:r>
      <w:r w:rsidR="00235EBD" w:rsidRPr="003B2363">
        <w:rPr>
          <w:rFonts w:hint="eastAsia"/>
          <w:sz w:val="24"/>
          <w:szCs w:val="24"/>
        </w:rPr>
        <w:t>静态电源管理机制。</w:t>
      </w:r>
      <w:r w:rsidR="00947BF4">
        <w:rPr>
          <w:rFonts w:hint="eastAsia"/>
          <w:sz w:val="24"/>
          <w:szCs w:val="24"/>
        </w:rPr>
        <w:t>根据</w:t>
      </w:r>
      <w:r w:rsidR="00947BF4">
        <w:rPr>
          <w:rFonts w:hint="eastAsia"/>
          <w:sz w:val="24"/>
          <w:szCs w:val="24"/>
        </w:rPr>
        <w:t>Suspend-to-RAM</w:t>
      </w:r>
      <w:r w:rsidR="00947BF4">
        <w:rPr>
          <w:rFonts w:hint="eastAsia"/>
          <w:sz w:val="24"/>
          <w:szCs w:val="24"/>
        </w:rPr>
        <w:t>机制的设计，</w:t>
      </w:r>
      <w:r w:rsidR="00947BF4">
        <w:rPr>
          <w:rFonts w:hint="eastAsia"/>
          <w:sz w:val="24"/>
          <w:szCs w:val="24"/>
        </w:rPr>
        <w:t>suspend</w:t>
      </w:r>
      <w:r w:rsidR="00947BF4">
        <w:rPr>
          <w:rFonts w:hint="eastAsia"/>
          <w:sz w:val="24"/>
          <w:szCs w:val="24"/>
        </w:rPr>
        <w:t>回调函数用于在整个系统进入</w:t>
      </w:r>
      <w:r w:rsidR="00947BF4">
        <w:rPr>
          <w:rFonts w:hint="eastAsia"/>
          <w:sz w:val="24"/>
          <w:szCs w:val="24"/>
        </w:rPr>
        <w:t>suspend</w:t>
      </w:r>
      <w:r w:rsidR="00947BF4">
        <w:rPr>
          <w:rFonts w:hint="eastAsia"/>
          <w:sz w:val="24"/>
          <w:szCs w:val="24"/>
        </w:rPr>
        <w:t>状态时将触摸屏切换到最低功耗状态；而</w:t>
      </w:r>
      <w:r w:rsidR="00947BF4">
        <w:rPr>
          <w:rFonts w:hint="eastAsia"/>
          <w:sz w:val="24"/>
          <w:szCs w:val="24"/>
        </w:rPr>
        <w:t>resume</w:t>
      </w:r>
      <w:r w:rsidR="00947BF4">
        <w:rPr>
          <w:rFonts w:hint="eastAsia"/>
          <w:sz w:val="24"/>
          <w:szCs w:val="24"/>
        </w:rPr>
        <w:t>回调函数则用于在系统从</w:t>
      </w:r>
      <w:r w:rsidR="00947BF4">
        <w:rPr>
          <w:rFonts w:hint="eastAsia"/>
          <w:sz w:val="24"/>
          <w:szCs w:val="24"/>
        </w:rPr>
        <w:t>suspend</w:t>
      </w:r>
      <w:r w:rsidR="00947BF4">
        <w:rPr>
          <w:rFonts w:hint="eastAsia"/>
          <w:sz w:val="24"/>
          <w:szCs w:val="24"/>
        </w:rPr>
        <w:t>状态切换回正常工作状态时将触摸屏恢复到</w:t>
      </w:r>
      <w:r w:rsidR="00947BF4">
        <w:rPr>
          <w:rFonts w:hint="eastAsia"/>
          <w:sz w:val="24"/>
          <w:szCs w:val="24"/>
        </w:rPr>
        <w:t>suspend</w:t>
      </w:r>
      <w:r w:rsidR="00947BF4">
        <w:rPr>
          <w:rFonts w:hint="eastAsia"/>
          <w:sz w:val="24"/>
          <w:szCs w:val="24"/>
        </w:rPr>
        <w:t>之前的状态。为达到系统</w:t>
      </w:r>
      <w:r w:rsidR="00947BF4">
        <w:rPr>
          <w:rFonts w:hint="eastAsia"/>
          <w:sz w:val="24"/>
          <w:szCs w:val="24"/>
        </w:rPr>
        <w:t>suspend</w:t>
      </w:r>
      <w:r w:rsidR="00947BF4">
        <w:rPr>
          <w:rFonts w:hint="eastAsia"/>
          <w:sz w:val="24"/>
          <w:szCs w:val="24"/>
        </w:rPr>
        <w:t>状态下触摸屏的最低功耗，</w:t>
      </w:r>
      <w:r w:rsidR="00947BF4">
        <w:rPr>
          <w:rFonts w:hint="eastAsia"/>
          <w:sz w:val="24"/>
          <w:szCs w:val="24"/>
        </w:rPr>
        <w:t>suspend</w:t>
      </w:r>
      <w:r w:rsidR="00947BF4">
        <w:rPr>
          <w:rFonts w:hint="eastAsia"/>
          <w:sz w:val="24"/>
          <w:szCs w:val="24"/>
        </w:rPr>
        <w:t>回调函数采用切断触摸屏供电的方式。</w:t>
      </w:r>
    </w:p>
    <w:p w14:paraId="179785E8" w14:textId="77777777" w:rsidR="0037029E" w:rsidRPr="0037029E" w:rsidRDefault="0037029E" w:rsidP="0037029E"/>
    <w:p w14:paraId="2AF8D772" w14:textId="77777777" w:rsidR="004E20CB" w:rsidRDefault="0037029E" w:rsidP="004E20CB">
      <w:pPr>
        <w:ind w:leftChars="-1" w:left="-1" w:rightChars="12" w:right="25" w:hanging="1"/>
        <w:outlineLvl w:val="2"/>
        <w:rPr>
          <w:rFonts w:ascii="SimHei" w:eastAsia="SimHei" w:hAnsi="SimSun"/>
          <w:sz w:val="24"/>
        </w:rPr>
      </w:pPr>
      <w:bookmarkStart w:id="1639" w:name="_Toc471381683"/>
      <w:r>
        <w:rPr>
          <w:rFonts w:ascii="SimHei" w:eastAsia="SimHei" w:hAnsi="SimSun" w:hint="eastAsia"/>
          <w:b/>
          <w:color w:val="339966"/>
          <w:sz w:val="24"/>
        </w:rPr>
        <w:t>3</w:t>
      </w:r>
      <w:r w:rsidR="004E20CB" w:rsidRPr="002A055A">
        <w:rPr>
          <w:rFonts w:ascii="SimHei" w:eastAsia="SimHei" w:hAnsi="SimSun" w:hint="eastAsia"/>
          <w:b/>
          <w:color w:val="339966"/>
          <w:sz w:val="24"/>
        </w:rPr>
        <w:t>.</w:t>
      </w:r>
      <w:r>
        <w:rPr>
          <w:rFonts w:ascii="SimHei" w:eastAsia="SimHei" w:hAnsi="SimSun" w:hint="eastAsia"/>
          <w:b/>
          <w:color w:val="339966"/>
          <w:sz w:val="24"/>
        </w:rPr>
        <w:t>2.</w:t>
      </w:r>
      <w:r w:rsidR="00142FB6">
        <w:rPr>
          <w:rFonts w:ascii="SimHei" w:eastAsia="SimHei" w:hAnsi="SimSun" w:hint="eastAsia"/>
          <w:b/>
          <w:color w:val="339966"/>
          <w:sz w:val="24"/>
        </w:rPr>
        <w:t>3</w:t>
      </w:r>
      <w:r w:rsidR="004E20CB" w:rsidRPr="003469EB">
        <w:rPr>
          <w:rFonts w:ascii="SimHei" w:eastAsia="SimHei" w:hAnsi="SimSun" w:hint="eastAsia"/>
          <w:sz w:val="24"/>
        </w:rPr>
        <w:t xml:space="preserve"> </w:t>
      </w:r>
      <w:r>
        <w:rPr>
          <w:rFonts w:ascii="SimHei" w:eastAsia="SimHei" w:hAnsi="SimSun" w:hint="eastAsia"/>
          <w:sz w:val="24"/>
        </w:rPr>
        <w:t>设备进入低功耗状态时机的确定</w:t>
      </w:r>
      <w:bookmarkEnd w:id="1639"/>
    </w:p>
    <w:p w14:paraId="276DF2CD" w14:textId="77777777" w:rsidR="000F6721" w:rsidRDefault="00BB1C27" w:rsidP="00184D8A">
      <w:pPr>
        <w:rPr>
          <w:rFonts w:hAnsi="SimSun"/>
          <w:sz w:val="24"/>
          <w:szCs w:val="24"/>
        </w:rPr>
      </w:pPr>
      <w:r w:rsidRPr="00ED504E">
        <w:rPr>
          <w:rFonts w:hAnsi="SimSun"/>
          <w:sz w:val="24"/>
          <w:szCs w:val="24"/>
        </w:rPr>
        <w:t>从第二章的分析可知，虽然在理论上动态电源管理希望设备在一结束运行状态就关闭，然而实际上在大多数应用场景里都不是这样。因为设备进入和退出低</w:t>
      </w:r>
      <w:r w:rsidR="00AC4D0C" w:rsidRPr="00ED504E">
        <w:rPr>
          <w:rFonts w:hAnsi="SimSun"/>
          <w:sz w:val="24"/>
          <w:szCs w:val="24"/>
        </w:rPr>
        <w:t>功耗模式都需要一定的开销。如果设备不能在空闲状态保持足够长的时间，设备在低功耗状态下省下的功耗将不能抵销频繁进入和退出低功耗状态所带来的开销。设备也无法从动态电源管理中得益。</w:t>
      </w:r>
    </w:p>
    <w:p w14:paraId="400879C4" w14:textId="77777777" w:rsidR="000846B1" w:rsidRPr="00ED504E" w:rsidRDefault="006E185F">
      <w:pPr>
        <w:rPr>
          <w:sz w:val="24"/>
          <w:szCs w:val="24"/>
        </w:rPr>
      </w:pPr>
      <w:r w:rsidRPr="00ED504E">
        <w:rPr>
          <w:rFonts w:hAnsi="SimSun"/>
          <w:sz w:val="24"/>
          <w:szCs w:val="24"/>
        </w:rPr>
        <w:t>在本文的设计中，我们采用</w:t>
      </w:r>
      <w:r w:rsidRPr="00ED504E">
        <w:rPr>
          <w:sz w:val="24"/>
          <w:szCs w:val="24"/>
        </w:rPr>
        <w:t>Hwang</w:t>
      </w:r>
      <w:r w:rsidRPr="00ED504E">
        <w:rPr>
          <w:rFonts w:hAnsi="SimSun"/>
          <w:sz w:val="24"/>
          <w:szCs w:val="24"/>
        </w:rPr>
        <w:t>等人</w:t>
      </w:r>
      <w:r w:rsidRPr="00ED504E">
        <w:rPr>
          <w:sz w:val="24"/>
          <w:szCs w:val="24"/>
          <w:vertAlign w:val="superscript"/>
        </w:rPr>
        <w:t>[</w:t>
      </w:r>
      <w:r w:rsidR="0091084D" w:rsidRPr="00ED504E">
        <w:rPr>
          <w:sz w:val="24"/>
          <w:szCs w:val="24"/>
          <w:vertAlign w:val="superscript"/>
        </w:rPr>
        <w:t>21</w:t>
      </w:r>
      <w:r w:rsidRPr="00ED504E">
        <w:rPr>
          <w:sz w:val="24"/>
          <w:szCs w:val="24"/>
          <w:vertAlign w:val="superscript"/>
        </w:rPr>
        <w:t>]</w:t>
      </w:r>
      <w:r w:rsidRPr="00ED504E">
        <w:rPr>
          <w:rFonts w:hAnsi="SimSun"/>
          <w:sz w:val="24"/>
          <w:szCs w:val="24"/>
        </w:rPr>
        <w:t>的研究确定</w:t>
      </w:r>
      <w:r w:rsidRPr="00ED504E">
        <w:rPr>
          <w:sz w:val="24"/>
          <w:szCs w:val="24"/>
        </w:rPr>
        <w:t>MXT1644</w:t>
      </w:r>
      <w:r w:rsidRPr="00ED504E">
        <w:rPr>
          <w:rFonts w:hAnsi="SimSun"/>
          <w:sz w:val="24"/>
          <w:szCs w:val="24"/>
        </w:rPr>
        <w:t>进入</w:t>
      </w:r>
      <w:r w:rsidRPr="00ED504E">
        <w:rPr>
          <w:sz w:val="24"/>
          <w:szCs w:val="24"/>
        </w:rPr>
        <w:t>Runtime suspended</w:t>
      </w:r>
      <w:r w:rsidRPr="00ED504E">
        <w:rPr>
          <w:rFonts w:hAnsi="SimSun"/>
          <w:sz w:val="24"/>
          <w:szCs w:val="24"/>
        </w:rPr>
        <w:t>状态所需要的空闲时间阈值</w:t>
      </w:r>
      <w:r w:rsidR="00694987" w:rsidRPr="00ED504E">
        <w:rPr>
          <w:rFonts w:hAnsi="SimSun"/>
          <w:sz w:val="24"/>
          <w:szCs w:val="24"/>
        </w:rPr>
        <w:t>并根据设备的历史空闲时间纪录预测当前空闲时间。只有当预测空闲时间大于等于空闲时间阈值时才让设备进入</w:t>
      </w:r>
      <w:r w:rsidR="00694987" w:rsidRPr="00ED504E">
        <w:rPr>
          <w:sz w:val="24"/>
          <w:szCs w:val="24"/>
        </w:rPr>
        <w:t>suspended</w:t>
      </w:r>
      <w:r w:rsidR="00694987" w:rsidRPr="00ED504E">
        <w:rPr>
          <w:rFonts w:hAnsi="SimSun"/>
          <w:sz w:val="24"/>
          <w:szCs w:val="24"/>
        </w:rPr>
        <w:t>状态。</w:t>
      </w:r>
      <w:r w:rsidR="000846B1" w:rsidRPr="00ED504E">
        <w:rPr>
          <w:rFonts w:hAnsi="SimSun"/>
          <w:sz w:val="24"/>
          <w:szCs w:val="24"/>
        </w:rPr>
        <w:t>此外，为控制预测误差，引入看门狗机制来监视空闲时间预测值。要使动态电源管理能实际带来功耗上的降低，设备空闲时间</w:t>
      </w:r>
      <w:r w:rsidR="00085977">
        <w:rPr>
          <w:rFonts w:hAnsi="SimSun"/>
          <w:sz w:val="24"/>
          <w:szCs w:val="24"/>
        </w:rPr>
        <w:t>的最小值</w:t>
      </w:r>
      <w:r w:rsidR="00095125" w:rsidRPr="00095125">
        <w:rPr>
          <w:i/>
          <w:sz w:val="24"/>
          <w:szCs w:val="24"/>
        </w:rPr>
        <w:t>I</w:t>
      </w:r>
      <w:r w:rsidR="00095125" w:rsidRPr="00095125">
        <w:rPr>
          <w:i/>
          <w:sz w:val="24"/>
          <w:szCs w:val="24"/>
          <w:vertAlign w:val="subscript"/>
        </w:rPr>
        <w:t>th</w:t>
      </w:r>
      <w:r w:rsidR="00085977">
        <w:rPr>
          <w:rFonts w:hAnsi="SimSun"/>
          <w:sz w:val="24"/>
          <w:szCs w:val="24"/>
        </w:rPr>
        <w:t>可以用</w:t>
      </w:r>
      <w:r w:rsidR="000846B1" w:rsidRPr="00ED504E">
        <w:rPr>
          <w:rFonts w:hAnsi="SimSun"/>
          <w:sz w:val="24"/>
          <w:szCs w:val="24"/>
        </w:rPr>
        <w:t>公式</w:t>
      </w:r>
      <w:r w:rsidR="00095125">
        <w:rPr>
          <w:rFonts w:hAnsi="SimSun" w:hint="eastAsia"/>
          <w:sz w:val="24"/>
          <w:szCs w:val="24"/>
        </w:rPr>
        <w:t>3-3</w:t>
      </w:r>
      <w:r w:rsidR="000846B1" w:rsidRPr="00ED504E">
        <w:rPr>
          <w:rFonts w:hAnsi="SimSun"/>
          <w:sz w:val="24"/>
          <w:szCs w:val="24"/>
        </w:rPr>
        <w:t>表示</w:t>
      </w:r>
      <w:r w:rsidR="00DF01D3">
        <w:rPr>
          <w:rFonts w:hAnsi="SimSun" w:hint="eastAsia"/>
          <w:sz w:val="24"/>
          <w:szCs w:val="24"/>
        </w:rPr>
        <w:t>。</w:t>
      </w:r>
    </w:p>
    <w:p w14:paraId="20341F22" w14:textId="77777777" w:rsidR="004E20CB" w:rsidRPr="00C82043" w:rsidRDefault="00C82043" w:rsidP="00C82043">
      <w:pPr>
        <w:jc w:val="left"/>
        <w:rPr>
          <w:rFonts w:ascii="SimSun" w:hAnsi="SimSun" w:cs="SimSun"/>
          <w:sz w:val="24"/>
          <w:szCs w:val="24"/>
        </w:rPr>
      </w:pPr>
      <w:r>
        <w:rPr>
          <w:rFonts w:ascii="SimSun" w:hAnsi="SimSun" w:cs="SimSun"/>
          <w:sz w:val="24"/>
          <w:szCs w:val="24"/>
        </w:rPr>
        <w:t xml:space="preserve">                   </w:t>
      </w:r>
      <m:oMath>
        <m:r>
          <w:rPr>
            <w:rFonts w:ascii="Cambria Math" w:hAnsi="Cambria Math"/>
            <w:sz w:val="32"/>
            <w:szCs w:val="24"/>
          </w:rPr>
          <m:t>I</m:t>
        </m:r>
        <m:r>
          <w:rPr>
            <w:rFonts w:ascii="Cambria Math" w:hAnsi="Cambria Math"/>
            <w:sz w:val="22"/>
            <w:szCs w:val="24"/>
          </w:rPr>
          <m:t>th</m:t>
        </m:r>
        <m:r>
          <w:rPr>
            <w:rFonts w:ascii="Cambria Math" w:hAnsi="Cambria Math"/>
            <w:sz w:val="32"/>
            <w:szCs w:val="24"/>
          </w:rPr>
          <m:t>=</m:t>
        </m:r>
        <m:f>
          <m:fPr>
            <m:ctrlPr>
              <w:rPr>
                <w:rFonts w:ascii="Cambria Math" w:hAnsi="Cambria Math"/>
                <w:i/>
                <w:sz w:val="32"/>
                <w:szCs w:val="24"/>
              </w:rPr>
            </m:ctrlPr>
          </m:fPr>
          <m:num>
            <m:r>
              <w:rPr>
                <w:rFonts w:ascii="Cambria Math" w:hAnsi="Cambria Math"/>
                <w:sz w:val="32"/>
                <w:szCs w:val="24"/>
              </w:rPr>
              <m:t>E*</m:t>
            </m:r>
            <m:d>
              <m:dPr>
                <m:ctrlPr>
                  <w:rPr>
                    <w:rFonts w:ascii="Cambria Math" w:hAnsi="Cambria Math"/>
                    <w:i/>
                    <w:sz w:val="32"/>
                    <w:szCs w:val="24"/>
                  </w:rPr>
                </m:ctrlPr>
              </m:dPr>
              <m:e>
                <m:r>
                  <w:rPr>
                    <w:rFonts w:ascii="Cambria Math" w:hAnsi="Cambria Math"/>
                    <w:sz w:val="32"/>
                    <w:szCs w:val="24"/>
                  </w:rPr>
                  <m:t>P</m:t>
                </m:r>
                <m:r>
                  <w:rPr>
                    <w:rFonts w:ascii="Cambria Math" w:hAnsi="Cambria Math"/>
                    <w:sz w:val="22"/>
                    <w:szCs w:val="24"/>
                  </w:rPr>
                  <m:t>EW</m:t>
                </m:r>
                <m:r>
                  <w:rPr>
                    <w:rFonts w:ascii="Cambria Math" w:hAnsi="Cambria Math"/>
                    <w:sz w:val="32"/>
                    <w:szCs w:val="24"/>
                  </w:rPr>
                  <m:t>-P</m:t>
                </m:r>
                <m:r>
                  <w:rPr>
                    <w:rFonts w:ascii="Cambria Math" w:hAnsi="Cambria Math"/>
                    <w:sz w:val="22"/>
                    <w:szCs w:val="24"/>
                  </w:rPr>
                  <m:t>S</m:t>
                </m:r>
              </m:e>
            </m:d>
            <m:r>
              <w:rPr>
                <w:rFonts w:ascii="Cambria Math" w:hAnsi="Cambria Math"/>
                <w:sz w:val="32"/>
                <w:szCs w:val="24"/>
              </w:rPr>
              <m:t>+W*P</m:t>
            </m:r>
            <m:r>
              <w:rPr>
                <w:rFonts w:ascii="Cambria Math" w:hAnsi="Cambria Math"/>
                <w:sz w:val="22"/>
                <w:szCs w:val="24"/>
              </w:rPr>
              <m:t>EW</m:t>
            </m:r>
          </m:num>
          <m:den>
            <m:r>
              <w:rPr>
                <w:rFonts w:ascii="Cambria Math" w:hAnsi="Cambria Math"/>
                <w:sz w:val="32"/>
                <w:szCs w:val="24"/>
              </w:rPr>
              <m:t>(P</m:t>
            </m:r>
            <m:r>
              <w:rPr>
                <w:rFonts w:ascii="Cambria Math" w:hAnsi="Cambria Math"/>
                <w:sz w:val="22"/>
                <w:szCs w:val="24"/>
              </w:rPr>
              <m:t>R</m:t>
            </m:r>
            <m:r>
              <w:rPr>
                <w:rFonts w:ascii="Cambria Math" w:hAnsi="Cambria Math"/>
                <w:sz w:val="32"/>
                <w:szCs w:val="24"/>
              </w:rPr>
              <m:t>-P</m:t>
            </m:r>
            <m:r>
              <w:rPr>
                <w:rFonts w:ascii="Cambria Math" w:hAnsi="Cambria Math"/>
                <w:sz w:val="22"/>
                <w:szCs w:val="24"/>
              </w:rPr>
              <m:t>S</m:t>
            </m:r>
            <m:r>
              <w:rPr>
                <w:rFonts w:ascii="Cambria Math" w:hAnsi="Cambria Math"/>
                <w:sz w:val="32"/>
                <w:szCs w:val="24"/>
              </w:rPr>
              <m:t>)</m:t>
            </m:r>
          </m:den>
        </m:f>
      </m:oMath>
      <w:r>
        <w:rPr>
          <w:rFonts w:hint="eastAsia"/>
        </w:rPr>
        <w:t xml:space="preserve"> </w:t>
      </w:r>
      <w:r>
        <w:t xml:space="preserve">                  </w:t>
      </w:r>
      <w:r>
        <w:rPr>
          <w:sz w:val="24"/>
          <w:szCs w:val="24"/>
        </w:rPr>
        <w:t>(</w:t>
      </w:r>
      <w:r w:rsidR="00095125">
        <w:rPr>
          <w:sz w:val="24"/>
          <w:szCs w:val="24"/>
        </w:rPr>
        <w:t>3-</w:t>
      </w:r>
      <w:r w:rsidR="00095125">
        <w:rPr>
          <w:rFonts w:hint="eastAsia"/>
          <w:sz w:val="24"/>
          <w:szCs w:val="24"/>
        </w:rPr>
        <w:t>3</w:t>
      </w:r>
      <w:r>
        <w:rPr>
          <w:rFonts w:hint="eastAsia"/>
          <w:sz w:val="24"/>
          <w:szCs w:val="24"/>
        </w:rPr>
        <w:t>)</w:t>
      </w:r>
    </w:p>
    <w:p w14:paraId="0A9B2768" w14:textId="77777777" w:rsidR="000F6721" w:rsidRDefault="00C82043" w:rsidP="00621227">
      <w:pPr>
        <w:ind w:firstLine="0"/>
        <w:rPr>
          <w:rFonts w:hAnsi="SimSun"/>
          <w:sz w:val="24"/>
          <w:szCs w:val="24"/>
        </w:rPr>
      </w:pPr>
      <w:r w:rsidRPr="00ED504E">
        <w:rPr>
          <w:rFonts w:hAnsi="SimSun"/>
          <w:sz w:val="24"/>
          <w:szCs w:val="24"/>
        </w:rPr>
        <w:t>其中，</w:t>
      </w:r>
      <w:r w:rsidRPr="00095125">
        <w:rPr>
          <w:i/>
          <w:sz w:val="24"/>
          <w:szCs w:val="24"/>
        </w:rPr>
        <w:t>E</w:t>
      </w:r>
      <w:r w:rsidRPr="00ED504E">
        <w:rPr>
          <w:rFonts w:hAnsi="SimSun"/>
          <w:sz w:val="24"/>
          <w:szCs w:val="24"/>
        </w:rPr>
        <w:t>为设备进入低功耗模式所需要的时间；</w:t>
      </w:r>
      <w:r w:rsidRPr="00095125">
        <w:rPr>
          <w:i/>
          <w:sz w:val="24"/>
          <w:szCs w:val="24"/>
        </w:rPr>
        <w:t>W</w:t>
      </w:r>
      <w:r w:rsidRPr="00ED504E">
        <w:rPr>
          <w:rFonts w:hAnsi="SimSun"/>
          <w:sz w:val="24"/>
          <w:szCs w:val="24"/>
        </w:rPr>
        <w:t>为设备退出低功耗模式所需的时间；</w:t>
      </w:r>
      <w:r w:rsidRPr="00095125">
        <w:rPr>
          <w:i/>
          <w:sz w:val="24"/>
          <w:szCs w:val="24"/>
        </w:rPr>
        <w:t>P</w:t>
      </w:r>
      <w:r w:rsidRPr="00095125">
        <w:rPr>
          <w:i/>
          <w:sz w:val="24"/>
          <w:szCs w:val="24"/>
          <w:vertAlign w:val="subscript"/>
        </w:rPr>
        <w:t>EW</w:t>
      </w:r>
      <w:r w:rsidRPr="00ED504E">
        <w:rPr>
          <w:rFonts w:hAnsi="SimSun"/>
          <w:sz w:val="24"/>
          <w:szCs w:val="24"/>
        </w:rPr>
        <w:t>是进入和退出低功耗模式过</w:t>
      </w:r>
      <w:bookmarkStart w:id="1640" w:name="_GoBack"/>
      <w:bookmarkEnd w:id="1640"/>
      <w:r w:rsidRPr="00ED504E">
        <w:rPr>
          <w:rFonts w:hAnsi="SimSun"/>
          <w:sz w:val="24"/>
          <w:szCs w:val="24"/>
        </w:rPr>
        <w:t>程中所消耗的平均功率；</w:t>
      </w:r>
      <w:r w:rsidRPr="00095125">
        <w:rPr>
          <w:i/>
          <w:sz w:val="24"/>
          <w:szCs w:val="24"/>
        </w:rPr>
        <w:t>P</w:t>
      </w:r>
      <w:r w:rsidRPr="00095125">
        <w:rPr>
          <w:i/>
          <w:sz w:val="24"/>
          <w:szCs w:val="24"/>
          <w:vertAlign w:val="subscript"/>
        </w:rPr>
        <w:t>R</w:t>
      </w:r>
      <w:r w:rsidRPr="00ED504E">
        <w:rPr>
          <w:rFonts w:hAnsi="SimSun"/>
          <w:sz w:val="24"/>
          <w:szCs w:val="24"/>
        </w:rPr>
        <w:t>是设备处于运行状态时的平均功率；</w:t>
      </w:r>
      <w:r w:rsidRPr="00095125">
        <w:rPr>
          <w:i/>
          <w:sz w:val="24"/>
          <w:szCs w:val="24"/>
        </w:rPr>
        <w:t>P</w:t>
      </w:r>
      <w:r w:rsidRPr="00095125">
        <w:rPr>
          <w:i/>
          <w:sz w:val="24"/>
          <w:szCs w:val="24"/>
          <w:vertAlign w:val="subscript"/>
        </w:rPr>
        <w:t>S</w:t>
      </w:r>
      <w:r w:rsidRPr="00ED504E">
        <w:rPr>
          <w:rFonts w:hAnsi="SimSun"/>
          <w:sz w:val="24"/>
          <w:szCs w:val="24"/>
        </w:rPr>
        <w:t>是设备处于低功耗装下的平均功率。</w:t>
      </w:r>
    </w:p>
    <w:p w14:paraId="7D438244" w14:textId="77777777" w:rsidR="00C1744E" w:rsidRPr="00ED504E" w:rsidRDefault="004C3905" w:rsidP="000F6721">
      <w:pPr>
        <w:ind w:firstLine="426"/>
        <w:rPr>
          <w:sz w:val="24"/>
          <w:szCs w:val="24"/>
        </w:rPr>
      </w:pPr>
      <w:r w:rsidRPr="00ED504E">
        <w:rPr>
          <w:rFonts w:hAnsi="SimSun"/>
          <w:sz w:val="24"/>
          <w:szCs w:val="24"/>
        </w:rPr>
        <w:t>在本文的设计中，</w:t>
      </w:r>
      <w:r w:rsidRPr="00095125">
        <w:rPr>
          <w:i/>
          <w:sz w:val="24"/>
          <w:szCs w:val="24"/>
        </w:rPr>
        <w:t>P</w:t>
      </w:r>
      <w:r w:rsidRPr="00095125">
        <w:rPr>
          <w:i/>
          <w:sz w:val="24"/>
          <w:szCs w:val="24"/>
          <w:vertAlign w:val="subscript"/>
        </w:rPr>
        <w:t>R</w:t>
      </w:r>
      <w:r w:rsidRPr="00ED504E">
        <w:rPr>
          <w:rFonts w:hAnsi="SimSun"/>
          <w:sz w:val="24"/>
          <w:szCs w:val="24"/>
        </w:rPr>
        <w:t>和</w:t>
      </w:r>
      <w:r w:rsidRPr="00095125">
        <w:rPr>
          <w:i/>
          <w:sz w:val="24"/>
          <w:szCs w:val="24"/>
        </w:rPr>
        <w:t>P</w:t>
      </w:r>
      <w:r w:rsidRPr="00095125">
        <w:rPr>
          <w:i/>
          <w:sz w:val="24"/>
          <w:szCs w:val="24"/>
          <w:vertAlign w:val="subscript"/>
        </w:rPr>
        <w:t>S</w:t>
      </w:r>
      <w:r w:rsidRPr="00ED504E">
        <w:rPr>
          <w:rFonts w:hAnsi="SimSun"/>
          <w:sz w:val="24"/>
          <w:szCs w:val="24"/>
        </w:rPr>
        <w:t>分别对应</w:t>
      </w:r>
      <w:r w:rsidRPr="00ED504E">
        <w:rPr>
          <w:sz w:val="24"/>
          <w:szCs w:val="24"/>
        </w:rPr>
        <w:t>MXT1664</w:t>
      </w:r>
      <w:r w:rsidRPr="00ED504E">
        <w:rPr>
          <w:rFonts w:hAnsi="SimSun"/>
          <w:sz w:val="24"/>
          <w:szCs w:val="24"/>
        </w:rPr>
        <w:t>的</w:t>
      </w:r>
      <w:r w:rsidRPr="00ED504E">
        <w:rPr>
          <w:sz w:val="24"/>
          <w:szCs w:val="24"/>
        </w:rPr>
        <w:t>Active</w:t>
      </w:r>
      <w:r w:rsidRPr="00ED504E">
        <w:rPr>
          <w:rFonts w:hAnsi="SimSun"/>
          <w:sz w:val="24"/>
          <w:szCs w:val="24"/>
        </w:rPr>
        <w:t>和</w:t>
      </w:r>
      <w:r w:rsidRPr="00ED504E">
        <w:rPr>
          <w:sz w:val="24"/>
          <w:szCs w:val="24"/>
        </w:rPr>
        <w:t>Idle</w:t>
      </w:r>
      <w:r w:rsidRPr="00ED504E">
        <w:rPr>
          <w:rFonts w:hAnsi="SimSun"/>
          <w:sz w:val="24"/>
          <w:szCs w:val="24"/>
        </w:rPr>
        <w:t>模式下的功耗。结合表</w:t>
      </w:r>
      <w:r w:rsidRPr="00ED504E">
        <w:rPr>
          <w:sz w:val="24"/>
          <w:szCs w:val="24"/>
        </w:rPr>
        <w:t>3-10</w:t>
      </w:r>
      <w:r w:rsidRPr="00ED504E">
        <w:rPr>
          <w:rFonts w:hAnsi="SimSun"/>
          <w:sz w:val="24"/>
          <w:szCs w:val="24"/>
        </w:rPr>
        <w:t>中的数据和</w:t>
      </w:r>
      <w:r w:rsidRPr="00ED504E">
        <w:rPr>
          <w:sz w:val="24"/>
          <w:szCs w:val="24"/>
        </w:rPr>
        <w:t>MXT664</w:t>
      </w:r>
      <w:r w:rsidRPr="00ED504E">
        <w:rPr>
          <w:rFonts w:hAnsi="SimSun"/>
          <w:sz w:val="24"/>
          <w:szCs w:val="24"/>
        </w:rPr>
        <w:t>的内阻即可得出相应模式下的平均功率。</w:t>
      </w:r>
      <w:r w:rsidR="00BD718F" w:rsidRPr="00ED504E">
        <w:rPr>
          <w:rFonts w:hAnsi="SimSun"/>
          <w:sz w:val="24"/>
          <w:szCs w:val="24"/>
        </w:rPr>
        <w:t>从</w:t>
      </w:r>
      <w:r w:rsidR="00BD718F" w:rsidRPr="00ED504E">
        <w:rPr>
          <w:sz w:val="24"/>
          <w:szCs w:val="24"/>
        </w:rPr>
        <w:t>MXT1664</w:t>
      </w:r>
      <w:r w:rsidR="00BD718F" w:rsidRPr="00ED504E">
        <w:rPr>
          <w:rFonts w:hAnsi="SimSun"/>
          <w:sz w:val="24"/>
          <w:szCs w:val="24"/>
        </w:rPr>
        <w:t>的</w:t>
      </w:r>
      <w:r w:rsidR="00BD718F" w:rsidRPr="00ED504E">
        <w:rPr>
          <w:rFonts w:hAnsi="SimSun"/>
          <w:sz w:val="24"/>
          <w:szCs w:val="24"/>
        </w:rPr>
        <w:lastRenderedPageBreak/>
        <w:t>数据书册可知，要使设备进入</w:t>
      </w:r>
      <w:r w:rsidR="00BD718F" w:rsidRPr="00ED504E">
        <w:rPr>
          <w:sz w:val="24"/>
          <w:szCs w:val="24"/>
        </w:rPr>
        <w:t>Idle</w:t>
      </w:r>
      <w:r w:rsidR="00BD718F" w:rsidRPr="00ED504E">
        <w:rPr>
          <w:rFonts w:hAnsi="SimSun"/>
          <w:sz w:val="24"/>
          <w:szCs w:val="24"/>
        </w:rPr>
        <w:t>模式，需要往</w:t>
      </w:r>
      <w:r w:rsidR="00BD718F" w:rsidRPr="00ED504E">
        <w:rPr>
          <w:sz w:val="24"/>
          <w:szCs w:val="24"/>
        </w:rPr>
        <w:t>MXT1664</w:t>
      </w:r>
      <w:r w:rsidR="00BD718F" w:rsidRPr="00ED504E">
        <w:rPr>
          <w:rFonts w:hAnsi="SimSun"/>
          <w:sz w:val="24"/>
          <w:szCs w:val="24"/>
        </w:rPr>
        <w:t>的</w:t>
      </w:r>
      <w:r w:rsidR="00BD718F" w:rsidRPr="00ED504E">
        <w:rPr>
          <w:sz w:val="24"/>
          <w:szCs w:val="24"/>
        </w:rPr>
        <w:t>GEN_POWERCONFIG_T7</w:t>
      </w:r>
      <w:r w:rsidR="00BD718F" w:rsidRPr="00ED504E">
        <w:rPr>
          <w:rFonts w:hAnsi="SimSun"/>
          <w:sz w:val="24"/>
          <w:szCs w:val="24"/>
        </w:rPr>
        <w:t>寄存器</w:t>
      </w:r>
      <w:r w:rsidR="00C803C7" w:rsidRPr="00ED504E">
        <w:rPr>
          <w:rFonts w:hAnsi="SimSun"/>
          <w:sz w:val="24"/>
          <w:szCs w:val="24"/>
        </w:rPr>
        <w:t>（地址为</w:t>
      </w:r>
      <w:r w:rsidR="00C803C7" w:rsidRPr="00ED504E">
        <w:rPr>
          <w:sz w:val="24"/>
          <w:szCs w:val="24"/>
        </w:rPr>
        <w:t>2</w:t>
      </w:r>
      <w:r w:rsidR="00C803C7" w:rsidRPr="00ED504E">
        <w:rPr>
          <w:rFonts w:hAnsi="SimSun"/>
          <w:sz w:val="24"/>
          <w:szCs w:val="24"/>
        </w:rPr>
        <w:t>字节长）</w:t>
      </w:r>
      <w:r w:rsidR="00C0216A" w:rsidRPr="00ED504E">
        <w:rPr>
          <w:rFonts w:hAnsi="SimSun"/>
          <w:sz w:val="24"/>
          <w:szCs w:val="24"/>
        </w:rPr>
        <w:t>通过</w:t>
      </w:r>
      <w:r w:rsidR="00C0216A" w:rsidRPr="00ED504E">
        <w:rPr>
          <w:sz w:val="24"/>
          <w:szCs w:val="24"/>
        </w:rPr>
        <w:t>I2C</w:t>
      </w:r>
      <w:r w:rsidR="00C0216A" w:rsidRPr="00ED504E">
        <w:rPr>
          <w:rFonts w:hAnsi="SimSun"/>
          <w:sz w:val="24"/>
          <w:szCs w:val="24"/>
        </w:rPr>
        <w:t>接口</w:t>
      </w:r>
      <w:r w:rsidR="00C803C7" w:rsidRPr="00ED504E">
        <w:rPr>
          <w:rFonts w:hAnsi="SimSun"/>
          <w:sz w:val="24"/>
          <w:szCs w:val="24"/>
        </w:rPr>
        <w:t>写入</w:t>
      </w:r>
      <w:r w:rsidR="00C803C7" w:rsidRPr="00ED504E">
        <w:rPr>
          <w:sz w:val="24"/>
          <w:szCs w:val="24"/>
        </w:rPr>
        <w:t>2</w:t>
      </w:r>
      <w:r w:rsidR="00C803C7" w:rsidRPr="00ED504E">
        <w:rPr>
          <w:rFonts w:hAnsi="SimSun"/>
          <w:sz w:val="24"/>
          <w:szCs w:val="24"/>
        </w:rPr>
        <w:t>个字节的配置数据。</w:t>
      </w:r>
      <w:r w:rsidR="00C0216A" w:rsidRPr="00ED504E">
        <w:rPr>
          <w:rFonts w:hAnsi="SimSun"/>
          <w:sz w:val="24"/>
          <w:szCs w:val="24"/>
        </w:rPr>
        <w:t>为了得到</w:t>
      </w:r>
      <w:r w:rsidR="00C0216A" w:rsidRPr="00ED504E">
        <w:rPr>
          <w:sz w:val="24"/>
          <w:szCs w:val="24"/>
        </w:rPr>
        <w:t>E</w:t>
      </w:r>
      <w:r w:rsidR="00C0216A" w:rsidRPr="00ED504E">
        <w:rPr>
          <w:rFonts w:hAnsi="SimSun"/>
          <w:sz w:val="24"/>
          <w:szCs w:val="24"/>
        </w:rPr>
        <w:t>，我们在</w:t>
      </w:r>
      <w:r w:rsidR="00C0216A" w:rsidRPr="00ED504E">
        <w:rPr>
          <w:sz w:val="24"/>
          <w:szCs w:val="24"/>
        </w:rPr>
        <w:t>mxt_runtime_suspend()</w:t>
      </w:r>
      <w:r w:rsidR="00C0216A" w:rsidRPr="00ED504E">
        <w:rPr>
          <w:rFonts w:hAnsi="SimSun"/>
          <w:sz w:val="24"/>
          <w:szCs w:val="24"/>
        </w:rPr>
        <w:t>里写入数据之前和之后加上</w:t>
      </w:r>
      <w:r w:rsidR="00C0216A" w:rsidRPr="00ED504E">
        <w:rPr>
          <w:sz w:val="24"/>
          <w:szCs w:val="24"/>
        </w:rPr>
        <w:t>trace</w:t>
      </w:r>
      <w:r w:rsidR="00C0216A" w:rsidRPr="00ED504E">
        <w:rPr>
          <w:rFonts w:hAnsi="SimSun"/>
          <w:sz w:val="24"/>
          <w:szCs w:val="24"/>
        </w:rPr>
        <w:t>信息分别纪录下时间戳，两者相减作为</w:t>
      </w:r>
      <w:r w:rsidR="00C0216A" w:rsidRPr="00ED504E">
        <w:rPr>
          <w:sz w:val="24"/>
          <w:szCs w:val="24"/>
        </w:rPr>
        <w:t>E</w:t>
      </w:r>
      <w:r w:rsidR="00C0216A" w:rsidRPr="00ED504E">
        <w:rPr>
          <w:rFonts w:hAnsi="SimSun"/>
          <w:sz w:val="24"/>
          <w:szCs w:val="24"/>
        </w:rPr>
        <w:t>的值。芯片数据手册中并没有指明</w:t>
      </w:r>
      <w:r w:rsidR="00C0216A" w:rsidRPr="00ED504E">
        <w:rPr>
          <w:sz w:val="24"/>
          <w:szCs w:val="24"/>
        </w:rPr>
        <w:t>MXT1664</w:t>
      </w:r>
      <w:r w:rsidR="00C0216A" w:rsidRPr="00ED504E">
        <w:rPr>
          <w:rFonts w:hAnsi="SimSun"/>
          <w:sz w:val="24"/>
          <w:szCs w:val="24"/>
        </w:rPr>
        <w:t>从</w:t>
      </w:r>
      <w:r w:rsidR="00C0216A" w:rsidRPr="00ED504E">
        <w:rPr>
          <w:sz w:val="24"/>
          <w:szCs w:val="24"/>
        </w:rPr>
        <w:t>Idle</w:t>
      </w:r>
      <w:r w:rsidR="00C0216A" w:rsidRPr="00ED504E">
        <w:rPr>
          <w:rFonts w:hAnsi="SimSun"/>
          <w:sz w:val="24"/>
          <w:szCs w:val="24"/>
        </w:rPr>
        <w:t>转换到</w:t>
      </w:r>
      <w:r w:rsidR="00C0216A" w:rsidRPr="00ED504E">
        <w:rPr>
          <w:sz w:val="24"/>
          <w:szCs w:val="24"/>
        </w:rPr>
        <w:t>Active</w:t>
      </w:r>
      <w:r w:rsidR="00C0216A" w:rsidRPr="00ED504E">
        <w:rPr>
          <w:rFonts w:hAnsi="SimSun"/>
          <w:sz w:val="24"/>
          <w:szCs w:val="24"/>
        </w:rPr>
        <w:t>模式所需的时间以及转换过程中所消耗的功率，我们假设</w:t>
      </w:r>
      <w:r w:rsidR="00C0216A" w:rsidRPr="00095125">
        <w:rPr>
          <w:i/>
          <w:sz w:val="24"/>
          <w:szCs w:val="24"/>
        </w:rPr>
        <w:t>W</w:t>
      </w:r>
      <w:r w:rsidR="00095125" w:rsidRPr="00095125">
        <w:rPr>
          <w:rFonts w:hAnsi="SimSun" w:hint="eastAsia"/>
          <w:i/>
          <w:sz w:val="24"/>
          <w:szCs w:val="24"/>
        </w:rPr>
        <w:t>=</w:t>
      </w:r>
      <w:r w:rsidR="00C0216A" w:rsidRPr="00095125">
        <w:rPr>
          <w:i/>
          <w:sz w:val="24"/>
          <w:szCs w:val="24"/>
        </w:rPr>
        <w:t>E</w:t>
      </w:r>
      <w:r w:rsidR="00C0216A" w:rsidRPr="00ED504E">
        <w:rPr>
          <w:rFonts w:hAnsi="SimSun"/>
          <w:sz w:val="24"/>
          <w:szCs w:val="24"/>
        </w:rPr>
        <w:t>，</w:t>
      </w:r>
      <w:r w:rsidR="00C0216A" w:rsidRPr="00095125">
        <w:rPr>
          <w:i/>
          <w:sz w:val="24"/>
          <w:szCs w:val="24"/>
        </w:rPr>
        <w:t>P</w:t>
      </w:r>
      <w:r w:rsidR="00C0216A" w:rsidRPr="00095125">
        <w:rPr>
          <w:i/>
          <w:sz w:val="24"/>
          <w:szCs w:val="24"/>
          <w:vertAlign w:val="subscript"/>
        </w:rPr>
        <w:t>EW</w:t>
      </w:r>
      <w:r w:rsidR="00095125" w:rsidRPr="00095125">
        <w:rPr>
          <w:rFonts w:hAnsi="SimSun" w:hint="eastAsia"/>
          <w:i/>
          <w:sz w:val="24"/>
          <w:szCs w:val="24"/>
        </w:rPr>
        <w:t>=</w:t>
      </w:r>
      <w:r w:rsidR="00C0216A" w:rsidRPr="00095125">
        <w:rPr>
          <w:i/>
          <w:sz w:val="24"/>
          <w:szCs w:val="24"/>
        </w:rPr>
        <w:t>P</w:t>
      </w:r>
      <w:r w:rsidR="00C0216A" w:rsidRPr="00095125">
        <w:rPr>
          <w:i/>
          <w:sz w:val="24"/>
          <w:szCs w:val="24"/>
          <w:vertAlign w:val="subscript"/>
        </w:rPr>
        <w:t>R</w:t>
      </w:r>
      <w:r w:rsidR="00C1744E" w:rsidRPr="00ED504E">
        <w:rPr>
          <w:rFonts w:hAnsi="SimSun"/>
          <w:sz w:val="24"/>
          <w:szCs w:val="24"/>
        </w:rPr>
        <w:t>。在确定了</w:t>
      </w:r>
      <w:r w:rsidR="00C1744E" w:rsidRPr="00095125">
        <w:rPr>
          <w:i/>
          <w:sz w:val="24"/>
          <w:szCs w:val="24"/>
        </w:rPr>
        <w:t>I</w:t>
      </w:r>
      <w:r w:rsidR="00C1744E" w:rsidRPr="00095125">
        <w:rPr>
          <w:i/>
          <w:sz w:val="24"/>
          <w:szCs w:val="24"/>
          <w:vertAlign w:val="subscript"/>
        </w:rPr>
        <w:t>th</w:t>
      </w:r>
      <w:r w:rsidR="00C1744E" w:rsidRPr="00ED504E">
        <w:rPr>
          <w:rFonts w:hAnsi="SimSun"/>
          <w:sz w:val="24"/>
          <w:szCs w:val="24"/>
        </w:rPr>
        <w:t>之后，我们用</w:t>
      </w:r>
      <w:r w:rsidR="00095125">
        <w:rPr>
          <w:rFonts w:hAnsi="SimSun" w:hint="eastAsia"/>
          <w:sz w:val="24"/>
          <w:szCs w:val="24"/>
        </w:rPr>
        <w:t>公式</w:t>
      </w:r>
      <w:r w:rsidR="00095125">
        <w:rPr>
          <w:rFonts w:hAnsi="SimSun" w:hint="eastAsia"/>
          <w:sz w:val="24"/>
          <w:szCs w:val="24"/>
        </w:rPr>
        <w:t>3-4</w:t>
      </w:r>
      <w:r w:rsidR="00C1744E" w:rsidRPr="00ED504E">
        <w:rPr>
          <w:rFonts w:hAnsi="SimSun"/>
          <w:sz w:val="24"/>
          <w:szCs w:val="24"/>
        </w:rPr>
        <w:t>预测设备下一次空闲时间</w:t>
      </w:r>
      <w:r w:rsidR="00621227" w:rsidRPr="00095125">
        <w:rPr>
          <w:i/>
          <w:sz w:val="24"/>
          <w:szCs w:val="24"/>
        </w:rPr>
        <w:t>I</w:t>
      </w:r>
      <w:r w:rsidR="00621227" w:rsidRPr="00095125">
        <w:rPr>
          <w:i/>
          <w:sz w:val="24"/>
          <w:szCs w:val="24"/>
          <w:vertAlign w:val="subscript"/>
        </w:rPr>
        <w:t>n</w:t>
      </w:r>
      <w:r w:rsidR="00621227" w:rsidRPr="00095125">
        <w:rPr>
          <w:rFonts w:hAnsi="SimSun"/>
          <w:i/>
          <w:sz w:val="24"/>
          <w:szCs w:val="24"/>
          <w:vertAlign w:val="subscript"/>
        </w:rPr>
        <w:t>＋</w:t>
      </w:r>
      <w:r w:rsidR="00621227" w:rsidRPr="00095125">
        <w:rPr>
          <w:i/>
          <w:sz w:val="24"/>
          <w:szCs w:val="24"/>
          <w:vertAlign w:val="subscript"/>
        </w:rPr>
        <w:t>1</w:t>
      </w:r>
      <w:r w:rsidR="0043064D">
        <w:rPr>
          <w:rFonts w:hAnsi="SimSun" w:hint="eastAsia"/>
          <w:sz w:val="24"/>
          <w:szCs w:val="24"/>
        </w:rPr>
        <w:t>。</w:t>
      </w:r>
    </w:p>
    <w:p w14:paraId="21E96177" w14:textId="77777777" w:rsidR="00095125" w:rsidRPr="00095125" w:rsidRDefault="005404E8" w:rsidP="00095125">
      <w:pPr>
        <w:ind w:left="2835" w:hanging="6"/>
        <w:rPr>
          <w:sz w:val="24"/>
          <w:szCs w:val="24"/>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n+1</m:t>
            </m:r>
          </m:sub>
        </m:sSub>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n</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1-a</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n</m:t>
            </m:r>
          </m:sub>
        </m:sSub>
      </m:oMath>
      <w:r w:rsidR="00095125">
        <w:rPr>
          <w:rFonts w:hint="eastAsia"/>
          <w:sz w:val="24"/>
          <w:szCs w:val="24"/>
        </w:rPr>
        <w:t xml:space="preserve">                  </w:t>
      </w:r>
      <w:del w:id="1641" w:author="alling" w:date="2017-04-04T16:18:00Z">
        <w:r w:rsidR="00095125" w:rsidDel="00521096">
          <w:rPr>
            <w:rFonts w:hint="eastAsia"/>
            <w:sz w:val="24"/>
            <w:szCs w:val="24"/>
          </w:rPr>
          <w:delText xml:space="preserve"> </w:delText>
        </w:r>
      </w:del>
      <w:r w:rsidR="00095125">
        <w:rPr>
          <w:rFonts w:hint="eastAsia"/>
          <w:sz w:val="24"/>
          <w:szCs w:val="24"/>
        </w:rPr>
        <w:t>(3-4)</w:t>
      </w:r>
    </w:p>
    <w:p w14:paraId="114CE854" w14:textId="77777777" w:rsidR="00CA40C7" w:rsidRDefault="00621227" w:rsidP="0063799E">
      <w:pPr>
        <w:rPr>
          <w:sz w:val="24"/>
          <w:szCs w:val="24"/>
        </w:rPr>
      </w:pPr>
      <w:r w:rsidRPr="00ED504E">
        <w:rPr>
          <w:rFonts w:hAnsi="SimSun"/>
          <w:sz w:val="24"/>
          <w:szCs w:val="24"/>
        </w:rPr>
        <w:t>其中，</w:t>
      </w:r>
      <w:r w:rsidRPr="00095125">
        <w:rPr>
          <w:i/>
          <w:sz w:val="24"/>
          <w:szCs w:val="24"/>
        </w:rPr>
        <w:t>i</w:t>
      </w:r>
      <w:r w:rsidRPr="00095125">
        <w:rPr>
          <w:i/>
          <w:sz w:val="24"/>
          <w:szCs w:val="24"/>
          <w:vertAlign w:val="subscript"/>
        </w:rPr>
        <w:t>n</w:t>
      </w:r>
      <w:r w:rsidRPr="00ED504E">
        <w:rPr>
          <w:rFonts w:hAnsi="SimSun"/>
          <w:sz w:val="24"/>
          <w:szCs w:val="24"/>
        </w:rPr>
        <w:t>是纪录的上一次实际设备空闲时间；</w:t>
      </w:r>
      <w:r w:rsidRPr="00095125">
        <w:rPr>
          <w:i/>
          <w:sz w:val="24"/>
          <w:szCs w:val="24"/>
        </w:rPr>
        <w:t>I</w:t>
      </w:r>
      <w:r w:rsidRPr="00095125">
        <w:rPr>
          <w:i/>
          <w:sz w:val="24"/>
          <w:szCs w:val="24"/>
          <w:vertAlign w:val="subscript"/>
        </w:rPr>
        <w:t>n</w:t>
      </w:r>
      <w:r w:rsidRPr="00ED504E">
        <w:rPr>
          <w:rFonts w:hAnsi="SimSun"/>
          <w:sz w:val="24"/>
          <w:szCs w:val="24"/>
        </w:rPr>
        <w:t>是上一次按照</w:t>
      </w:r>
      <w:r w:rsidR="00095125">
        <w:rPr>
          <w:rFonts w:hAnsi="SimSun" w:hint="eastAsia"/>
          <w:sz w:val="24"/>
          <w:szCs w:val="24"/>
        </w:rPr>
        <w:t>公式</w:t>
      </w:r>
      <w:r w:rsidR="00095125">
        <w:rPr>
          <w:rFonts w:hAnsi="SimSun" w:hint="eastAsia"/>
          <w:sz w:val="24"/>
          <w:szCs w:val="24"/>
        </w:rPr>
        <w:t>3-4</w:t>
      </w:r>
      <w:r w:rsidRPr="00ED504E">
        <w:rPr>
          <w:rFonts w:hAnsi="SimSun"/>
          <w:sz w:val="24"/>
          <w:szCs w:val="24"/>
        </w:rPr>
        <w:t>预测的设备空闲时间；</w:t>
      </w:r>
      <w:r w:rsidRPr="00095125">
        <w:rPr>
          <w:i/>
          <w:sz w:val="24"/>
          <w:szCs w:val="24"/>
        </w:rPr>
        <w:t>a</w:t>
      </w:r>
      <w:r w:rsidRPr="00ED504E">
        <w:rPr>
          <w:rFonts w:hAnsi="SimSun"/>
          <w:sz w:val="24"/>
          <w:szCs w:val="24"/>
        </w:rPr>
        <w:t>是预测因子，取值范围是大于等于</w:t>
      </w:r>
      <w:r w:rsidRPr="00ED504E">
        <w:rPr>
          <w:sz w:val="24"/>
          <w:szCs w:val="24"/>
        </w:rPr>
        <w:t>0</w:t>
      </w:r>
      <w:r w:rsidRPr="00ED504E">
        <w:rPr>
          <w:rFonts w:hAnsi="SimSun"/>
          <w:sz w:val="24"/>
          <w:szCs w:val="24"/>
        </w:rPr>
        <w:t>且小于等于</w:t>
      </w:r>
      <w:r w:rsidRPr="00ED504E">
        <w:rPr>
          <w:sz w:val="24"/>
          <w:szCs w:val="24"/>
        </w:rPr>
        <w:t>1</w:t>
      </w:r>
      <w:r w:rsidRPr="00ED504E">
        <w:rPr>
          <w:rFonts w:hAnsi="SimSun"/>
          <w:sz w:val="24"/>
          <w:szCs w:val="24"/>
        </w:rPr>
        <w:t>。</w:t>
      </w:r>
      <w:r w:rsidR="00CA40C7" w:rsidRPr="00095125">
        <w:rPr>
          <w:i/>
          <w:sz w:val="24"/>
          <w:szCs w:val="24"/>
        </w:rPr>
        <w:t>a</w:t>
      </w:r>
      <w:r w:rsidR="00CA40C7" w:rsidRPr="00CA40C7">
        <w:rPr>
          <w:rFonts w:hint="eastAsia"/>
          <w:sz w:val="24"/>
          <w:szCs w:val="24"/>
        </w:rPr>
        <w:t>值</w:t>
      </w:r>
      <w:r w:rsidR="00CA40C7">
        <w:rPr>
          <w:rFonts w:hint="eastAsia"/>
          <w:sz w:val="24"/>
          <w:szCs w:val="24"/>
        </w:rPr>
        <w:t>越</w:t>
      </w:r>
      <w:r w:rsidR="009738F5">
        <w:rPr>
          <w:rFonts w:hint="eastAsia"/>
          <w:sz w:val="24"/>
          <w:szCs w:val="24"/>
        </w:rPr>
        <w:t>趋于</w:t>
      </w:r>
      <w:r w:rsidR="009738F5">
        <w:rPr>
          <w:rFonts w:hint="eastAsia"/>
          <w:sz w:val="24"/>
          <w:szCs w:val="24"/>
        </w:rPr>
        <w:t>1</w:t>
      </w:r>
      <w:r w:rsidR="00CA40C7">
        <w:rPr>
          <w:rFonts w:hint="eastAsia"/>
          <w:sz w:val="24"/>
          <w:szCs w:val="24"/>
        </w:rPr>
        <w:t>，表示此次的预测值越接近上一次记录的真实值</w:t>
      </w:r>
      <w:r w:rsidR="009738F5">
        <w:rPr>
          <w:rFonts w:hint="eastAsia"/>
          <w:sz w:val="24"/>
          <w:szCs w:val="24"/>
        </w:rPr>
        <w:t>，</w:t>
      </w:r>
      <w:r w:rsidR="009738F5" w:rsidRPr="00095125">
        <w:rPr>
          <w:i/>
          <w:sz w:val="24"/>
          <w:szCs w:val="24"/>
        </w:rPr>
        <w:t>a</w:t>
      </w:r>
      <w:r w:rsidR="009738F5" w:rsidRPr="00CA40C7">
        <w:rPr>
          <w:rFonts w:hint="eastAsia"/>
          <w:sz w:val="24"/>
          <w:szCs w:val="24"/>
        </w:rPr>
        <w:t>值</w:t>
      </w:r>
      <w:r w:rsidR="009738F5">
        <w:rPr>
          <w:rFonts w:hint="eastAsia"/>
          <w:sz w:val="24"/>
          <w:szCs w:val="24"/>
        </w:rPr>
        <w:t>越趋于</w:t>
      </w:r>
      <w:r w:rsidR="009738F5">
        <w:rPr>
          <w:rFonts w:hint="eastAsia"/>
          <w:sz w:val="24"/>
          <w:szCs w:val="24"/>
        </w:rPr>
        <w:t>0</w:t>
      </w:r>
      <w:r w:rsidR="009738F5">
        <w:rPr>
          <w:rFonts w:hint="eastAsia"/>
          <w:sz w:val="24"/>
          <w:szCs w:val="24"/>
        </w:rPr>
        <w:t>，表示此次的预测值越接近上一次的预测值</w:t>
      </w:r>
      <w:r w:rsidR="00CA40C7">
        <w:rPr>
          <w:rFonts w:hint="eastAsia"/>
          <w:sz w:val="24"/>
          <w:szCs w:val="24"/>
        </w:rPr>
        <w:t>。</w:t>
      </w:r>
    </w:p>
    <w:p w14:paraId="4E7986AD" w14:textId="77777777" w:rsidR="00CA40C7" w:rsidRDefault="00CA40C7" w:rsidP="0063799E">
      <w:pPr>
        <w:rPr>
          <w:sz w:val="24"/>
          <w:szCs w:val="24"/>
        </w:rPr>
      </w:pPr>
      <w:r>
        <w:rPr>
          <w:rFonts w:hint="eastAsia"/>
          <w:sz w:val="24"/>
          <w:szCs w:val="24"/>
        </w:rPr>
        <w:t>公式</w:t>
      </w:r>
      <w:r>
        <w:rPr>
          <w:rFonts w:hint="eastAsia"/>
          <w:sz w:val="24"/>
          <w:szCs w:val="24"/>
        </w:rPr>
        <w:t>3-4</w:t>
      </w:r>
      <w:r>
        <w:rPr>
          <w:rFonts w:hint="eastAsia"/>
          <w:sz w:val="24"/>
          <w:szCs w:val="24"/>
        </w:rPr>
        <w:t>中的预测算法本质上是一个指数平均数，由它的特性可以知道该算法存在以下问题：</w:t>
      </w:r>
    </w:p>
    <w:p w14:paraId="2730827A" w14:textId="77777777" w:rsidR="005848D5" w:rsidRDefault="00CA40C7">
      <w:pPr>
        <w:pStyle w:val="af5"/>
        <w:numPr>
          <w:ilvl w:val="1"/>
          <w:numId w:val="2"/>
        </w:numPr>
        <w:tabs>
          <w:tab w:val="left" w:pos="709"/>
          <w:tab w:val="left" w:pos="851"/>
          <w:tab w:val="left" w:pos="1134"/>
        </w:tabs>
        <w:ind w:left="426" w:firstLine="0"/>
        <w:rPr>
          <w:sz w:val="24"/>
          <w:szCs w:val="24"/>
        </w:rPr>
      </w:pPr>
      <w:r w:rsidRPr="00CA40C7">
        <w:rPr>
          <w:rFonts w:hint="eastAsia"/>
          <w:sz w:val="24"/>
          <w:szCs w:val="24"/>
        </w:rPr>
        <w:t>由于公式</w:t>
      </w:r>
      <w:r w:rsidRPr="00CA40C7">
        <w:rPr>
          <w:rFonts w:hint="eastAsia"/>
          <w:sz w:val="24"/>
          <w:szCs w:val="24"/>
        </w:rPr>
        <w:t>3-4</w:t>
      </w:r>
      <w:r w:rsidRPr="00CA40C7">
        <w:rPr>
          <w:rFonts w:hint="eastAsia"/>
          <w:sz w:val="24"/>
          <w:szCs w:val="24"/>
        </w:rPr>
        <w:t>中的</w:t>
      </w:r>
      <w:r w:rsidRPr="00CA40C7">
        <w:rPr>
          <w:i/>
          <w:sz w:val="24"/>
          <w:szCs w:val="24"/>
        </w:rPr>
        <w:t>a</w:t>
      </w:r>
      <w:r w:rsidRPr="00CA40C7">
        <w:rPr>
          <w:rFonts w:hint="eastAsia"/>
          <w:sz w:val="24"/>
          <w:szCs w:val="24"/>
        </w:rPr>
        <w:t>是常量，需要根据不同的实验结果不断调整以适应实际使用场景。</w:t>
      </w:r>
    </w:p>
    <w:p w14:paraId="0B0A3DD1" w14:textId="77777777" w:rsidR="00CA40C7" w:rsidRDefault="00CA40C7" w:rsidP="0043064D">
      <w:pPr>
        <w:pStyle w:val="af5"/>
        <w:numPr>
          <w:ilvl w:val="1"/>
          <w:numId w:val="2"/>
        </w:numPr>
        <w:tabs>
          <w:tab w:val="left" w:pos="851"/>
          <w:tab w:val="left" w:pos="1134"/>
        </w:tabs>
        <w:ind w:left="426" w:firstLine="0"/>
        <w:rPr>
          <w:rFonts w:hAnsi="SimSun"/>
          <w:sz w:val="24"/>
          <w:szCs w:val="24"/>
        </w:rPr>
      </w:pPr>
      <w:r>
        <w:rPr>
          <w:rFonts w:hAnsi="SimSun" w:hint="eastAsia"/>
          <w:sz w:val="24"/>
          <w:szCs w:val="24"/>
        </w:rPr>
        <w:t>如果在预测过程中遇到一个较长的空闲时间段序列，那么该算法需要较长的时间</w:t>
      </w:r>
      <w:r w:rsidR="003F679D">
        <w:rPr>
          <w:rFonts w:hAnsi="SimSun" w:hint="eastAsia"/>
          <w:sz w:val="24"/>
          <w:szCs w:val="24"/>
        </w:rPr>
        <w:t>来调整才能得出和实际值误差较小的结果，并且在这过程中会产生很多预测不足。同样的道理，如果遇到一个很短的空闲时间序列，公式</w:t>
      </w:r>
      <w:r w:rsidR="003F679D">
        <w:rPr>
          <w:rFonts w:hAnsi="SimSun" w:hint="eastAsia"/>
          <w:sz w:val="24"/>
          <w:szCs w:val="24"/>
        </w:rPr>
        <w:t>3-4</w:t>
      </w:r>
      <w:r w:rsidR="003F679D">
        <w:rPr>
          <w:rFonts w:hAnsi="SimSun" w:hint="eastAsia"/>
          <w:sz w:val="24"/>
          <w:szCs w:val="24"/>
        </w:rPr>
        <w:t>会产生很多过度预测。</w:t>
      </w:r>
    </w:p>
    <w:p w14:paraId="22F236F2" w14:textId="77777777" w:rsidR="005848D5" w:rsidRDefault="001E1C39">
      <w:pPr>
        <w:ind w:firstLine="0"/>
        <w:rPr>
          <w:sz w:val="24"/>
          <w:szCs w:val="24"/>
        </w:rPr>
      </w:pPr>
      <w:r>
        <w:rPr>
          <w:rFonts w:hAnsi="SimSun" w:hint="eastAsia"/>
          <w:sz w:val="24"/>
          <w:szCs w:val="24"/>
        </w:rPr>
        <w:t>这两个问题</w:t>
      </w:r>
      <w:r w:rsidR="009738F5">
        <w:rPr>
          <w:rFonts w:hAnsi="SimSun" w:hint="eastAsia"/>
          <w:sz w:val="24"/>
          <w:szCs w:val="24"/>
        </w:rPr>
        <w:t>存在的原因在于公式</w:t>
      </w:r>
      <w:r w:rsidR="009738F5">
        <w:rPr>
          <w:rFonts w:hAnsi="SimSun" w:hint="eastAsia"/>
          <w:sz w:val="24"/>
          <w:szCs w:val="24"/>
        </w:rPr>
        <w:t>3-4</w:t>
      </w:r>
      <w:r w:rsidR="009738F5">
        <w:rPr>
          <w:rFonts w:hAnsi="SimSun" w:hint="eastAsia"/>
          <w:sz w:val="24"/>
          <w:szCs w:val="24"/>
        </w:rPr>
        <w:t>中的</w:t>
      </w:r>
      <w:r w:rsidR="009738F5" w:rsidRPr="00095125">
        <w:rPr>
          <w:i/>
          <w:sz w:val="24"/>
          <w:szCs w:val="24"/>
        </w:rPr>
        <w:t>a</w:t>
      </w:r>
      <w:r w:rsidR="009738F5">
        <w:rPr>
          <w:rFonts w:hint="eastAsia"/>
          <w:sz w:val="24"/>
          <w:szCs w:val="24"/>
        </w:rPr>
        <w:t>是常量。当负载特征变化大时，不能及时作出调整，需要一个过程才能适应变化后的负载。针对这个问题，在本文的设计中，我们采用一个自适应的</w:t>
      </w:r>
      <w:r w:rsidR="009738F5" w:rsidRPr="00095125">
        <w:rPr>
          <w:i/>
          <w:sz w:val="24"/>
          <w:szCs w:val="24"/>
        </w:rPr>
        <w:t>a</w:t>
      </w:r>
      <w:r w:rsidR="009738F5" w:rsidRPr="009738F5">
        <w:rPr>
          <w:rFonts w:hint="eastAsia"/>
          <w:sz w:val="24"/>
          <w:szCs w:val="24"/>
        </w:rPr>
        <w:t>值</w:t>
      </w:r>
      <w:r w:rsidR="009738F5">
        <w:rPr>
          <w:rFonts w:hint="eastAsia"/>
          <w:sz w:val="24"/>
          <w:szCs w:val="24"/>
        </w:rPr>
        <w:t>。当上一次预测值误差较大时，使得</w:t>
      </w:r>
      <w:r w:rsidR="009738F5" w:rsidRPr="009738F5">
        <w:rPr>
          <w:rFonts w:hint="eastAsia"/>
          <w:i/>
          <w:sz w:val="24"/>
          <w:szCs w:val="24"/>
        </w:rPr>
        <w:t>a</w:t>
      </w:r>
      <w:r w:rsidR="009738F5">
        <w:rPr>
          <w:rFonts w:hint="eastAsia"/>
          <w:sz w:val="24"/>
          <w:szCs w:val="24"/>
        </w:rPr>
        <w:t>值变大；当上一次预测值误差较小时，使得</w:t>
      </w:r>
      <w:r w:rsidR="009738F5" w:rsidRPr="009738F5">
        <w:rPr>
          <w:rFonts w:hint="eastAsia"/>
          <w:i/>
          <w:sz w:val="24"/>
          <w:szCs w:val="24"/>
        </w:rPr>
        <w:t>a</w:t>
      </w:r>
      <w:r w:rsidR="009738F5">
        <w:rPr>
          <w:rFonts w:hint="eastAsia"/>
          <w:sz w:val="24"/>
          <w:szCs w:val="24"/>
        </w:rPr>
        <w:t>值变小</w:t>
      </w:r>
      <w:r w:rsidR="00B30472">
        <w:rPr>
          <w:rFonts w:hint="eastAsia"/>
          <w:sz w:val="24"/>
          <w:szCs w:val="24"/>
        </w:rPr>
        <w:t>。由此，我们将</w:t>
      </w:r>
      <w:r w:rsidR="00B30472" w:rsidRPr="00B30472">
        <w:rPr>
          <w:rFonts w:hint="eastAsia"/>
          <w:i/>
          <w:sz w:val="24"/>
          <w:szCs w:val="24"/>
        </w:rPr>
        <w:t>a</w:t>
      </w:r>
      <w:r w:rsidR="00B30472" w:rsidRPr="00B30472">
        <w:rPr>
          <w:rFonts w:hint="eastAsia"/>
          <w:sz w:val="24"/>
          <w:szCs w:val="24"/>
        </w:rPr>
        <w:t>设计为</w:t>
      </w:r>
      <w:r w:rsidR="00B30472" w:rsidRPr="00095125">
        <w:rPr>
          <w:i/>
          <w:sz w:val="24"/>
          <w:szCs w:val="24"/>
        </w:rPr>
        <w:t>i</w:t>
      </w:r>
      <w:r w:rsidR="00B30472" w:rsidRPr="00095125">
        <w:rPr>
          <w:i/>
          <w:sz w:val="24"/>
          <w:szCs w:val="24"/>
          <w:vertAlign w:val="subscript"/>
        </w:rPr>
        <w:t>n</w:t>
      </w:r>
      <w:r w:rsidR="00B30472" w:rsidRPr="00B30472">
        <w:rPr>
          <w:rFonts w:hint="eastAsia"/>
          <w:sz w:val="24"/>
          <w:szCs w:val="24"/>
        </w:rPr>
        <w:t>和</w:t>
      </w:r>
      <w:r w:rsidR="00B30472" w:rsidRPr="00095125">
        <w:rPr>
          <w:i/>
          <w:sz w:val="24"/>
          <w:szCs w:val="24"/>
        </w:rPr>
        <w:t>I</w:t>
      </w:r>
      <w:r w:rsidR="00B30472" w:rsidRPr="00095125">
        <w:rPr>
          <w:i/>
          <w:sz w:val="24"/>
          <w:szCs w:val="24"/>
          <w:vertAlign w:val="subscript"/>
        </w:rPr>
        <w:t>n</w:t>
      </w:r>
      <w:r w:rsidR="00B30472">
        <w:rPr>
          <w:rFonts w:hint="eastAsia"/>
          <w:sz w:val="24"/>
          <w:szCs w:val="24"/>
        </w:rPr>
        <w:t>的函数。考虑到真实值和预测值的偏离程度可以表示为</w:t>
      </w:r>
      <w:r w:rsidR="00B30472">
        <w:rPr>
          <w:rFonts w:hint="eastAsia"/>
          <w:sz w:val="24"/>
          <w:szCs w:val="24"/>
        </w:rPr>
        <w:t xml:space="preserve">d = </w:t>
      </w:r>
      <w:r w:rsidR="00B30472">
        <w:rPr>
          <w:sz w:val="24"/>
          <w:szCs w:val="24"/>
        </w:rPr>
        <w:t>min (</w:t>
      </w:r>
      <w:r w:rsidR="00B30472" w:rsidRPr="00B30472">
        <w:rPr>
          <w:rFonts w:hint="eastAsia"/>
          <w:i/>
          <w:sz w:val="24"/>
          <w:szCs w:val="24"/>
        </w:rPr>
        <w:t>i</w:t>
      </w:r>
      <w:r w:rsidR="00B30472" w:rsidRPr="00B30472">
        <w:rPr>
          <w:rFonts w:hint="eastAsia"/>
          <w:i/>
          <w:sz w:val="24"/>
          <w:szCs w:val="24"/>
          <w:vertAlign w:val="subscript"/>
        </w:rPr>
        <w:t>n</w:t>
      </w:r>
      <w:r w:rsidR="00B30472">
        <w:rPr>
          <w:rFonts w:hint="eastAsia"/>
          <w:i/>
          <w:sz w:val="24"/>
          <w:szCs w:val="24"/>
          <w:vertAlign w:val="subscript"/>
        </w:rPr>
        <w:t xml:space="preserve"> </w:t>
      </w:r>
      <w:r w:rsidR="00B30472" w:rsidRPr="00B30472">
        <w:rPr>
          <w:rFonts w:hint="eastAsia"/>
          <w:i/>
          <w:sz w:val="24"/>
          <w:szCs w:val="24"/>
        </w:rPr>
        <w:t>,</w:t>
      </w:r>
      <w:r w:rsidR="00B30472">
        <w:rPr>
          <w:rFonts w:hint="eastAsia"/>
          <w:i/>
          <w:sz w:val="24"/>
          <w:szCs w:val="24"/>
        </w:rPr>
        <w:t>I</w:t>
      </w:r>
      <w:r w:rsidR="00B30472" w:rsidRPr="00B30472">
        <w:rPr>
          <w:rFonts w:hint="eastAsia"/>
          <w:i/>
          <w:sz w:val="24"/>
          <w:szCs w:val="24"/>
          <w:vertAlign w:val="subscript"/>
        </w:rPr>
        <w:t>n</w:t>
      </w:r>
      <w:r w:rsidR="00B30472">
        <w:rPr>
          <w:rFonts w:hint="eastAsia"/>
          <w:i/>
          <w:sz w:val="24"/>
          <w:szCs w:val="24"/>
          <w:vertAlign w:val="subscript"/>
        </w:rPr>
        <w:t xml:space="preserve"> </w:t>
      </w:r>
      <w:r w:rsidR="00B30472">
        <w:rPr>
          <w:rFonts w:hint="eastAsia"/>
          <w:sz w:val="24"/>
          <w:szCs w:val="24"/>
        </w:rPr>
        <w:t>) / max (</w:t>
      </w:r>
      <w:r w:rsidR="00B30472" w:rsidRPr="00B30472">
        <w:rPr>
          <w:rFonts w:hint="eastAsia"/>
          <w:i/>
          <w:sz w:val="24"/>
          <w:szCs w:val="24"/>
        </w:rPr>
        <w:t>i</w:t>
      </w:r>
      <w:r w:rsidR="00B30472" w:rsidRPr="00B30472">
        <w:rPr>
          <w:rFonts w:hint="eastAsia"/>
          <w:i/>
          <w:sz w:val="24"/>
          <w:szCs w:val="24"/>
          <w:vertAlign w:val="subscript"/>
        </w:rPr>
        <w:t>n</w:t>
      </w:r>
      <w:r w:rsidR="00B30472">
        <w:rPr>
          <w:rFonts w:hint="eastAsia"/>
          <w:i/>
          <w:sz w:val="24"/>
          <w:szCs w:val="24"/>
          <w:vertAlign w:val="subscript"/>
        </w:rPr>
        <w:t xml:space="preserve"> </w:t>
      </w:r>
      <w:r w:rsidR="00B30472" w:rsidRPr="00B30472">
        <w:rPr>
          <w:rFonts w:hint="eastAsia"/>
          <w:i/>
          <w:sz w:val="24"/>
          <w:szCs w:val="24"/>
        </w:rPr>
        <w:t>,</w:t>
      </w:r>
      <w:r w:rsidR="00B30472">
        <w:rPr>
          <w:rFonts w:hint="eastAsia"/>
          <w:i/>
          <w:sz w:val="24"/>
          <w:szCs w:val="24"/>
        </w:rPr>
        <w:t>I</w:t>
      </w:r>
      <w:r w:rsidR="00B30472" w:rsidRPr="00B30472">
        <w:rPr>
          <w:rFonts w:hint="eastAsia"/>
          <w:i/>
          <w:sz w:val="24"/>
          <w:szCs w:val="24"/>
          <w:vertAlign w:val="subscript"/>
        </w:rPr>
        <w:t>n</w:t>
      </w:r>
      <w:r w:rsidR="00B30472">
        <w:rPr>
          <w:rFonts w:hint="eastAsia"/>
          <w:sz w:val="24"/>
          <w:szCs w:val="24"/>
        </w:rPr>
        <w:t xml:space="preserve">), </w:t>
      </w:r>
      <w:r w:rsidR="00B30472">
        <w:rPr>
          <w:rFonts w:hint="eastAsia"/>
          <w:sz w:val="24"/>
          <w:szCs w:val="24"/>
        </w:rPr>
        <w:t>且</w:t>
      </w:r>
      <w:r w:rsidR="00B30472">
        <w:rPr>
          <w:rFonts w:hint="eastAsia"/>
          <w:sz w:val="24"/>
          <w:szCs w:val="24"/>
        </w:rPr>
        <w:t>d</w:t>
      </w:r>
      <w:r w:rsidR="00B30472">
        <w:rPr>
          <w:rFonts w:hint="eastAsia"/>
          <w:sz w:val="24"/>
          <w:szCs w:val="24"/>
        </w:rPr>
        <w:t>的值为</w:t>
      </w:r>
      <w:r w:rsidR="00B30472">
        <w:rPr>
          <w:rFonts w:hint="eastAsia"/>
          <w:sz w:val="24"/>
          <w:szCs w:val="24"/>
        </w:rPr>
        <w:t>0</w:t>
      </w:r>
      <w:r w:rsidR="00B30472">
        <w:rPr>
          <w:rFonts w:hint="eastAsia"/>
          <w:sz w:val="24"/>
          <w:szCs w:val="24"/>
        </w:rPr>
        <w:t>到</w:t>
      </w:r>
      <w:r w:rsidR="00B30472">
        <w:rPr>
          <w:rFonts w:hint="eastAsia"/>
          <w:sz w:val="24"/>
          <w:szCs w:val="24"/>
        </w:rPr>
        <w:t>1</w:t>
      </w:r>
      <w:r w:rsidR="00B30472">
        <w:rPr>
          <w:rFonts w:hint="eastAsia"/>
          <w:sz w:val="24"/>
          <w:szCs w:val="24"/>
        </w:rPr>
        <w:t>，</w:t>
      </w:r>
      <w:r w:rsidR="00B30472">
        <w:rPr>
          <w:rFonts w:hint="eastAsia"/>
          <w:sz w:val="24"/>
          <w:szCs w:val="24"/>
        </w:rPr>
        <w:t>d</w:t>
      </w:r>
      <w:r w:rsidR="00B30472">
        <w:rPr>
          <w:rFonts w:hint="eastAsia"/>
          <w:sz w:val="24"/>
          <w:szCs w:val="24"/>
        </w:rPr>
        <w:t>的值趋于</w:t>
      </w:r>
      <w:r w:rsidR="00B30472">
        <w:rPr>
          <w:rFonts w:hint="eastAsia"/>
          <w:sz w:val="24"/>
          <w:szCs w:val="24"/>
        </w:rPr>
        <w:t>0</w:t>
      </w:r>
      <w:r w:rsidR="00B30472">
        <w:rPr>
          <w:rFonts w:hint="eastAsia"/>
          <w:sz w:val="24"/>
          <w:szCs w:val="24"/>
        </w:rPr>
        <w:t>表示预上一次测偏差大，趋于</w:t>
      </w:r>
      <w:r w:rsidR="00B30472">
        <w:rPr>
          <w:rFonts w:hint="eastAsia"/>
          <w:sz w:val="24"/>
          <w:szCs w:val="24"/>
        </w:rPr>
        <w:t>1</w:t>
      </w:r>
      <w:r w:rsidR="00B30472">
        <w:rPr>
          <w:rFonts w:hint="eastAsia"/>
          <w:sz w:val="24"/>
          <w:szCs w:val="24"/>
        </w:rPr>
        <w:t>表示偏差小。因此</w:t>
      </w:r>
      <w:r w:rsidR="00B30472" w:rsidRPr="00B30472">
        <w:rPr>
          <w:rFonts w:hint="eastAsia"/>
          <w:i/>
          <w:sz w:val="24"/>
          <w:szCs w:val="24"/>
        </w:rPr>
        <w:t>a</w:t>
      </w:r>
      <w:r w:rsidR="00B30472">
        <w:rPr>
          <w:rFonts w:hint="eastAsia"/>
          <w:sz w:val="24"/>
          <w:szCs w:val="24"/>
        </w:rPr>
        <w:t>可以设计为</w:t>
      </w:r>
      <w:r w:rsidR="00B30472">
        <w:rPr>
          <w:rFonts w:hint="eastAsia"/>
          <w:sz w:val="24"/>
          <w:szCs w:val="24"/>
        </w:rPr>
        <w:t xml:space="preserve">1 - </w:t>
      </w:r>
      <w:r w:rsidR="00B30472">
        <w:rPr>
          <w:sz w:val="24"/>
          <w:szCs w:val="24"/>
        </w:rPr>
        <w:t>min (</w:t>
      </w:r>
      <w:r w:rsidR="00B30472" w:rsidRPr="00B30472">
        <w:rPr>
          <w:rFonts w:hint="eastAsia"/>
          <w:i/>
          <w:sz w:val="24"/>
          <w:szCs w:val="24"/>
        </w:rPr>
        <w:t>i</w:t>
      </w:r>
      <w:r w:rsidR="00B30472" w:rsidRPr="00B30472">
        <w:rPr>
          <w:rFonts w:hint="eastAsia"/>
          <w:i/>
          <w:sz w:val="24"/>
          <w:szCs w:val="24"/>
          <w:vertAlign w:val="subscript"/>
        </w:rPr>
        <w:t>n</w:t>
      </w:r>
      <w:r w:rsidR="00B30472">
        <w:rPr>
          <w:rFonts w:hint="eastAsia"/>
          <w:i/>
          <w:sz w:val="24"/>
          <w:szCs w:val="24"/>
          <w:vertAlign w:val="subscript"/>
        </w:rPr>
        <w:t xml:space="preserve"> </w:t>
      </w:r>
      <w:r w:rsidR="00B30472" w:rsidRPr="00B30472">
        <w:rPr>
          <w:rFonts w:hint="eastAsia"/>
          <w:i/>
          <w:sz w:val="24"/>
          <w:szCs w:val="24"/>
        </w:rPr>
        <w:t>,</w:t>
      </w:r>
      <w:r w:rsidR="00B30472">
        <w:rPr>
          <w:rFonts w:hint="eastAsia"/>
          <w:i/>
          <w:sz w:val="24"/>
          <w:szCs w:val="24"/>
        </w:rPr>
        <w:t>I</w:t>
      </w:r>
      <w:r w:rsidR="00B30472" w:rsidRPr="00B30472">
        <w:rPr>
          <w:rFonts w:hint="eastAsia"/>
          <w:i/>
          <w:sz w:val="24"/>
          <w:szCs w:val="24"/>
          <w:vertAlign w:val="subscript"/>
        </w:rPr>
        <w:t>n</w:t>
      </w:r>
      <w:r w:rsidR="00B30472">
        <w:rPr>
          <w:rFonts w:hint="eastAsia"/>
          <w:i/>
          <w:sz w:val="24"/>
          <w:szCs w:val="24"/>
          <w:vertAlign w:val="subscript"/>
        </w:rPr>
        <w:t xml:space="preserve"> </w:t>
      </w:r>
      <w:r w:rsidR="00B30472">
        <w:rPr>
          <w:rFonts w:hint="eastAsia"/>
          <w:sz w:val="24"/>
          <w:szCs w:val="24"/>
        </w:rPr>
        <w:t>) / max (</w:t>
      </w:r>
      <w:r w:rsidR="00B30472" w:rsidRPr="00B30472">
        <w:rPr>
          <w:rFonts w:hint="eastAsia"/>
          <w:i/>
          <w:sz w:val="24"/>
          <w:szCs w:val="24"/>
        </w:rPr>
        <w:t>i</w:t>
      </w:r>
      <w:r w:rsidR="00B30472" w:rsidRPr="00B30472">
        <w:rPr>
          <w:rFonts w:hint="eastAsia"/>
          <w:i/>
          <w:sz w:val="24"/>
          <w:szCs w:val="24"/>
          <w:vertAlign w:val="subscript"/>
        </w:rPr>
        <w:t>n</w:t>
      </w:r>
      <w:r w:rsidR="00B30472">
        <w:rPr>
          <w:rFonts w:hint="eastAsia"/>
          <w:i/>
          <w:sz w:val="24"/>
          <w:szCs w:val="24"/>
          <w:vertAlign w:val="subscript"/>
        </w:rPr>
        <w:t xml:space="preserve"> </w:t>
      </w:r>
      <w:r w:rsidR="00B30472" w:rsidRPr="00B30472">
        <w:rPr>
          <w:rFonts w:hint="eastAsia"/>
          <w:i/>
          <w:sz w:val="24"/>
          <w:szCs w:val="24"/>
        </w:rPr>
        <w:t>,</w:t>
      </w:r>
      <w:r w:rsidR="00B30472">
        <w:rPr>
          <w:rFonts w:hint="eastAsia"/>
          <w:i/>
          <w:sz w:val="24"/>
          <w:szCs w:val="24"/>
        </w:rPr>
        <w:t>I</w:t>
      </w:r>
      <w:r w:rsidR="00B30472" w:rsidRPr="00B30472">
        <w:rPr>
          <w:rFonts w:hint="eastAsia"/>
          <w:i/>
          <w:sz w:val="24"/>
          <w:szCs w:val="24"/>
          <w:vertAlign w:val="subscript"/>
        </w:rPr>
        <w:t>n</w:t>
      </w:r>
      <w:r w:rsidR="00B30472">
        <w:rPr>
          <w:rFonts w:hint="eastAsia"/>
          <w:sz w:val="24"/>
          <w:szCs w:val="24"/>
        </w:rPr>
        <w:t>)</w:t>
      </w:r>
      <w:r w:rsidR="0043064D">
        <w:rPr>
          <w:rFonts w:hint="eastAsia"/>
          <w:sz w:val="24"/>
          <w:szCs w:val="24"/>
        </w:rPr>
        <w:t>。</w:t>
      </w:r>
    </w:p>
    <w:p w14:paraId="4132A859" w14:textId="77777777" w:rsidR="007A7CF9" w:rsidRPr="007A7CF9" w:rsidRDefault="007A7CF9" w:rsidP="0063799E">
      <w:pPr>
        <w:rPr>
          <w:rFonts w:hAnsi="SimSun"/>
          <w:sz w:val="24"/>
          <w:szCs w:val="24"/>
        </w:rPr>
      </w:pPr>
      <w:r>
        <w:rPr>
          <w:rFonts w:hint="eastAsia"/>
          <w:sz w:val="24"/>
          <w:szCs w:val="24"/>
        </w:rPr>
        <w:t xml:space="preserve">                      </w:t>
      </w:r>
      <m:oMath>
        <m:r>
          <w:rPr>
            <w:rFonts w:ascii="Cambria Math" w:hAnsi="Cambria Math"/>
            <w:sz w:val="24"/>
            <w:szCs w:val="24"/>
          </w:rPr>
          <m:t>a</m:t>
        </m:r>
        <m:r>
          <m:rPr>
            <m:sty m:val="p"/>
          </m:rPr>
          <w:rPr>
            <w:rFonts w:ascii="Cambria Math" w:hAnsi="Cambria Math"/>
            <w:sz w:val="24"/>
            <w:szCs w:val="24"/>
          </w:rPr>
          <m:t>=</m:t>
        </m:r>
        <m:f>
          <m:fPr>
            <m:ctrlPr>
              <w:rPr>
                <w:rFonts w:ascii="Cambria Math" w:hAnsi="Cambria Math"/>
                <w:i/>
                <w:sz w:val="24"/>
                <w:szCs w:val="24"/>
                <w:vertAlign w:val="subscript"/>
              </w:rPr>
            </m:ctrlPr>
          </m:fPr>
          <m:num>
            <m:d>
              <m:dPr>
                <m:begChr m:val="|"/>
                <m:endChr m:val="|"/>
                <m:ctrlPr>
                  <w:rPr>
                    <w:rFonts w:ascii="Cambria Math" w:hAnsi="Cambria Math"/>
                    <w:sz w:val="24"/>
                    <w:szCs w:val="24"/>
                  </w:rPr>
                </m:ctrlPr>
              </m:dPr>
              <m:e>
                <m:r>
                  <w:rPr>
                    <w:rFonts w:ascii="Cambria Math" w:hAnsi="Cambria Math" w:hint="eastAsia"/>
                    <w:sz w:val="24"/>
                    <w:szCs w:val="24"/>
                  </w:rPr>
                  <m:t>i</m:t>
                </m:r>
                <m:r>
                  <w:rPr>
                    <w:rFonts w:ascii="Cambria Math" w:hAnsi="Cambria Math" w:hint="eastAsia"/>
                    <w:sz w:val="24"/>
                    <w:szCs w:val="24"/>
                    <w:vertAlign w:val="subscript"/>
                  </w:rPr>
                  <m:t>n</m:t>
                </m:r>
                <m:r>
                  <w:rPr>
                    <w:rFonts w:ascii="Cambria Math" w:hAnsi="Cambria Math"/>
                    <w:sz w:val="24"/>
                    <w:szCs w:val="24"/>
                    <w:vertAlign w:val="subscript"/>
                  </w:rPr>
                  <m:t>-</m:t>
                </m:r>
                <m:r>
                  <w:rPr>
                    <w:rFonts w:ascii="Cambria Math" w:hAnsi="Cambria Math" w:hint="eastAsia"/>
                    <w:sz w:val="24"/>
                    <w:szCs w:val="24"/>
                  </w:rPr>
                  <m:t>I</m:t>
                </m:r>
                <m:r>
                  <w:rPr>
                    <w:rFonts w:ascii="Cambria Math" w:hAnsi="Cambria Math" w:hint="eastAsia"/>
                    <w:sz w:val="24"/>
                    <w:szCs w:val="24"/>
                    <w:vertAlign w:val="subscript"/>
                  </w:rPr>
                  <m:t>n</m:t>
                </m:r>
                <m:ctrlPr>
                  <w:rPr>
                    <w:rFonts w:ascii="Cambria Math" w:hAnsi="Cambria Math"/>
                    <w:i/>
                    <w:sz w:val="24"/>
                    <w:szCs w:val="24"/>
                    <w:vertAlign w:val="subscript"/>
                  </w:rPr>
                </m:ctrlPr>
              </m:e>
            </m:d>
            <m:ctrlPr>
              <w:rPr>
                <w:rFonts w:ascii="Cambria Math" w:hAnsi="Cambria Math"/>
                <w:i/>
                <w:sz w:val="24"/>
                <w:szCs w:val="24"/>
              </w:rPr>
            </m:ctrlPr>
          </m:num>
          <m:den>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m:t>
                </m:r>
                <m:r>
                  <w:rPr>
                    <w:rFonts w:ascii="Cambria Math" w:hAnsi="Cambria Math" w:hint="eastAsia"/>
                    <w:sz w:val="24"/>
                    <w:szCs w:val="24"/>
                  </w:rPr>
                  <m:t>i</m:t>
                </m:r>
                <m:r>
                  <w:rPr>
                    <w:rFonts w:ascii="Cambria Math" w:hAnsi="Cambria Math" w:hint="eastAsia"/>
                    <w:sz w:val="24"/>
                    <w:szCs w:val="24"/>
                    <w:vertAlign w:val="subscript"/>
                  </w:rPr>
                  <m:t xml:space="preserve">n </m:t>
                </m:r>
                <m:r>
                  <w:rPr>
                    <w:rFonts w:ascii="Cambria Math" w:hAnsi="Cambria Math" w:hint="eastAsia"/>
                    <w:sz w:val="24"/>
                    <w:szCs w:val="24"/>
                  </w:rPr>
                  <m:t>,I</m:t>
                </m:r>
                <m:r>
                  <w:rPr>
                    <w:rFonts w:ascii="Cambria Math" w:hAnsi="Cambria Math" w:hint="eastAsia"/>
                    <w:sz w:val="24"/>
                    <w:szCs w:val="24"/>
                    <w:vertAlign w:val="subscript"/>
                  </w:rPr>
                  <m:t>n</m:t>
                </m:r>
                <m:r>
                  <w:rPr>
                    <w:rFonts w:ascii="Cambria Math" w:hAnsi="Cambria Math"/>
                    <w:sz w:val="24"/>
                    <w:szCs w:val="24"/>
                  </w:rPr>
                  <m:t>)</m:t>
                </m:r>
              </m:e>
            </m:func>
            <m:ctrlPr>
              <w:rPr>
                <w:rFonts w:ascii="Cambria Math" w:hAnsi="Cambria Math"/>
                <w:i/>
                <w:sz w:val="24"/>
                <w:szCs w:val="24"/>
              </w:rPr>
            </m:ctrlPr>
          </m:den>
        </m:f>
      </m:oMath>
      <w:r>
        <w:rPr>
          <w:rFonts w:hAnsi="SimSun" w:hint="eastAsia"/>
          <w:sz w:val="24"/>
          <w:szCs w:val="24"/>
        </w:rPr>
        <w:t xml:space="preserve">                            </w:t>
      </w:r>
      <w:del w:id="1642" w:author="alling" w:date="2017-04-04T16:19:00Z">
        <w:r w:rsidDel="00521096">
          <w:rPr>
            <w:rFonts w:hAnsi="SimSun" w:hint="eastAsia"/>
            <w:sz w:val="24"/>
            <w:szCs w:val="24"/>
          </w:rPr>
          <w:delText xml:space="preserve"> </w:delText>
        </w:r>
      </w:del>
      <w:r>
        <w:rPr>
          <w:rFonts w:hAnsi="SimSun" w:hint="eastAsia"/>
          <w:sz w:val="24"/>
          <w:szCs w:val="24"/>
        </w:rPr>
        <w:t>(3-5)</w:t>
      </w:r>
    </w:p>
    <w:p w14:paraId="4F712E48" w14:textId="77777777" w:rsidR="00DC28FA" w:rsidRDefault="00DC28FA" w:rsidP="0063799E">
      <w:pPr>
        <w:rPr>
          <w:rFonts w:hAnsi="SimSun"/>
          <w:sz w:val="24"/>
          <w:szCs w:val="24"/>
        </w:rPr>
      </w:pPr>
    </w:p>
    <w:p w14:paraId="440952BA" w14:textId="77777777" w:rsidR="00FA2F56" w:rsidRDefault="00621227" w:rsidP="0063799E">
      <w:pPr>
        <w:rPr>
          <w:rFonts w:hAnsi="SimSun"/>
          <w:sz w:val="24"/>
          <w:szCs w:val="24"/>
        </w:rPr>
      </w:pPr>
      <w:r w:rsidRPr="00ED504E">
        <w:rPr>
          <w:rFonts w:hAnsi="SimSun"/>
          <w:sz w:val="24"/>
          <w:szCs w:val="24"/>
        </w:rPr>
        <w:t>作为初始，我们采用</w:t>
      </w:r>
      <w:r w:rsidRPr="00095125">
        <w:rPr>
          <w:i/>
          <w:sz w:val="24"/>
          <w:szCs w:val="24"/>
        </w:rPr>
        <w:t>a</w:t>
      </w:r>
      <w:r w:rsidR="00095125">
        <w:rPr>
          <w:rFonts w:hAnsi="SimSun" w:hint="eastAsia"/>
          <w:sz w:val="24"/>
          <w:szCs w:val="24"/>
        </w:rPr>
        <w:t>=</w:t>
      </w:r>
      <w:r w:rsidRPr="00ED504E">
        <w:rPr>
          <w:sz w:val="24"/>
          <w:szCs w:val="24"/>
        </w:rPr>
        <w:t>0.5</w:t>
      </w:r>
      <w:r w:rsidRPr="00ED504E">
        <w:rPr>
          <w:rFonts w:hAnsi="SimSun"/>
          <w:sz w:val="24"/>
          <w:szCs w:val="24"/>
        </w:rPr>
        <w:t>，并根据实际运行结果修正</w:t>
      </w:r>
      <w:r w:rsidRPr="00095125">
        <w:rPr>
          <w:i/>
          <w:sz w:val="24"/>
          <w:szCs w:val="24"/>
        </w:rPr>
        <w:t>a</w:t>
      </w:r>
      <w:r w:rsidRPr="00ED504E">
        <w:rPr>
          <w:rFonts w:hAnsi="SimSun"/>
          <w:sz w:val="24"/>
          <w:szCs w:val="24"/>
        </w:rPr>
        <w:t>的取值以使预测值接近实际值。</w:t>
      </w:r>
      <w:r w:rsidR="00E35BB1" w:rsidRPr="00ED504E">
        <w:rPr>
          <w:rFonts w:hAnsi="SimSun"/>
          <w:sz w:val="24"/>
          <w:szCs w:val="24"/>
        </w:rPr>
        <w:t>为获得</w:t>
      </w:r>
      <w:r w:rsidR="00E35BB1" w:rsidRPr="00095125">
        <w:rPr>
          <w:i/>
          <w:sz w:val="24"/>
          <w:szCs w:val="24"/>
        </w:rPr>
        <w:t>i</w:t>
      </w:r>
      <w:r w:rsidR="00E35BB1" w:rsidRPr="00095125">
        <w:rPr>
          <w:i/>
          <w:sz w:val="24"/>
          <w:szCs w:val="24"/>
          <w:vertAlign w:val="subscript"/>
        </w:rPr>
        <w:t>n</w:t>
      </w:r>
      <w:r w:rsidR="00E35BB1" w:rsidRPr="00ED504E">
        <w:rPr>
          <w:rFonts w:hAnsi="SimSun"/>
          <w:sz w:val="24"/>
          <w:szCs w:val="24"/>
        </w:rPr>
        <w:t>的值，我们在</w:t>
      </w:r>
      <w:r w:rsidR="00E35BB1" w:rsidRPr="00ED504E">
        <w:rPr>
          <w:sz w:val="24"/>
          <w:szCs w:val="24"/>
        </w:rPr>
        <w:t>mxt_io_complete()</w:t>
      </w:r>
      <w:r w:rsidR="00E35BB1" w:rsidRPr="00ED504E">
        <w:rPr>
          <w:rFonts w:hAnsi="SimSun"/>
          <w:sz w:val="24"/>
          <w:szCs w:val="24"/>
        </w:rPr>
        <w:t>函数结束前纪录实际设备处于空闲状态的开始时间并在</w:t>
      </w:r>
      <w:r w:rsidR="00E35BB1" w:rsidRPr="00ED504E">
        <w:rPr>
          <w:sz w:val="24"/>
          <w:szCs w:val="24"/>
        </w:rPr>
        <w:t>MXT1664</w:t>
      </w:r>
      <w:r w:rsidR="00715973" w:rsidRPr="00ED504E">
        <w:rPr>
          <w:sz w:val="24"/>
          <w:szCs w:val="24"/>
        </w:rPr>
        <w:t xml:space="preserve"> Runtime idle</w:t>
      </w:r>
      <w:r w:rsidR="00715973" w:rsidRPr="00ED504E">
        <w:rPr>
          <w:rFonts w:hAnsi="SimSun"/>
          <w:sz w:val="24"/>
          <w:szCs w:val="24"/>
        </w:rPr>
        <w:t>回调</w:t>
      </w:r>
      <w:r w:rsidR="00E35BB1" w:rsidRPr="00ED504E">
        <w:rPr>
          <w:rFonts w:hAnsi="SimSun"/>
          <w:sz w:val="24"/>
          <w:szCs w:val="24"/>
        </w:rPr>
        <w:t>函数入口处纪录</w:t>
      </w:r>
      <w:r w:rsidR="00715973" w:rsidRPr="00ED504E">
        <w:rPr>
          <w:rFonts w:hAnsi="SimSun"/>
          <w:sz w:val="24"/>
          <w:szCs w:val="24"/>
        </w:rPr>
        <w:t>当前时间</w:t>
      </w:r>
      <w:r w:rsidR="00E35BB1" w:rsidRPr="00ED504E">
        <w:rPr>
          <w:rFonts w:hAnsi="SimSun"/>
          <w:sz w:val="24"/>
          <w:szCs w:val="24"/>
        </w:rPr>
        <w:t>，两者相减作为上一次设备的实际空闲时间</w:t>
      </w:r>
      <w:r w:rsidR="00E35BB1" w:rsidRPr="00095125">
        <w:rPr>
          <w:i/>
          <w:sz w:val="24"/>
          <w:szCs w:val="24"/>
        </w:rPr>
        <w:t>i</w:t>
      </w:r>
      <w:r w:rsidR="00E35BB1" w:rsidRPr="00095125">
        <w:rPr>
          <w:i/>
          <w:sz w:val="24"/>
          <w:szCs w:val="24"/>
          <w:vertAlign w:val="subscript"/>
        </w:rPr>
        <w:t>n</w:t>
      </w:r>
      <w:r w:rsidR="00E35BB1" w:rsidRPr="00ED504E">
        <w:rPr>
          <w:rFonts w:hAnsi="SimSun"/>
          <w:sz w:val="24"/>
          <w:szCs w:val="24"/>
        </w:rPr>
        <w:t>。</w:t>
      </w:r>
      <w:r w:rsidR="00E853CD" w:rsidRPr="00ED504E">
        <w:rPr>
          <w:rFonts w:hAnsi="SimSun"/>
          <w:sz w:val="24"/>
          <w:szCs w:val="24"/>
        </w:rPr>
        <w:t>当</w:t>
      </w:r>
      <w:r w:rsidR="00E853CD" w:rsidRPr="00095125">
        <w:rPr>
          <w:i/>
          <w:sz w:val="24"/>
          <w:szCs w:val="24"/>
        </w:rPr>
        <w:t>I</w:t>
      </w:r>
      <w:r w:rsidR="00E853CD" w:rsidRPr="00095125">
        <w:rPr>
          <w:i/>
          <w:sz w:val="24"/>
          <w:szCs w:val="24"/>
          <w:vertAlign w:val="subscript"/>
        </w:rPr>
        <w:t>n</w:t>
      </w:r>
      <w:r w:rsidR="00E853CD" w:rsidRPr="00095125">
        <w:rPr>
          <w:rFonts w:hAnsi="SimSun"/>
          <w:i/>
          <w:sz w:val="24"/>
          <w:szCs w:val="24"/>
          <w:vertAlign w:val="subscript"/>
        </w:rPr>
        <w:t>＋</w:t>
      </w:r>
      <w:r w:rsidR="00E853CD" w:rsidRPr="00095125">
        <w:rPr>
          <w:i/>
          <w:sz w:val="24"/>
          <w:szCs w:val="24"/>
          <w:vertAlign w:val="subscript"/>
        </w:rPr>
        <w:t>1</w:t>
      </w:r>
      <w:r w:rsidR="00E853CD" w:rsidRPr="00ED504E">
        <w:rPr>
          <w:rFonts w:hAnsi="SimSun"/>
          <w:sz w:val="24"/>
          <w:szCs w:val="24"/>
        </w:rPr>
        <w:t>大于</w:t>
      </w:r>
      <w:r w:rsidR="00E853CD" w:rsidRPr="00095125">
        <w:rPr>
          <w:i/>
          <w:sz w:val="24"/>
          <w:szCs w:val="24"/>
        </w:rPr>
        <w:t>I</w:t>
      </w:r>
      <w:r w:rsidR="00E853CD" w:rsidRPr="00095125">
        <w:rPr>
          <w:i/>
          <w:sz w:val="24"/>
          <w:szCs w:val="24"/>
          <w:vertAlign w:val="subscript"/>
        </w:rPr>
        <w:t>th</w:t>
      </w:r>
      <w:r w:rsidR="00E853CD" w:rsidRPr="00ED504E">
        <w:rPr>
          <w:rFonts w:hAnsi="SimSun"/>
          <w:sz w:val="24"/>
          <w:szCs w:val="24"/>
        </w:rPr>
        <w:t>时，</w:t>
      </w:r>
      <w:r w:rsidR="00715973" w:rsidRPr="00ED504E">
        <w:rPr>
          <w:rFonts w:hAnsi="SimSun"/>
          <w:sz w:val="24"/>
          <w:szCs w:val="24"/>
        </w:rPr>
        <w:t>回调函数</w:t>
      </w:r>
      <w:r w:rsidR="00E853CD" w:rsidRPr="00ED504E">
        <w:rPr>
          <w:rFonts w:hAnsi="SimSun"/>
          <w:sz w:val="24"/>
          <w:szCs w:val="24"/>
        </w:rPr>
        <w:t>返回</w:t>
      </w:r>
      <w:r w:rsidR="00411511" w:rsidRPr="00ED504E">
        <w:rPr>
          <w:sz w:val="24"/>
          <w:szCs w:val="24"/>
        </w:rPr>
        <w:t>0</w:t>
      </w:r>
      <w:r w:rsidR="00411511" w:rsidRPr="00ED504E">
        <w:rPr>
          <w:rFonts w:hAnsi="SimSun"/>
          <w:sz w:val="24"/>
          <w:szCs w:val="24"/>
        </w:rPr>
        <w:t>以使</w:t>
      </w:r>
      <w:r w:rsidR="00411511" w:rsidRPr="00ED504E">
        <w:rPr>
          <w:sz w:val="24"/>
          <w:szCs w:val="24"/>
        </w:rPr>
        <w:t>Runtime PM</w:t>
      </w:r>
      <w:r w:rsidR="00411511" w:rsidRPr="00ED504E">
        <w:rPr>
          <w:rFonts w:hAnsi="SimSun"/>
          <w:sz w:val="24"/>
          <w:szCs w:val="24"/>
        </w:rPr>
        <w:t>通过</w:t>
      </w:r>
      <w:r w:rsidR="00411511" w:rsidRPr="00ED504E">
        <w:rPr>
          <w:sz w:val="24"/>
          <w:szCs w:val="24"/>
        </w:rPr>
        <w:t>mxt_runtime_suspend()</w:t>
      </w:r>
      <w:r w:rsidR="00411511" w:rsidRPr="00ED504E">
        <w:rPr>
          <w:rFonts w:hAnsi="SimSun"/>
          <w:sz w:val="24"/>
          <w:szCs w:val="24"/>
        </w:rPr>
        <w:t>接口将设备切换到低功耗模式。</w:t>
      </w:r>
    </w:p>
    <w:p w14:paraId="34B789DB" w14:textId="77777777" w:rsidR="003B2363" w:rsidRDefault="003B2363" w:rsidP="0063799E">
      <w:pPr>
        <w:rPr>
          <w:rFonts w:hAnsi="SimSun"/>
          <w:sz w:val="24"/>
          <w:szCs w:val="24"/>
        </w:rPr>
      </w:pPr>
    </w:p>
    <w:p w14:paraId="003059B3" w14:textId="77777777" w:rsidR="003B2363" w:rsidRDefault="003B2363" w:rsidP="00415507">
      <w:pPr>
        <w:pStyle w:val="af5"/>
        <w:numPr>
          <w:ilvl w:val="1"/>
          <w:numId w:val="19"/>
        </w:numPr>
        <w:ind w:rightChars="12" w:right="25"/>
        <w:outlineLvl w:val="2"/>
        <w:rPr>
          <w:rFonts w:ascii="SimHei" w:eastAsia="SimHei" w:hAnsi="SimSun"/>
          <w:sz w:val="24"/>
        </w:rPr>
      </w:pPr>
      <w:bookmarkStart w:id="1643" w:name="_Toc471381684"/>
      <w:r>
        <w:rPr>
          <w:rFonts w:ascii="SimHei" w:eastAsia="SimHei" w:hAnsi="SimSun" w:hint="eastAsia"/>
          <w:sz w:val="24"/>
        </w:rPr>
        <w:lastRenderedPageBreak/>
        <w:t>本章小结</w:t>
      </w:r>
      <w:bookmarkEnd w:id="1643"/>
    </w:p>
    <w:p w14:paraId="59EDD1E9" w14:textId="77777777" w:rsidR="003B2363" w:rsidRPr="00D70C34" w:rsidRDefault="0087763E" w:rsidP="0063799E">
      <w:pPr>
        <w:rPr>
          <w:rFonts w:eastAsiaTheme="minorEastAsia"/>
          <w:sz w:val="24"/>
          <w:szCs w:val="24"/>
        </w:rPr>
      </w:pPr>
      <w:r w:rsidRPr="00D70C34">
        <w:rPr>
          <w:rFonts w:eastAsiaTheme="minorEastAsia" w:hAnsiTheme="minorEastAsia"/>
          <w:sz w:val="24"/>
          <w:szCs w:val="24"/>
        </w:rPr>
        <w:t>本章首先提出了一种在</w:t>
      </w:r>
      <w:r w:rsidRPr="00D70C34">
        <w:rPr>
          <w:rFonts w:eastAsiaTheme="minorEastAsia"/>
          <w:sz w:val="24"/>
          <w:szCs w:val="24"/>
        </w:rPr>
        <w:t>Linux CFS</w:t>
      </w:r>
      <w:r w:rsidRPr="00D70C34">
        <w:rPr>
          <w:rFonts w:eastAsiaTheme="minorEastAsia" w:hAnsiTheme="minorEastAsia"/>
          <w:sz w:val="24"/>
          <w:szCs w:val="24"/>
        </w:rPr>
        <w:t>调度器基础上改进而来的有节能意识的调度器设计，介绍了该设计在任务追踪、任务放置、负载均衡、与</w:t>
      </w:r>
      <w:r w:rsidRPr="00D70C34">
        <w:rPr>
          <w:rFonts w:eastAsiaTheme="minorEastAsia"/>
          <w:sz w:val="24"/>
          <w:szCs w:val="24"/>
        </w:rPr>
        <w:t>CPUFreq</w:t>
      </w:r>
      <w:r w:rsidRPr="00D70C34">
        <w:rPr>
          <w:rFonts w:eastAsiaTheme="minorEastAsia" w:hAnsiTheme="minorEastAsia"/>
          <w:sz w:val="24"/>
          <w:szCs w:val="24"/>
        </w:rPr>
        <w:t>框架协同和可调整参数五个方面的改进和设计。其次，提出了一种基于</w:t>
      </w:r>
      <w:r w:rsidRPr="00D70C34">
        <w:rPr>
          <w:rFonts w:eastAsiaTheme="minorEastAsia"/>
          <w:sz w:val="24"/>
          <w:szCs w:val="24"/>
        </w:rPr>
        <w:t>Runtime PM</w:t>
      </w:r>
      <w:r w:rsidRPr="00D70C34">
        <w:rPr>
          <w:rFonts w:eastAsiaTheme="minorEastAsia" w:hAnsiTheme="minorEastAsia"/>
          <w:sz w:val="24"/>
          <w:szCs w:val="24"/>
        </w:rPr>
        <w:t>框架的设备驱动电源管理设计，重点介绍了在该设计中对于动态电源管理中确定低功耗状态切换时机的方法。通过本章的设计，对第二章中提出的问题提出了解决方案。</w:t>
      </w:r>
    </w:p>
    <w:p w14:paraId="139AC618" w14:textId="77777777" w:rsidR="003E592D" w:rsidRDefault="003E592D">
      <w:pPr>
        <w:widowControl/>
        <w:adjustRightInd/>
        <w:snapToGrid/>
        <w:spacing w:before="0" w:line="240" w:lineRule="auto"/>
        <w:ind w:firstLine="0"/>
        <w:jc w:val="left"/>
        <w:rPr>
          <w:sz w:val="24"/>
          <w:szCs w:val="24"/>
        </w:rPr>
      </w:pPr>
      <w:r>
        <w:rPr>
          <w:sz w:val="24"/>
          <w:szCs w:val="24"/>
        </w:rPr>
        <w:br w:type="page"/>
      </w:r>
    </w:p>
    <w:p w14:paraId="33AE3E8B" w14:textId="77777777" w:rsidR="00CE6A72" w:rsidRPr="00CE6A72" w:rsidRDefault="00E0220E" w:rsidP="00CE6A72">
      <w:pPr>
        <w:ind w:rightChars="12" w:right="25" w:firstLine="0"/>
        <w:jc w:val="center"/>
        <w:outlineLvl w:val="0"/>
        <w:rPr>
          <w:rFonts w:ascii="SimHei" w:eastAsia="SimHei" w:hAnsi="SimHei"/>
          <w:b/>
          <w:sz w:val="32"/>
          <w:szCs w:val="32"/>
        </w:rPr>
      </w:pPr>
      <w:bookmarkStart w:id="1644" w:name="_Toc471381685"/>
      <w:r>
        <w:rPr>
          <w:rFonts w:ascii="SimHei" w:eastAsia="SimHei" w:hAnsi="SimHei" w:hint="eastAsia"/>
          <w:b/>
          <w:sz w:val="32"/>
          <w:szCs w:val="32"/>
        </w:rPr>
        <w:lastRenderedPageBreak/>
        <w:t>4</w:t>
      </w:r>
      <w:r w:rsidRPr="005875FD">
        <w:rPr>
          <w:rFonts w:ascii="SimHei" w:eastAsia="SimHei" w:hAnsi="SimHei"/>
          <w:b/>
          <w:sz w:val="32"/>
          <w:szCs w:val="32"/>
        </w:rPr>
        <w:t xml:space="preserve"> 嵌入式Linux系统电源管理方法的</w:t>
      </w:r>
      <w:r>
        <w:rPr>
          <w:rFonts w:ascii="SimHei" w:eastAsia="SimHei" w:hAnsi="SimHei" w:hint="eastAsia"/>
          <w:b/>
          <w:sz w:val="32"/>
          <w:szCs w:val="32"/>
        </w:rPr>
        <w:t>实现</w:t>
      </w:r>
      <w:bookmarkEnd w:id="1644"/>
    </w:p>
    <w:p w14:paraId="3EA21A56" w14:textId="77777777" w:rsidR="00CE6A72" w:rsidRPr="00CE6A72" w:rsidRDefault="00CE6A72" w:rsidP="00CE6A72">
      <w:pPr>
        <w:ind w:firstLine="0"/>
      </w:pPr>
    </w:p>
    <w:p w14:paraId="6BD925CA" w14:textId="77777777" w:rsidR="00CE6A72" w:rsidRPr="00EF1051" w:rsidRDefault="00CE6A72" w:rsidP="00CE6A72">
      <w:pPr>
        <w:ind w:leftChars="-1" w:left="-1" w:rightChars="12" w:right="25" w:hanging="1"/>
        <w:outlineLvl w:val="2"/>
        <w:rPr>
          <w:rFonts w:eastAsia="SimHei"/>
          <w:sz w:val="24"/>
        </w:rPr>
      </w:pPr>
      <w:bookmarkStart w:id="1645" w:name="_Toc471381686"/>
      <w:r w:rsidRPr="00EF1051">
        <w:rPr>
          <w:rFonts w:eastAsia="SimHei"/>
          <w:b/>
          <w:color w:val="339966"/>
          <w:sz w:val="24"/>
        </w:rPr>
        <w:t>4.1</w:t>
      </w:r>
      <w:r w:rsidRPr="00EF1051">
        <w:rPr>
          <w:rFonts w:eastAsia="SimHei"/>
          <w:sz w:val="24"/>
        </w:rPr>
        <w:t xml:space="preserve"> </w:t>
      </w:r>
      <w:r w:rsidRPr="00EF1051">
        <w:rPr>
          <w:rFonts w:eastAsia="SimHei"/>
          <w:sz w:val="24"/>
        </w:rPr>
        <w:t>一种有节能意识的调度器的实现</w:t>
      </w:r>
      <w:bookmarkEnd w:id="1645"/>
    </w:p>
    <w:p w14:paraId="048B9A57" w14:textId="77777777" w:rsidR="00ED504E" w:rsidRPr="00EF1051" w:rsidRDefault="00481278" w:rsidP="00D763AB">
      <w:pPr>
        <w:rPr>
          <w:sz w:val="24"/>
          <w:szCs w:val="24"/>
        </w:rPr>
      </w:pPr>
      <w:r w:rsidRPr="00EF1051">
        <w:rPr>
          <w:sz w:val="24"/>
          <w:szCs w:val="24"/>
        </w:rPr>
        <w:t>在</w:t>
      </w:r>
      <w:r w:rsidRPr="00EF1051">
        <w:rPr>
          <w:sz w:val="24"/>
          <w:szCs w:val="24"/>
        </w:rPr>
        <w:t>Linux 3.18.20</w:t>
      </w:r>
      <w:r w:rsidRPr="00EF1051">
        <w:rPr>
          <w:sz w:val="24"/>
          <w:szCs w:val="24"/>
        </w:rPr>
        <w:t>版本内核</w:t>
      </w:r>
      <w:r w:rsidR="001C08A2" w:rsidRPr="00EF1051">
        <w:rPr>
          <w:sz w:val="24"/>
          <w:szCs w:val="24"/>
        </w:rPr>
        <w:t>默认的</w:t>
      </w:r>
      <w:r w:rsidR="001C08A2" w:rsidRPr="00EF1051">
        <w:rPr>
          <w:sz w:val="24"/>
          <w:szCs w:val="24"/>
        </w:rPr>
        <w:t>CFS</w:t>
      </w:r>
      <w:r w:rsidR="001C08A2" w:rsidRPr="00EF1051">
        <w:rPr>
          <w:sz w:val="24"/>
          <w:szCs w:val="24"/>
        </w:rPr>
        <w:t>调度器</w:t>
      </w:r>
      <w:r w:rsidR="003316A6" w:rsidRPr="00EF1051">
        <w:rPr>
          <w:sz w:val="24"/>
          <w:szCs w:val="24"/>
        </w:rPr>
        <w:t>和</w:t>
      </w:r>
      <w:r w:rsidR="000A1F3A">
        <w:rPr>
          <w:sz w:val="24"/>
          <w:szCs w:val="24"/>
        </w:rPr>
        <w:t>Android “</w:t>
      </w:r>
      <w:r w:rsidR="003316A6" w:rsidRPr="00EF1051">
        <w:rPr>
          <w:sz w:val="24"/>
          <w:szCs w:val="24"/>
        </w:rPr>
        <w:t>interactive” CPUFreq governor</w:t>
      </w:r>
      <w:r w:rsidRPr="00EF1051">
        <w:rPr>
          <w:sz w:val="24"/>
          <w:szCs w:val="24"/>
        </w:rPr>
        <w:t>基础上实现了具有节能意识的调度器。整个实现包括十几个源代码文件，</w:t>
      </w:r>
      <w:r w:rsidRPr="00EF1051">
        <w:rPr>
          <w:sz w:val="24"/>
          <w:szCs w:val="24"/>
        </w:rPr>
        <w:t>3200</w:t>
      </w:r>
      <w:r w:rsidRPr="00EF1051">
        <w:rPr>
          <w:sz w:val="24"/>
          <w:szCs w:val="24"/>
        </w:rPr>
        <w:t>多行代码的修改。</w:t>
      </w:r>
    </w:p>
    <w:p w14:paraId="7AACBB11" w14:textId="77777777" w:rsidR="00C104D0" w:rsidRPr="00D01718" w:rsidRDefault="0080344E" w:rsidP="00D01718">
      <w:pPr>
        <w:rPr>
          <w:rFonts w:hAnsi="SimSun"/>
          <w:sz w:val="24"/>
          <w:szCs w:val="24"/>
        </w:rPr>
      </w:pPr>
      <w:r w:rsidRPr="00ED504E">
        <w:rPr>
          <w:rFonts w:hAnsi="SimSun"/>
          <w:sz w:val="24"/>
          <w:szCs w:val="24"/>
        </w:rPr>
        <w:t>本节将介绍具有节能意识的调度器实现中的主要数据结构</w:t>
      </w:r>
      <w:r w:rsidR="00A657A4" w:rsidRPr="00ED504E">
        <w:rPr>
          <w:rFonts w:hAnsi="SimSun"/>
          <w:sz w:val="24"/>
          <w:szCs w:val="24"/>
        </w:rPr>
        <w:t>和算法实现</w:t>
      </w:r>
      <w:r w:rsidRPr="00ED504E">
        <w:rPr>
          <w:rFonts w:hAnsi="SimSun"/>
          <w:sz w:val="24"/>
          <w:szCs w:val="24"/>
        </w:rPr>
        <w:t>。首先是</w:t>
      </w:r>
      <w:r w:rsidRPr="00ED504E">
        <w:rPr>
          <w:sz w:val="24"/>
          <w:szCs w:val="24"/>
        </w:rPr>
        <w:t>ravg</w:t>
      </w:r>
      <w:r w:rsidRPr="00ED504E">
        <w:rPr>
          <w:rFonts w:hAnsi="SimSun"/>
          <w:sz w:val="24"/>
          <w:szCs w:val="24"/>
        </w:rPr>
        <w:t>结构</w:t>
      </w:r>
      <w:r w:rsidR="005D584D" w:rsidRPr="00ED504E">
        <w:rPr>
          <w:rFonts w:hAnsi="SimSun"/>
          <w:sz w:val="24"/>
          <w:szCs w:val="24"/>
        </w:rPr>
        <w:t>体</w:t>
      </w:r>
      <w:r w:rsidRPr="00ED504E">
        <w:rPr>
          <w:rFonts w:hAnsi="SimSun"/>
          <w:sz w:val="24"/>
          <w:szCs w:val="24"/>
        </w:rPr>
        <w:t>，它代表了一个任务对于</w:t>
      </w:r>
      <w:r w:rsidRPr="00ED504E">
        <w:rPr>
          <w:sz w:val="24"/>
          <w:szCs w:val="24"/>
        </w:rPr>
        <w:t>CPU</w:t>
      </w:r>
      <w:r w:rsidR="00B711BE" w:rsidRPr="00ED504E">
        <w:rPr>
          <w:rFonts w:hAnsi="SimSun"/>
          <w:sz w:val="24"/>
          <w:szCs w:val="24"/>
        </w:rPr>
        <w:t>时间的要求（归一化到时钟频率和拓扑结构）</w:t>
      </w:r>
      <w:r w:rsidR="00141FAE">
        <w:rPr>
          <w:rFonts w:hAnsi="SimSun" w:hint="eastAsia"/>
          <w:sz w:val="24"/>
          <w:szCs w:val="24"/>
        </w:rPr>
        <w:t>，</w:t>
      </w:r>
      <w:r w:rsidR="00B711BE" w:rsidRPr="00ED504E">
        <w:rPr>
          <w:rFonts w:hAnsi="SimSun"/>
          <w:sz w:val="24"/>
          <w:szCs w:val="24"/>
        </w:rPr>
        <w:t>主要</w:t>
      </w:r>
      <w:r w:rsidR="00D01718">
        <w:rPr>
          <w:rFonts w:hAnsi="SimSun"/>
          <w:sz w:val="24"/>
          <w:szCs w:val="24"/>
        </w:rPr>
        <w:t>成员变量定义如</w:t>
      </w:r>
      <w:r w:rsidR="00D01718">
        <w:rPr>
          <w:rFonts w:hAnsi="SimSun" w:hint="eastAsia"/>
          <w:sz w:val="24"/>
          <w:szCs w:val="24"/>
        </w:rPr>
        <w:t>表</w:t>
      </w:r>
      <w:r w:rsidR="00D01718">
        <w:rPr>
          <w:rFonts w:hAnsi="SimSun" w:hint="eastAsia"/>
          <w:sz w:val="24"/>
          <w:szCs w:val="24"/>
        </w:rPr>
        <w:t>4-1</w:t>
      </w:r>
      <w:r w:rsidR="00D01718">
        <w:rPr>
          <w:rFonts w:hAnsi="SimSun" w:hint="eastAsia"/>
          <w:sz w:val="24"/>
          <w:szCs w:val="24"/>
        </w:rPr>
        <w:t>所示</w:t>
      </w:r>
      <w:r w:rsidR="00122782">
        <w:rPr>
          <w:rFonts w:hAnsi="SimSun" w:hint="eastAsia"/>
          <w:sz w:val="24"/>
          <w:szCs w:val="24"/>
        </w:rPr>
        <w:t>。</w:t>
      </w:r>
    </w:p>
    <w:p w14:paraId="4F91759C" w14:textId="77777777" w:rsidR="005D584D" w:rsidRPr="000D2630" w:rsidRDefault="005D584D" w:rsidP="005D584D">
      <w:pPr>
        <w:pStyle w:val="af2"/>
        <w:jc w:val="center"/>
        <w:rPr>
          <w:rFonts w:ascii="Times New Roman" w:eastAsia="KaiTi" w:hAnsi="Times New Roman"/>
          <w:sz w:val="21"/>
          <w:szCs w:val="21"/>
          <w:rPrChange w:id="1646" w:author="Ling, Alex" w:date="2017-06-04T11:31:00Z">
            <w:rPr>
              <w:rFonts w:ascii="楷体" w:eastAsia="楷体" w:hAnsi="楷体"/>
              <w:sz w:val="21"/>
              <w:szCs w:val="21"/>
            </w:rPr>
          </w:rPrChange>
        </w:rPr>
      </w:pPr>
      <w:r w:rsidRPr="000D2630">
        <w:rPr>
          <w:rFonts w:ascii="Times New Roman" w:eastAsia="KaiTi" w:hAnsi="Times New Roman" w:hint="eastAsia"/>
          <w:sz w:val="21"/>
          <w:szCs w:val="21"/>
          <w:rPrChange w:id="1647" w:author="Ling, Alex" w:date="2017-06-04T11:31:00Z">
            <w:rPr>
              <w:rFonts w:ascii="楷体" w:eastAsia="楷体" w:hAnsi="楷体" w:hint="eastAsia"/>
              <w:sz w:val="21"/>
              <w:szCs w:val="21"/>
            </w:rPr>
          </w:rPrChange>
        </w:rPr>
        <w:t>表</w:t>
      </w:r>
      <w:r w:rsidRPr="000D2630">
        <w:rPr>
          <w:rFonts w:ascii="Times New Roman" w:eastAsia="KaiTi" w:hAnsi="Times New Roman"/>
          <w:sz w:val="21"/>
          <w:szCs w:val="21"/>
          <w:rPrChange w:id="1648" w:author="Ling, Alex" w:date="2017-06-04T11:31:00Z">
            <w:rPr>
              <w:rFonts w:ascii="楷体" w:eastAsia="楷体" w:hAnsi="楷体"/>
              <w:sz w:val="21"/>
              <w:szCs w:val="21"/>
            </w:rPr>
          </w:rPrChange>
        </w:rPr>
        <w:t>4-1 ravg</w:t>
      </w:r>
      <w:r w:rsidRPr="000D2630">
        <w:rPr>
          <w:rFonts w:ascii="Times New Roman" w:eastAsia="KaiTi" w:hAnsi="Times New Roman" w:hint="eastAsia"/>
          <w:sz w:val="21"/>
          <w:szCs w:val="21"/>
          <w:rPrChange w:id="1649" w:author="Ling, Alex" w:date="2017-06-04T11:31:00Z">
            <w:rPr>
              <w:rFonts w:ascii="楷体" w:eastAsia="楷体" w:hAnsi="楷体" w:hint="eastAsia"/>
              <w:sz w:val="21"/>
              <w:szCs w:val="21"/>
            </w:rPr>
          </w:rPrChange>
        </w:rPr>
        <w:t>结构体</w:t>
      </w:r>
      <w:r w:rsidR="00B711BE" w:rsidRPr="000D2630">
        <w:rPr>
          <w:rFonts w:ascii="Times New Roman" w:eastAsia="KaiTi" w:hAnsi="Times New Roman" w:hint="eastAsia"/>
          <w:sz w:val="21"/>
          <w:szCs w:val="21"/>
          <w:rPrChange w:id="1650" w:author="Ling, Alex" w:date="2017-06-04T11:31:00Z">
            <w:rPr>
              <w:rFonts w:ascii="楷体" w:eastAsia="楷体" w:hAnsi="楷体" w:hint="eastAsia"/>
              <w:sz w:val="21"/>
              <w:szCs w:val="21"/>
            </w:rPr>
          </w:rPrChange>
        </w:rPr>
        <w:t>主要成员变量</w:t>
      </w:r>
    </w:p>
    <w:p w14:paraId="1A59B405" w14:textId="77777777" w:rsidR="005D584D" w:rsidRPr="000D2630" w:rsidRDefault="005D584D" w:rsidP="005D584D">
      <w:pPr>
        <w:pStyle w:val="af2"/>
        <w:jc w:val="center"/>
        <w:rPr>
          <w:rFonts w:ascii="Times New Roman" w:eastAsia="KaiTi" w:hAnsi="Times New Roman"/>
          <w:sz w:val="21"/>
          <w:szCs w:val="21"/>
          <w:rPrChange w:id="1651" w:author="Ling, Alex" w:date="2017-06-04T11:31:00Z">
            <w:rPr>
              <w:rFonts w:ascii="Times New Roman" w:hAnsi="Times New Roman"/>
              <w:sz w:val="21"/>
              <w:szCs w:val="21"/>
            </w:rPr>
          </w:rPrChange>
        </w:rPr>
      </w:pPr>
      <w:r w:rsidRPr="000D2630">
        <w:rPr>
          <w:rFonts w:ascii="Times New Roman" w:eastAsia="KaiTi" w:hAnsi="Times New Roman"/>
          <w:sz w:val="21"/>
          <w:szCs w:val="21"/>
          <w:rPrChange w:id="1652" w:author="Ling, Alex" w:date="2017-06-04T11:31:00Z">
            <w:rPr>
              <w:rFonts w:ascii="Times New Roman" w:hAnsi="Times New Roman"/>
              <w:sz w:val="21"/>
              <w:szCs w:val="21"/>
            </w:rPr>
          </w:rPrChange>
        </w:rPr>
        <w:t xml:space="preserve">Table 4-1 </w:t>
      </w:r>
      <w:r w:rsidR="00B711BE" w:rsidRPr="000D2630">
        <w:rPr>
          <w:rFonts w:ascii="Times New Roman" w:eastAsia="KaiTi" w:hAnsi="Times New Roman"/>
          <w:sz w:val="21"/>
          <w:szCs w:val="21"/>
          <w:rPrChange w:id="1653" w:author="Ling, Alex" w:date="2017-06-04T11:31:00Z">
            <w:rPr>
              <w:rFonts w:ascii="Times New Roman" w:hAnsi="Times New Roman"/>
              <w:sz w:val="21"/>
              <w:szCs w:val="21"/>
            </w:rPr>
          </w:rPrChange>
        </w:rPr>
        <w:t>main members in structure ravg</w:t>
      </w:r>
    </w:p>
    <w:tbl>
      <w:tblPr>
        <w:tblStyle w:val="af4"/>
        <w:tblW w:w="0" w:type="auto"/>
        <w:tblLook w:val="04A0" w:firstRow="1" w:lastRow="0" w:firstColumn="1" w:lastColumn="0" w:noHBand="0" w:noVBand="1"/>
      </w:tblPr>
      <w:tblGrid>
        <w:gridCol w:w="2025"/>
        <w:gridCol w:w="795"/>
        <w:gridCol w:w="5444"/>
      </w:tblGrid>
      <w:tr w:rsidR="005D584D" w14:paraId="2116D89F" w14:textId="77777777" w:rsidTr="008F7B68">
        <w:trPr>
          <w:cnfStyle w:val="100000000000" w:firstRow="1" w:lastRow="0" w:firstColumn="0" w:lastColumn="0" w:oddVBand="0" w:evenVBand="0" w:oddHBand="0" w:evenHBand="0" w:firstRowFirstColumn="0" w:firstRowLastColumn="0" w:lastRowFirstColumn="0" w:lastRowLastColumn="0"/>
        </w:trPr>
        <w:tc>
          <w:tcPr>
            <w:tcW w:w="0" w:type="auto"/>
          </w:tcPr>
          <w:p w14:paraId="7E5BEF31" w14:textId="77777777" w:rsidR="005D584D" w:rsidRPr="00B711BE" w:rsidRDefault="005D584D" w:rsidP="0080344E">
            <w:pPr>
              <w:ind w:firstLine="0"/>
              <w:rPr>
                <w:rFonts w:ascii="SimSun" w:hAnsi="SimSun" w:cs="SimSun"/>
              </w:rPr>
            </w:pPr>
            <w:r w:rsidRPr="00B711BE">
              <w:rPr>
                <w:rFonts w:ascii="SimSun" w:hAnsi="SimSun" w:cs="SimSun" w:hint="eastAsia"/>
              </w:rPr>
              <w:t>成员变量</w:t>
            </w:r>
          </w:p>
        </w:tc>
        <w:tc>
          <w:tcPr>
            <w:tcW w:w="795" w:type="dxa"/>
          </w:tcPr>
          <w:p w14:paraId="27F420AA" w14:textId="77777777" w:rsidR="005D584D" w:rsidRPr="00B711BE" w:rsidRDefault="005D584D" w:rsidP="0080344E">
            <w:pPr>
              <w:ind w:firstLine="0"/>
            </w:pPr>
            <w:r w:rsidRPr="00B711BE">
              <w:t>类型</w:t>
            </w:r>
          </w:p>
        </w:tc>
        <w:tc>
          <w:tcPr>
            <w:tcW w:w="5444" w:type="dxa"/>
          </w:tcPr>
          <w:p w14:paraId="5B95E8F5" w14:textId="77777777" w:rsidR="005D584D" w:rsidRPr="00B711BE" w:rsidRDefault="005D584D" w:rsidP="0080344E">
            <w:pPr>
              <w:ind w:firstLine="0"/>
            </w:pPr>
            <w:r w:rsidRPr="00B711BE">
              <w:t>描述</w:t>
            </w:r>
          </w:p>
        </w:tc>
      </w:tr>
      <w:tr w:rsidR="005D584D" w14:paraId="0857B8F0" w14:textId="77777777" w:rsidTr="008F7B68">
        <w:tc>
          <w:tcPr>
            <w:tcW w:w="0" w:type="auto"/>
          </w:tcPr>
          <w:p w14:paraId="04810888" w14:textId="77777777" w:rsidR="005D584D" w:rsidRPr="009836B5" w:rsidRDefault="005D584D" w:rsidP="0080344E">
            <w:pPr>
              <w:ind w:firstLine="0"/>
            </w:pPr>
            <w:r w:rsidRPr="009836B5">
              <w:t>mark_start</w:t>
            </w:r>
          </w:p>
        </w:tc>
        <w:tc>
          <w:tcPr>
            <w:tcW w:w="795" w:type="dxa"/>
          </w:tcPr>
          <w:p w14:paraId="653108CB" w14:textId="77777777" w:rsidR="005D584D" w:rsidRPr="009836B5" w:rsidRDefault="005D584D" w:rsidP="0080344E">
            <w:pPr>
              <w:ind w:firstLine="0"/>
            </w:pPr>
            <w:r w:rsidRPr="009836B5">
              <w:t>u64</w:t>
            </w:r>
          </w:p>
        </w:tc>
        <w:tc>
          <w:tcPr>
            <w:tcW w:w="5444" w:type="dxa"/>
          </w:tcPr>
          <w:p w14:paraId="252B4736" w14:textId="77777777" w:rsidR="005D584D" w:rsidRPr="009836B5" w:rsidRDefault="005D584D" w:rsidP="0080344E">
            <w:pPr>
              <w:ind w:firstLine="0"/>
            </w:pPr>
            <w:r w:rsidRPr="009836B5">
              <w:t>标记了调度事件（任务被唤醒、任务开始执行、任务被抢占等）在一个时间窗口内等开始时间</w:t>
            </w:r>
          </w:p>
        </w:tc>
      </w:tr>
      <w:tr w:rsidR="005D584D" w14:paraId="4660B2E0" w14:textId="77777777" w:rsidTr="008F7B68">
        <w:tc>
          <w:tcPr>
            <w:tcW w:w="0" w:type="auto"/>
          </w:tcPr>
          <w:p w14:paraId="285E8C41" w14:textId="77777777" w:rsidR="005D584D" w:rsidRPr="009836B5" w:rsidRDefault="005D584D" w:rsidP="0080344E">
            <w:pPr>
              <w:ind w:firstLine="0"/>
            </w:pPr>
            <w:r w:rsidRPr="009836B5">
              <w:t>sum</w:t>
            </w:r>
          </w:p>
        </w:tc>
        <w:tc>
          <w:tcPr>
            <w:tcW w:w="795" w:type="dxa"/>
          </w:tcPr>
          <w:p w14:paraId="4E3774E0" w14:textId="77777777" w:rsidR="005D584D" w:rsidRPr="009836B5" w:rsidRDefault="005D584D" w:rsidP="0080344E">
            <w:pPr>
              <w:ind w:firstLine="0"/>
            </w:pPr>
            <w:r w:rsidRPr="009836B5">
              <w:t>u32</w:t>
            </w:r>
          </w:p>
        </w:tc>
        <w:tc>
          <w:tcPr>
            <w:tcW w:w="5444" w:type="dxa"/>
          </w:tcPr>
          <w:p w14:paraId="408B985B" w14:textId="77777777" w:rsidR="005D584D" w:rsidRPr="009836B5" w:rsidRDefault="005D584D" w:rsidP="0080344E">
            <w:pPr>
              <w:ind w:firstLine="0"/>
            </w:pPr>
            <w:r w:rsidRPr="009836B5">
              <w:t>代表任务在一个时间窗口内</w:t>
            </w:r>
            <w:r w:rsidR="000C23D8" w:rsidRPr="009836B5">
              <w:t>处于可运行状态的时间，包括运行时间和等待</w:t>
            </w:r>
            <w:r w:rsidR="000C23D8" w:rsidRPr="009836B5">
              <w:t>CPU</w:t>
            </w:r>
            <w:r w:rsidR="000C23D8" w:rsidRPr="009836B5">
              <w:t>的时间。归一化到时钟频率上。</w:t>
            </w:r>
          </w:p>
        </w:tc>
      </w:tr>
      <w:tr w:rsidR="000C23D8" w:rsidRPr="00B711BE" w14:paraId="41474776" w14:textId="77777777" w:rsidTr="008F7B68">
        <w:tc>
          <w:tcPr>
            <w:tcW w:w="0" w:type="auto"/>
          </w:tcPr>
          <w:p w14:paraId="06BB10B9" w14:textId="77777777" w:rsidR="000C23D8" w:rsidRPr="009836B5" w:rsidRDefault="000C23D8" w:rsidP="0080344E">
            <w:pPr>
              <w:ind w:firstLine="0"/>
            </w:pPr>
            <w:r w:rsidRPr="009836B5">
              <w:t>sum_history[RAVG_</w:t>
            </w:r>
          </w:p>
          <w:p w14:paraId="517D3869" w14:textId="77777777" w:rsidR="000C23D8" w:rsidRPr="009836B5" w:rsidRDefault="000C23D8" w:rsidP="0080344E">
            <w:pPr>
              <w:ind w:firstLine="0"/>
            </w:pPr>
            <w:r w:rsidRPr="009836B5">
              <w:t>HIST_SIZE_MAX]</w:t>
            </w:r>
          </w:p>
        </w:tc>
        <w:tc>
          <w:tcPr>
            <w:tcW w:w="795" w:type="dxa"/>
          </w:tcPr>
          <w:p w14:paraId="4BE9FE9E" w14:textId="77777777" w:rsidR="000C23D8" w:rsidRPr="009836B5" w:rsidRDefault="000C23D8" w:rsidP="0080344E">
            <w:pPr>
              <w:ind w:firstLine="0"/>
            </w:pPr>
            <w:r w:rsidRPr="009836B5">
              <w:t>u32</w:t>
            </w:r>
          </w:p>
        </w:tc>
        <w:tc>
          <w:tcPr>
            <w:tcW w:w="5444" w:type="dxa"/>
          </w:tcPr>
          <w:p w14:paraId="6AD9D182" w14:textId="77777777" w:rsidR="000C23D8" w:rsidRPr="009836B5" w:rsidRDefault="000C23D8" w:rsidP="000C23D8">
            <w:pPr>
              <w:ind w:firstLine="0"/>
            </w:pPr>
            <w:r w:rsidRPr="009836B5">
              <w:t>任务在之前</w:t>
            </w:r>
            <w:r w:rsidRPr="009836B5">
              <w:t>RAVG_HIST_SIZE_MAX</w:t>
            </w:r>
            <w:r w:rsidRPr="009836B5">
              <w:t>个时间窗口内的</w:t>
            </w:r>
            <w:r w:rsidRPr="009836B5">
              <w:t>sum</w:t>
            </w:r>
            <w:r w:rsidRPr="009836B5">
              <w:t>值历史纪录。</w:t>
            </w:r>
            <w:r w:rsidRPr="009836B5">
              <w:t>WinLT</w:t>
            </w:r>
            <w:r w:rsidRPr="009836B5">
              <w:t>算法将根据这些纪录得出任务对</w:t>
            </w:r>
            <w:r w:rsidRPr="009836B5">
              <w:t>CPU</w:t>
            </w:r>
            <w:r w:rsidRPr="009836B5">
              <w:t>负载的要求</w:t>
            </w:r>
          </w:p>
        </w:tc>
      </w:tr>
      <w:tr w:rsidR="000C23D8" w:rsidRPr="00B711BE" w14:paraId="5A3EF859" w14:textId="77777777" w:rsidTr="008F7B68">
        <w:tc>
          <w:tcPr>
            <w:tcW w:w="0" w:type="auto"/>
          </w:tcPr>
          <w:p w14:paraId="668D4E9C" w14:textId="77777777" w:rsidR="000C23D8" w:rsidRPr="009836B5" w:rsidRDefault="000C23D8" w:rsidP="0080344E">
            <w:pPr>
              <w:ind w:firstLine="0"/>
            </w:pPr>
            <w:r w:rsidRPr="009836B5">
              <w:t>demand</w:t>
            </w:r>
          </w:p>
        </w:tc>
        <w:tc>
          <w:tcPr>
            <w:tcW w:w="795" w:type="dxa"/>
          </w:tcPr>
          <w:p w14:paraId="560DA138" w14:textId="77777777" w:rsidR="000C23D8" w:rsidRPr="009836B5" w:rsidRDefault="000C23D8" w:rsidP="0080344E">
            <w:pPr>
              <w:ind w:firstLine="0"/>
            </w:pPr>
            <w:r w:rsidRPr="009836B5">
              <w:t>u32</w:t>
            </w:r>
          </w:p>
        </w:tc>
        <w:tc>
          <w:tcPr>
            <w:tcW w:w="5444" w:type="dxa"/>
          </w:tcPr>
          <w:p w14:paraId="63EEC66C" w14:textId="77777777" w:rsidR="000C23D8" w:rsidRPr="009836B5" w:rsidRDefault="00B711BE" w:rsidP="000C23D8">
            <w:pPr>
              <w:ind w:firstLine="0"/>
            </w:pPr>
            <w:r w:rsidRPr="009836B5">
              <w:t>依据不同策略从</w:t>
            </w:r>
            <w:r w:rsidRPr="009836B5">
              <w:t>sum_history</w:t>
            </w:r>
            <w:r w:rsidRPr="009836B5">
              <w:t>数组中得出的</w:t>
            </w:r>
            <w:r w:rsidRPr="009836B5">
              <w:t>CPU</w:t>
            </w:r>
            <w:r w:rsidRPr="009836B5">
              <w:t>负载要求。</w:t>
            </w:r>
          </w:p>
        </w:tc>
      </w:tr>
      <w:tr w:rsidR="00B711BE" w:rsidRPr="00B711BE" w14:paraId="47B2F77B" w14:textId="77777777" w:rsidTr="008F7B68">
        <w:tc>
          <w:tcPr>
            <w:tcW w:w="0" w:type="auto"/>
          </w:tcPr>
          <w:p w14:paraId="3CCA4360" w14:textId="77777777" w:rsidR="00B711BE" w:rsidRPr="009836B5" w:rsidRDefault="00B711BE" w:rsidP="0080344E">
            <w:pPr>
              <w:ind w:firstLine="0"/>
            </w:pPr>
            <w:r w:rsidRPr="009836B5">
              <w:t>curr_window</w:t>
            </w:r>
          </w:p>
        </w:tc>
        <w:tc>
          <w:tcPr>
            <w:tcW w:w="795" w:type="dxa"/>
          </w:tcPr>
          <w:p w14:paraId="368799EF" w14:textId="77777777" w:rsidR="00B711BE" w:rsidRPr="009836B5" w:rsidRDefault="00B711BE" w:rsidP="0080344E">
            <w:pPr>
              <w:ind w:firstLine="0"/>
            </w:pPr>
            <w:r w:rsidRPr="009836B5">
              <w:t>u32</w:t>
            </w:r>
          </w:p>
        </w:tc>
        <w:tc>
          <w:tcPr>
            <w:tcW w:w="5444" w:type="dxa"/>
          </w:tcPr>
          <w:p w14:paraId="0B293A6C" w14:textId="77777777" w:rsidR="00B711BE" w:rsidRPr="009836B5" w:rsidRDefault="00B711BE" w:rsidP="000C23D8">
            <w:pPr>
              <w:ind w:firstLine="0"/>
            </w:pPr>
            <w:r w:rsidRPr="009836B5">
              <w:t>当前窗口中任务对</w:t>
            </w:r>
            <w:r w:rsidRPr="009836B5">
              <w:t>CPU</w:t>
            </w:r>
            <w:r w:rsidRPr="009836B5">
              <w:t>忙碌时间统计的贡献值</w:t>
            </w:r>
          </w:p>
        </w:tc>
      </w:tr>
      <w:tr w:rsidR="00B711BE" w:rsidRPr="00B711BE" w14:paraId="20E271F0" w14:textId="77777777" w:rsidTr="008F7B68">
        <w:tc>
          <w:tcPr>
            <w:tcW w:w="0" w:type="auto"/>
          </w:tcPr>
          <w:p w14:paraId="37CD1701" w14:textId="77777777" w:rsidR="00B711BE" w:rsidRPr="009836B5" w:rsidRDefault="00B711BE" w:rsidP="0080344E">
            <w:pPr>
              <w:ind w:firstLine="0"/>
            </w:pPr>
            <w:r w:rsidRPr="009836B5">
              <w:t>prev_window</w:t>
            </w:r>
          </w:p>
        </w:tc>
        <w:tc>
          <w:tcPr>
            <w:tcW w:w="795" w:type="dxa"/>
          </w:tcPr>
          <w:p w14:paraId="51F85BBA" w14:textId="77777777" w:rsidR="00B711BE" w:rsidRPr="009836B5" w:rsidRDefault="00B711BE" w:rsidP="0080344E">
            <w:pPr>
              <w:ind w:firstLine="0"/>
            </w:pPr>
            <w:r w:rsidRPr="009836B5">
              <w:t>u32</w:t>
            </w:r>
          </w:p>
        </w:tc>
        <w:tc>
          <w:tcPr>
            <w:tcW w:w="5444" w:type="dxa"/>
          </w:tcPr>
          <w:p w14:paraId="3FE3CAA8" w14:textId="77777777" w:rsidR="00B711BE" w:rsidRPr="009836B5" w:rsidRDefault="00B711BE" w:rsidP="000C23D8">
            <w:pPr>
              <w:ind w:firstLine="0"/>
            </w:pPr>
            <w:r w:rsidRPr="009836B5">
              <w:t>上一个窗口中任务对</w:t>
            </w:r>
            <w:r w:rsidRPr="009836B5">
              <w:t>CPU</w:t>
            </w:r>
            <w:r w:rsidRPr="009836B5">
              <w:t>忙碌时间统计的贡献值</w:t>
            </w:r>
          </w:p>
        </w:tc>
      </w:tr>
    </w:tbl>
    <w:p w14:paraId="2A39D509" w14:textId="77777777" w:rsidR="00D01718" w:rsidRDefault="00D01718" w:rsidP="008F2D0D">
      <w:pPr>
        <w:ind w:firstLine="567"/>
        <w:rPr>
          <w:rFonts w:hAnsi="SimSun"/>
          <w:sz w:val="24"/>
          <w:szCs w:val="24"/>
        </w:rPr>
      </w:pPr>
    </w:p>
    <w:p w14:paraId="07AE93BD" w14:textId="77777777" w:rsidR="00634728" w:rsidRDefault="009836B5" w:rsidP="008F2D0D">
      <w:pPr>
        <w:ind w:firstLine="567"/>
        <w:rPr>
          <w:rFonts w:hAnsi="SimSun"/>
          <w:sz w:val="24"/>
          <w:szCs w:val="24"/>
        </w:rPr>
      </w:pPr>
      <w:r w:rsidRPr="00ED504E">
        <w:rPr>
          <w:rFonts w:hAnsi="SimSun"/>
          <w:sz w:val="24"/>
          <w:szCs w:val="24"/>
        </w:rPr>
        <w:t>为关联任务的负载信息到每一个任务，</w:t>
      </w:r>
      <w:r w:rsidRPr="00ED504E">
        <w:rPr>
          <w:sz w:val="24"/>
          <w:szCs w:val="24"/>
        </w:rPr>
        <w:t>ravg</w:t>
      </w:r>
      <w:r w:rsidRPr="00ED504E">
        <w:rPr>
          <w:rFonts w:hAnsi="SimSun"/>
          <w:sz w:val="24"/>
          <w:szCs w:val="24"/>
        </w:rPr>
        <w:t>结构体加入到</w:t>
      </w:r>
      <w:r w:rsidRPr="00ED504E">
        <w:rPr>
          <w:sz w:val="24"/>
          <w:szCs w:val="24"/>
        </w:rPr>
        <w:t>task_struct</w:t>
      </w:r>
      <w:r w:rsidRPr="00ED504E">
        <w:rPr>
          <w:rFonts w:hAnsi="SimSun"/>
          <w:sz w:val="24"/>
          <w:szCs w:val="24"/>
        </w:rPr>
        <w:t>结构体中</w:t>
      </w:r>
      <w:r w:rsidR="004317F0" w:rsidRPr="00ED504E">
        <w:rPr>
          <w:rFonts w:hAnsi="SimSun"/>
          <w:sz w:val="24"/>
          <w:szCs w:val="24"/>
        </w:rPr>
        <w:t>。</w:t>
      </w:r>
      <w:r w:rsidR="00B779F4">
        <w:rPr>
          <w:rFonts w:hAnsi="SimSun" w:hint="eastAsia"/>
          <w:sz w:val="24"/>
          <w:szCs w:val="24"/>
        </w:rPr>
        <w:t>WinLT</w:t>
      </w:r>
      <w:r w:rsidR="00B779F4">
        <w:rPr>
          <w:rFonts w:hAnsi="SimSun" w:hint="eastAsia"/>
          <w:sz w:val="24"/>
          <w:szCs w:val="24"/>
        </w:rPr>
        <w:t>算法的入口是</w:t>
      </w:r>
      <w:r w:rsidR="00B779F4">
        <w:rPr>
          <w:rFonts w:hAnsi="SimSun" w:hint="eastAsia"/>
          <w:sz w:val="24"/>
          <w:szCs w:val="24"/>
        </w:rPr>
        <w:t>walt_update_task_ravg()</w:t>
      </w:r>
      <w:r w:rsidR="00B779F4">
        <w:rPr>
          <w:rFonts w:hAnsi="SimSun" w:hint="eastAsia"/>
          <w:sz w:val="24"/>
          <w:szCs w:val="24"/>
        </w:rPr>
        <w:t>函数。它主要完成两个任务：通过</w:t>
      </w:r>
      <w:r w:rsidR="00B779F4">
        <w:rPr>
          <w:rFonts w:hAnsi="SimSun" w:hint="eastAsia"/>
          <w:sz w:val="24"/>
          <w:szCs w:val="24"/>
        </w:rPr>
        <w:t>update_task_demand()</w:t>
      </w:r>
      <w:r w:rsidR="00B779F4">
        <w:rPr>
          <w:rFonts w:hAnsi="SimSun" w:hint="eastAsia"/>
          <w:sz w:val="24"/>
          <w:szCs w:val="24"/>
        </w:rPr>
        <w:t>函数更新任务的</w:t>
      </w:r>
      <w:r w:rsidR="00B779F4">
        <w:rPr>
          <w:rFonts w:hAnsi="SimSun" w:hint="eastAsia"/>
          <w:sz w:val="24"/>
          <w:szCs w:val="24"/>
        </w:rPr>
        <w:t>CPU</w:t>
      </w:r>
      <w:r w:rsidR="00B779F4">
        <w:rPr>
          <w:rFonts w:hAnsi="SimSun" w:hint="eastAsia"/>
          <w:sz w:val="24"/>
          <w:szCs w:val="24"/>
        </w:rPr>
        <w:t>时间需求和</w:t>
      </w:r>
      <w:r w:rsidR="00B779F4">
        <w:rPr>
          <w:rFonts w:hAnsi="SimSun" w:hint="eastAsia"/>
          <w:sz w:val="24"/>
          <w:szCs w:val="24"/>
        </w:rPr>
        <w:t>update_cpu_busy_time()</w:t>
      </w:r>
      <w:r w:rsidR="00B779F4">
        <w:rPr>
          <w:rFonts w:hAnsi="SimSun" w:hint="eastAsia"/>
          <w:sz w:val="24"/>
          <w:szCs w:val="24"/>
        </w:rPr>
        <w:t>更新任务的</w:t>
      </w:r>
      <w:r w:rsidR="00B779F4">
        <w:rPr>
          <w:rFonts w:hAnsi="SimSun" w:hint="eastAsia"/>
          <w:sz w:val="24"/>
          <w:szCs w:val="24"/>
        </w:rPr>
        <w:t>CPU</w:t>
      </w:r>
      <w:r w:rsidR="00B779F4">
        <w:rPr>
          <w:rFonts w:hAnsi="SimSun" w:hint="eastAsia"/>
          <w:sz w:val="24"/>
          <w:szCs w:val="24"/>
        </w:rPr>
        <w:t>忙碌时间。</w:t>
      </w:r>
      <w:r w:rsidR="004E0A8B">
        <w:rPr>
          <w:rFonts w:hAnsi="SimSun" w:hint="eastAsia"/>
          <w:sz w:val="24"/>
          <w:szCs w:val="24"/>
        </w:rPr>
        <w:t>而</w:t>
      </w:r>
      <w:r w:rsidR="004E0A8B">
        <w:rPr>
          <w:rFonts w:hAnsi="SimSun" w:hint="eastAsia"/>
          <w:sz w:val="24"/>
          <w:szCs w:val="24"/>
        </w:rPr>
        <w:t>update_task_demand()</w:t>
      </w:r>
      <w:r w:rsidR="004E0A8B">
        <w:rPr>
          <w:rFonts w:hAnsi="SimSun" w:hint="eastAsia"/>
          <w:sz w:val="24"/>
          <w:szCs w:val="24"/>
        </w:rPr>
        <w:t>通过</w:t>
      </w:r>
      <w:r w:rsidR="004E0A8B">
        <w:rPr>
          <w:rFonts w:hAnsi="SimSun" w:hint="eastAsia"/>
          <w:sz w:val="24"/>
          <w:szCs w:val="24"/>
        </w:rPr>
        <w:t>update_history()</w:t>
      </w:r>
      <w:r w:rsidR="004E0A8B">
        <w:rPr>
          <w:rFonts w:hAnsi="SimSun" w:hint="eastAsia"/>
          <w:sz w:val="24"/>
          <w:szCs w:val="24"/>
        </w:rPr>
        <w:t>函数</w:t>
      </w:r>
      <w:r w:rsidR="004E0A8B" w:rsidRPr="00ED504E">
        <w:rPr>
          <w:rFonts w:hAnsi="SimSun"/>
          <w:sz w:val="24"/>
          <w:szCs w:val="24"/>
        </w:rPr>
        <w:t>纪录更新任务在</w:t>
      </w:r>
      <w:r w:rsidR="004E0A8B">
        <w:rPr>
          <w:rFonts w:hAnsi="SimSun"/>
          <w:sz w:val="24"/>
          <w:szCs w:val="24"/>
        </w:rPr>
        <w:t>最近的几个窗口内的负载</w:t>
      </w:r>
      <w:r w:rsidR="004E0A8B">
        <w:rPr>
          <w:rFonts w:hAnsi="SimSun" w:hint="eastAsia"/>
          <w:sz w:val="24"/>
          <w:szCs w:val="24"/>
        </w:rPr>
        <w:t>。它们的关系如图</w:t>
      </w:r>
      <w:r w:rsidR="004E0A8B">
        <w:rPr>
          <w:rFonts w:hAnsi="SimSun" w:hint="eastAsia"/>
          <w:sz w:val="24"/>
          <w:szCs w:val="24"/>
        </w:rPr>
        <w:t>4-1</w:t>
      </w:r>
      <w:r w:rsidR="004E0A8B">
        <w:rPr>
          <w:rFonts w:hAnsi="SimSun" w:hint="eastAsia"/>
          <w:sz w:val="24"/>
          <w:szCs w:val="24"/>
        </w:rPr>
        <w:t>所示。</w:t>
      </w:r>
    </w:p>
    <w:p w14:paraId="4F66687D" w14:textId="77777777" w:rsidR="00E76BC3" w:rsidRDefault="005848D5" w:rsidP="008F2D0D">
      <w:pPr>
        <w:ind w:firstLine="567"/>
        <w:rPr>
          <w:rFonts w:hAnsi="SimSun"/>
          <w:sz w:val="24"/>
          <w:szCs w:val="24"/>
        </w:rPr>
      </w:pPr>
      <w:r>
        <w:rPr>
          <w:rFonts w:hAnsi="SimSun"/>
          <w:noProof/>
          <w:snapToGrid/>
          <w:sz w:val="24"/>
          <w:szCs w:val="24"/>
        </w:rPr>
        <w:lastRenderedPageBreak/>
        <w:drawing>
          <wp:inline distT="0" distB="0" distL="0" distR="0" wp14:anchorId="389F9D69" wp14:editId="5E668415">
            <wp:extent cx="5274310" cy="3729355"/>
            <wp:effectExtent l="0" t="0" r="0" b="0"/>
            <wp:docPr id="6" name="Picture 5" descr="walt_function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t_function_struct.png"/>
                    <pic:cNvPicPr/>
                  </pic:nvPicPr>
                  <pic:blipFill>
                    <a:blip r:embed="rId21"/>
                    <a:stretch>
                      <a:fillRect/>
                    </a:stretch>
                  </pic:blipFill>
                  <pic:spPr>
                    <a:xfrm>
                      <a:off x="0" y="0"/>
                      <a:ext cx="5274310" cy="3729355"/>
                    </a:xfrm>
                    <a:prstGeom prst="rect">
                      <a:avLst/>
                    </a:prstGeom>
                  </pic:spPr>
                </pic:pic>
              </a:graphicData>
            </a:graphic>
          </wp:inline>
        </w:drawing>
      </w:r>
    </w:p>
    <w:p w14:paraId="26C37168" w14:textId="77777777" w:rsidR="004E0A8B" w:rsidRPr="000D2630" w:rsidRDefault="004E0A8B">
      <w:pPr>
        <w:pStyle w:val="af2"/>
        <w:jc w:val="center"/>
        <w:rPr>
          <w:rFonts w:ascii="Times New Roman" w:eastAsia="KaiTi" w:hAnsi="Times New Roman"/>
          <w:sz w:val="21"/>
          <w:szCs w:val="21"/>
          <w:rPrChange w:id="1654" w:author="Ling, Alex" w:date="2017-06-04T11:31:00Z">
            <w:rPr>
              <w:rFonts w:ascii="楷体" w:eastAsia="楷体" w:hAnsi="楷体"/>
              <w:sz w:val="21"/>
              <w:szCs w:val="21"/>
            </w:rPr>
          </w:rPrChange>
        </w:rPr>
      </w:pPr>
      <w:r w:rsidRPr="000D2630">
        <w:rPr>
          <w:rFonts w:ascii="Times New Roman" w:eastAsia="KaiTi" w:hAnsi="Times New Roman" w:hint="eastAsia"/>
          <w:sz w:val="21"/>
          <w:szCs w:val="21"/>
          <w:rPrChange w:id="1655" w:author="Ling, Alex" w:date="2017-06-04T11:31:00Z">
            <w:rPr>
              <w:rFonts w:ascii="楷体" w:eastAsia="楷体" w:hAnsi="楷体" w:hint="eastAsia"/>
              <w:sz w:val="21"/>
              <w:szCs w:val="21"/>
            </w:rPr>
          </w:rPrChange>
        </w:rPr>
        <w:t>图</w:t>
      </w:r>
      <w:r w:rsidRPr="000D2630">
        <w:rPr>
          <w:rFonts w:ascii="Times New Roman" w:eastAsia="KaiTi" w:hAnsi="Times New Roman"/>
          <w:sz w:val="21"/>
          <w:szCs w:val="21"/>
          <w:rPrChange w:id="1656" w:author="Ling, Alex" w:date="2017-06-04T11:31:00Z">
            <w:rPr>
              <w:rFonts w:ascii="楷体" w:eastAsia="楷体" w:hAnsi="楷体"/>
              <w:sz w:val="21"/>
              <w:szCs w:val="21"/>
            </w:rPr>
          </w:rPrChange>
        </w:rPr>
        <w:t xml:space="preserve"> 4-1 WinLT</w:t>
      </w:r>
      <w:r w:rsidRPr="000D2630">
        <w:rPr>
          <w:rFonts w:ascii="Times New Roman" w:eastAsia="KaiTi" w:hAnsi="Times New Roman" w:hint="eastAsia"/>
          <w:sz w:val="21"/>
          <w:szCs w:val="21"/>
          <w:rPrChange w:id="1657" w:author="Ling, Alex" w:date="2017-06-04T11:31:00Z">
            <w:rPr>
              <w:rFonts w:ascii="楷体" w:eastAsia="楷体" w:hAnsi="楷体" w:hint="eastAsia"/>
              <w:sz w:val="21"/>
              <w:szCs w:val="21"/>
            </w:rPr>
          </w:rPrChange>
        </w:rPr>
        <w:t>核心算法函数关系图</w:t>
      </w:r>
    </w:p>
    <w:p w14:paraId="32E26F22" w14:textId="77777777" w:rsidR="005848D5" w:rsidRDefault="004E0A8B">
      <w:pPr>
        <w:ind w:firstLine="567"/>
        <w:jc w:val="center"/>
      </w:pPr>
      <w:r>
        <w:t xml:space="preserve">Figure </w:t>
      </w:r>
      <w:r>
        <w:rPr>
          <w:rFonts w:hint="eastAsia"/>
        </w:rPr>
        <w:t>4</w:t>
      </w:r>
      <w:r w:rsidRPr="00B938D8">
        <w:t>-</w:t>
      </w:r>
      <w:r w:rsidRPr="00691D50">
        <w:t>1</w:t>
      </w:r>
      <w:r w:rsidRPr="00B938D8">
        <w:t xml:space="preserve"> </w:t>
      </w:r>
      <w:r>
        <w:rPr>
          <w:rFonts w:hint="eastAsia"/>
        </w:rPr>
        <w:t>Function relationship in core WinLT algorithm</w:t>
      </w:r>
    </w:p>
    <w:p w14:paraId="33CE48B7" w14:textId="77777777" w:rsidR="005848D5" w:rsidRDefault="005848D5">
      <w:pPr>
        <w:ind w:firstLine="567"/>
        <w:jc w:val="center"/>
        <w:rPr>
          <w:rFonts w:hAnsi="SimSun"/>
          <w:sz w:val="24"/>
          <w:szCs w:val="24"/>
        </w:rPr>
      </w:pPr>
    </w:p>
    <w:p w14:paraId="0BC85466" w14:textId="77777777" w:rsidR="00634728" w:rsidRPr="00634728" w:rsidRDefault="00634728" w:rsidP="00634728">
      <w:pPr>
        <w:ind w:leftChars="-1" w:left="-1" w:rightChars="12" w:right="25" w:hanging="1"/>
        <w:outlineLvl w:val="2"/>
        <w:rPr>
          <w:rFonts w:ascii="SimHei" w:eastAsia="SimHei" w:hAnsi="SimSun"/>
          <w:sz w:val="24"/>
        </w:rPr>
      </w:pPr>
      <w:bookmarkStart w:id="1658" w:name="_Toc471381687"/>
      <w:r>
        <w:rPr>
          <w:rFonts w:ascii="SimHei" w:eastAsia="SimHei" w:hAnsi="SimSun" w:hint="eastAsia"/>
          <w:b/>
          <w:color w:val="339966"/>
          <w:sz w:val="24"/>
        </w:rPr>
        <w:t>4</w:t>
      </w:r>
      <w:r w:rsidRPr="002A055A">
        <w:rPr>
          <w:rFonts w:ascii="SimHei" w:eastAsia="SimHei" w:hAnsi="SimSun" w:hint="eastAsia"/>
          <w:b/>
          <w:color w:val="339966"/>
          <w:sz w:val="24"/>
        </w:rPr>
        <w:t>.</w:t>
      </w:r>
      <w:r>
        <w:rPr>
          <w:rFonts w:ascii="SimHei" w:eastAsia="SimHei" w:hAnsi="SimSun" w:hint="eastAsia"/>
          <w:b/>
          <w:color w:val="339966"/>
          <w:sz w:val="24"/>
        </w:rPr>
        <w:t>1</w:t>
      </w:r>
      <w:r w:rsidRPr="002A055A">
        <w:rPr>
          <w:rFonts w:ascii="SimHei" w:eastAsia="SimHei" w:hAnsi="SimSun" w:hint="eastAsia"/>
          <w:b/>
          <w:color w:val="339966"/>
          <w:sz w:val="24"/>
        </w:rPr>
        <w:t>.</w:t>
      </w:r>
      <w:r w:rsidR="00C74472">
        <w:rPr>
          <w:rFonts w:ascii="SimHei" w:eastAsia="SimHei" w:hAnsi="SimSun" w:hint="eastAsia"/>
          <w:b/>
          <w:color w:val="339966"/>
          <w:sz w:val="24"/>
        </w:rPr>
        <w:t>1</w:t>
      </w:r>
      <w:r w:rsidRPr="003469EB">
        <w:rPr>
          <w:rFonts w:ascii="SimHei" w:eastAsia="SimHei" w:hAnsi="SimSun" w:hint="eastAsia"/>
          <w:sz w:val="24"/>
        </w:rPr>
        <w:t xml:space="preserve"> </w:t>
      </w:r>
      <w:r>
        <w:rPr>
          <w:rFonts w:ascii="SimHei" w:eastAsia="SimHei" w:hAnsi="SimSun" w:hint="eastAsia"/>
          <w:sz w:val="24"/>
        </w:rPr>
        <w:t>update_task_demand()函数实现</w:t>
      </w:r>
      <w:bookmarkEnd w:id="1658"/>
    </w:p>
    <w:p w14:paraId="1F5A7E36" w14:textId="77777777" w:rsidR="004C6DD4" w:rsidRDefault="00C74472" w:rsidP="004E2083">
      <w:pPr>
        <w:rPr>
          <w:sz w:val="24"/>
          <w:szCs w:val="24"/>
        </w:rPr>
      </w:pPr>
      <w:r>
        <w:rPr>
          <w:rFonts w:hint="eastAsia"/>
          <w:sz w:val="24"/>
          <w:szCs w:val="24"/>
        </w:rPr>
        <w:t>WinLT</w:t>
      </w:r>
      <w:r>
        <w:rPr>
          <w:rFonts w:hint="eastAsia"/>
          <w:sz w:val="24"/>
          <w:szCs w:val="24"/>
        </w:rPr>
        <w:t>的核心算法是</w:t>
      </w:r>
      <w:r w:rsidR="004E2083" w:rsidRPr="004E2083">
        <w:rPr>
          <w:sz w:val="24"/>
          <w:szCs w:val="24"/>
        </w:rPr>
        <w:t>update_task_demand</w:t>
      </w:r>
      <w:r w:rsidR="004E2083" w:rsidRPr="004E2083">
        <w:rPr>
          <w:rFonts w:hint="eastAsia"/>
          <w:sz w:val="24"/>
          <w:szCs w:val="24"/>
        </w:rPr>
        <w:t>()</w:t>
      </w:r>
      <w:r w:rsidR="004E2083" w:rsidRPr="004E2083">
        <w:rPr>
          <w:rFonts w:hint="eastAsia"/>
          <w:sz w:val="24"/>
          <w:szCs w:val="24"/>
        </w:rPr>
        <w:t>函数</w:t>
      </w:r>
      <w:r>
        <w:rPr>
          <w:rFonts w:hint="eastAsia"/>
          <w:sz w:val="24"/>
          <w:szCs w:val="24"/>
        </w:rPr>
        <w:t>。它</w:t>
      </w:r>
      <w:r w:rsidR="004E2083" w:rsidRPr="004E2083">
        <w:rPr>
          <w:rFonts w:hint="eastAsia"/>
          <w:sz w:val="24"/>
          <w:szCs w:val="24"/>
        </w:rPr>
        <w:t>用来</w:t>
      </w:r>
      <w:r w:rsidR="004E2083">
        <w:rPr>
          <w:rFonts w:hint="eastAsia"/>
          <w:sz w:val="24"/>
          <w:szCs w:val="24"/>
        </w:rPr>
        <w:t>计算任务对</w:t>
      </w:r>
      <w:r w:rsidR="004E2083">
        <w:rPr>
          <w:rFonts w:hint="eastAsia"/>
          <w:sz w:val="24"/>
          <w:szCs w:val="24"/>
        </w:rPr>
        <w:t>CPU</w:t>
      </w:r>
      <w:r w:rsidR="004E2083">
        <w:rPr>
          <w:rFonts w:hint="eastAsia"/>
          <w:sz w:val="24"/>
          <w:szCs w:val="24"/>
        </w:rPr>
        <w:t>时间的需求和更新所记录的任务的</w:t>
      </w:r>
      <w:r w:rsidR="004E2083">
        <w:rPr>
          <w:rFonts w:hint="eastAsia"/>
          <w:sz w:val="24"/>
          <w:szCs w:val="24"/>
        </w:rPr>
        <w:t>CPU</w:t>
      </w:r>
      <w:r w:rsidR="002E5A7A">
        <w:rPr>
          <w:rFonts w:hint="eastAsia"/>
          <w:sz w:val="24"/>
          <w:szCs w:val="24"/>
        </w:rPr>
        <w:t>时间需求历史。这里会遇到</w:t>
      </w:r>
      <w:r w:rsidR="004E2083">
        <w:rPr>
          <w:rFonts w:hint="eastAsia"/>
          <w:sz w:val="24"/>
          <w:szCs w:val="24"/>
        </w:rPr>
        <w:t>图</w:t>
      </w:r>
      <w:r w:rsidR="002E5A7A">
        <w:rPr>
          <w:rFonts w:hint="eastAsia"/>
          <w:sz w:val="24"/>
          <w:szCs w:val="24"/>
        </w:rPr>
        <w:t>4-</w:t>
      </w:r>
      <w:r w:rsidR="000C72DF">
        <w:rPr>
          <w:rFonts w:hint="eastAsia"/>
          <w:sz w:val="24"/>
          <w:szCs w:val="24"/>
        </w:rPr>
        <w:t>2</w:t>
      </w:r>
      <w:r w:rsidR="004E2083">
        <w:rPr>
          <w:rFonts w:hint="eastAsia"/>
          <w:sz w:val="24"/>
          <w:szCs w:val="24"/>
        </w:rPr>
        <w:t>中的三种情况：</w:t>
      </w:r>
    </w:p>
    <w:p w14:paraId="6DA89716" w14:textId="77777777" w:rsidR="004E2083" w:rsidRDefault="004E2083" w:rsidP="004E2083">
      <w:pPr>
        <w:ind w:firstLine="0"/>
        <w:jc w:val="center"/>
        <w:rPr>
          <w:sz w:val="24"/>
          <w:szCs w:val="24"/>
        </w:rPr>
      </w:pPr>
      <w:r>
        <w:rPr>
          <w:rFonts w:hint="eastAsia"/>
          <w:noProof/>
          <w:snapToGrid/>
          <w:sz w:val="24"/>
          <w:szCs w:val="24"/>
        </w:rPr>
        <w:lastRenderedPageBreak/>
        <w:drawing>
          <wp:inline distT="0" distB="0" distL="0" distR="0" wp14:anchorId="1DE609A6" wp14:editId="1D0CEDFD">
            <wp:extent cx="3765550" cy="4845050"/>
            <wp:effectExtent l="0" t="0" r="0" b="0"/>
            <wp:docPr id="11" name="Picture 10" descr="update_task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_task_demand.png"/>
                    <pic:cNvPicPr/>
                  </pic:nvPicPr>
                  <pic:blipFill>
                    <a:blip r:embed="rId22" cstate="print"/>
                    <a:srcRect b="8950"/>
                    <a:stretch>
                      <a:fillRect/>
                    </a:stretch>
                  </pic:blipFill>
                  <pic:spPr>
                    <a:xfrm>
                      <a:off x="0" y="0"/>
                      <a:ext cx="3765550" cy="4845050"/>
                    </a:xfrm>
                    <a:prstGeom prst="rect">
                      <a:avLst/>
                    </a:prstGeom>
                  </pic:spPr>
                </pic:pic>
              </a:graphicData>
            </a:graphic>
          </wp:inline>
        </w:drawing>
      </w:r>
    </w:p>
    <w:p w14:paraId="77B90D0B" w14:textId="77777777" w:rsidR="004E2083" w:rsidRPr="000D2630" w:rsidRDefault="004E2083" w:rsidP="004E2083">
      <w:pPr>
        <w:pStyle w:val="af2"/>
        <w:jc w:val="center"/>
        <w:rPr>
          <w:rFonts w:ascii="Times New Roman" w:eastAsia="KaiTi" w:hAnsi="Times New Roman"/>
          <w:sz w:val="21"/>
          <w:szCs w:val="21"/>
          <w:rPrChange w:id="1659" w:author="Ling, Alex" w:date="2017-06-04T11:31:00Z">
            <w:rPr>
              <w:rFonts w:ascii="楷体" w:eastAsia="楷体" w:hAnsi="楷体"/>
              <w:sz w:val="21"/>
              <w:szCs w:val="21"/>
            </w:rPr>
          </w:rPrChange>
        </w:rPr>
      </w:pPr>
      <w:r w:rsidRPr="000D2630">
        <w:rPr>
          <w:rFonts w:ascii="Times New Roman" w:eastAsia="KaiTi" w:hAnsi="Times New Roman" w:hint="eastAsia"/>
          <w:sz w:val="21"/>
          <w:szCs w:val="21"/>
          <w:rPrChange w:id="1660" w:author="Ling, Alex" w:date="2017-06-04T11:31:00Z">
            <w:rPr>
              <w:rFonts w:ascii="楷体" w:eastAsia="楷体" w:hAnsi="楷体" w:hint="eastAsia"/>
              <w:sz w:val="21"/>
              <w:szCs w:val="21"/>
            </w:rPr>
          </w:rPrChange>
        </w:rPr>
        <w:t>图</w:t>
      </w:r>
      <w:r w:rsidRPr="000D2630">
        <w:rPr>
          <w:rFonts w:ascii="Times New Roman" w:eastAsia="KaiTi" w:hAnsi="Times New Roman"/>
          <w:sz w:val="21"/>
          <w:szCs w:val="21"/>
          <w:rPrChange w:id="1661" w:author="Ling, Alex" w:date="2017-06-04T11:31:00Z">
            <w:rPr>
              <w:rFonts w:ascii="楷体" w:eastAsia="楷体" w:hAnsi="楷体"/>
              <w:sz w:val="21"/>
              <w:szCs w:val="21"/>
            </w:rPr>
          </w:rPrChange>
        </w:rPr>
        <w:t xml:space="preserve"> 4-</w:t>
      </w:r>
      <w:r w:rsidR="00731092" w:rsidRPr="000D2630">
        <w:rPr>
          <w:rFonts w:ascii="Times New Roman" w:eastAsia="KaiTi" w:hAnsi="Times New Roman"/>
          <w:sz w:val="21"/>
          <w:szCs w:val="21"/>
          <w:rPrChange w:id="1662" w:author="Ling, Alex" w:date="2017-06-04T11:31:00Z">
            <w:rPr>
              <w:rFonts w:ascii="楷体" w:eastAsia="楷体" w:hAnsi="楷体"/>
              <w:sz w:val="21"/>
              <w:szCs w:val="21"/>
            </w:rPr>
          </w:rPrChange>
        </w:rPr>
        <w:t xml:space="preserve">2 </w:t>
      </w:r>
      <w:r w:rsidR="0053718D" w:rsidRPr="000D2630">
        <w:rPr>
          <w:rFonts w:ascii="Times New Roman" w:eastAsia="KaiTi" w:hAnsi="Times New Roman"/>
          <w:sz w:val="21"/>
          <w:szCs w:val="21"/>
          <w:rPrChange w:id="1663" w:author="Ling, Alex" w:date="2017-06-04T11:31:00Z">
            <w:rPr>
              <w:rFonts w:ascii="楷体" w:eastAsia="楷体" w:hAnsi="楷体"/>
              <w:sz w:val="21"/>
              <w:szCs w:val="21"/>
            </w:rPr>
          </w:rPrChange>
        </w:rPr>
        <w:t>update_task_demand</w:t>
      </w:r>
      <w:r w:rsidRPr="000D2630">
        <w:rPr>
          <w:rFonts w:ascii="Times New Roman" w:eastAsia="KaiTi" w:hAnsi="Times New Roman"/>
          <w:sz w:val="21"/>
          <w:szCs w:val="21"/>
          <w:rPrChange w:id="1664" w:author="Ling, Alex" w:date="2017-06-04T11:31:00Z">
            <w:rPr>
              <w:rFonts w:ascii="楷体" w:eastAsia="楷体" w:hAnsi="楷体"/>
              <w:sz w:val="21"/>
              <w:szCs w:val="21"/>
            </w:rPr>
          </w:rPrChange>
        </w:rPr>
        <w:t>()</w:t>
      </w:r>
      <w:r w:rsidR="0053718D" w:rsidRPr="000D2630">
        <w:rPr>
          <w:rFonts w:ascii="Times New Roman" w:eastAsia="KaiTi" w:hAnsi="Times New Roman" w:hint="eastAsia"/>
          <w:sz w:val="21"/>
          <w:szCs w:val="21"/>
          <w:rPrChange w:id="1665" w:author="Ling, Alex" w:date="2017-06-04T11:31:00Z">
            <w:rPr>
              <w:rFonts w:ascii="楷体" w:eastAsia="楷体" w:hAnsi="楷体" w:hint="eastAsia"/>
              <w:sz w:val="21"/>
              <w:szCs w:val="21"/>
            </w:rPr>
          </w:rPrChange>
        </w:rPr>
        <w:t>的三种情况</w:t>
      </w:r>
    </w:p>
    <w:p w14:paraId="11364820" w14:textId="77777777" w:rsidR="004E2083" w:rsidRPr="000D2630" w:rsidRDefault="004E2083" w:rsidP="004E2083">
      <w:pPr>
        <w:pStyle w:val="af2"/>
        <w:jc w:val="center"/>
        <w:rPr>
          <w:rFonts w:ascii="Times New Roman" w:eastAsia="KaiTi" w:hAnsi="Times New Roman"/>
          <w:sz w:val="21"/>
          <w:szCs w:val="21"/>
          <w:rPrChange w:id="1666" w:author="Ling, Alex" w:date="2017-06-04T11:31:00Z">
            <w:rPr>
              <w:rFonts w:ascii="Times New Roman" w:hAnsi="Times New Roman"/>
              <w:sz w:val="21"/>
              <w:szCs w:val="21"/>
            </w:rPr>
          </w:rPrChange>
        </w:rPr>
      </w:pPr>
      <w:r w:rsidRPr="000D2630">
        <w:rPr>
          <w:rFonts w:ascii="Times New Roman" w:eastAsia="KaiTi" w:hAnsi="Times New Roman"/>
          <w:sz w:val="21"/>
          <w:szCs w:val="21"/>
          <w:rPrChange w:id="1667" w:author="Ling, Alex" w:date="2017-06-04T11:31:00Z">
            <w:rPr>
              <w:rFonts w:ascii="Times New Roman" w:hAnsi="Times New Roman"/>
              <w:sz w:val="21"/>
              <w:szCs w:val="21"/>
            </w:rPr>
          </w:rPrChange>
        </w:rPr>
        <w:t>Figure 4-</w:t>
      </w:r>
      <w:r w:rsidR="00731092" w:rsidRPr="000D2630">
        <w:rPr>
          <w:rFonts w:ascii="Times New Roman" w:eastAsia="KaiTi" w:hAnsi="Times New Roman"/>
          <w:sz w:val="21"/>
          <w:szCs w:val="21"/>
          <w:rPrChange w:id="1668" w:author="Ling, Alex" w:date="2017-06-04T11:31:00Z">
            <w:rPr>
              <w:rFonts w:ascii="Times New Roman" w:hAnsi="Times New Roman"/>
              <w:sz w:val="21"/>
              <w:szCs w:val="21"/>
            </w:rPr>
          </w:rPrChange>
        </w:rPr>
        <w:t xml:space="preserve">2 </w:t>
      </w:r>
      <w:r w:rsidR="0053718D" w:rsidRPr="000D2630">
        <w:rPr>
          <w:rFonts w:ascii="Times New Roman" w:eastAsia="KaiTi" w:hAnsi="Times New Roman"/>
          <w:sz w:val="21"/>
          <w:szCs w:val="21"/>
          <w:rPrChange w:id="1669" w:author="Ling, Alex" w:date="2017-06-04T11:31:00Z">
            <w:rPr>
              <w:rFonts w:ascii="Times New Roman" w:hAnsi="Times New Roman"/>
              <w:sz w:val="21"/>
              <w:szCs w:val="21"/>
            </w:rPr>
          </w:rPrChange>
        </w:rPr>
        <w:t xml:space="preserve">three cases in </w:t>
      </w:r>
      <w:r w:rsidRPr="000D2630">
        <w:rPr>
          <w:rFonts w:ascii="Times New Roman" w:eastAsia="KaiTi" w:hAnsi="Times New Roman"/>
          <w:sz w:val="21"/>
          <w:szCs w:val="21"/>
          <w:rPrChange w:id="1670" w:author="Ling, Alex" w:date="2017-06-04T11:31:00Z">
            <w:rPr>
              <w:rFonts w:ascii="Times New Roman" w:hAnsi="Times New Roman"/>
              <w:sz w:val="21"/>
              <w:szCs w:val="21"/>
            </w:rPr>
          </w:rPrChange>
        </w:rPr>
        <w:t>update_</w:t>
      </w:r>
      <w:r w:rsidR="0053718D" w:rsidRPr="000D2630">
        <w:rPr>
          <w:rFonts w:ascii="Times New Roman" w:eastAsia="KaiTi" w:hAnsi="Times New Roman"/>
          <w:sz w:val="21"/>
          <w:szCs w:val="21"/>
          <w:rPrChange w:id="1671" w:author="Ling, Alex" w:date="2017-06-04T11:31:00Z">
            <w:rPr>
              <w:rFonts w:ascii="Times New Roman" w:hAnsi="Times New Roman"/>
              <w:sz w:val="21"/>
              <w:szCs w:val="21"/>
            </w:rPr>
          </w:rPrChange>
        </w:rPr>
        <w:t>task_demand</w:t>
      </w:r>
      <w:r w:rsidRPr="000D2630">
        <w:rPr>
          <w:rFonts w:ascii="Times New Roman" w:eastAsia="KaiTi" w:hAnsi="Times New Roman"/>
          <w:sz w:val="21"/>
          <w:szCs w:val="21"/>
          <w:rPrChange w:id="1672" w:author="Ling, Alex" w:date="2017-06-04T11:31:00Z">
            <w:rPr>
              <w:rFonts w:ascii="Times New Roman" w:hAnsi="Times New Roman"/>
              <w:sz w:val="21"/>
              <w:szCs w:val="21"/>
            </w:rPr>
          </w:rPrChange>
        </w:rPr>
        <w:t>()</w:t>
      </w:r>
    </w:p>
    <w:p w14:paraId="6A79A11B" w14:textId="77777777" w:rsidR="004E2083" w:rsidRPr="006D57AE" w:rsidRDefault="0053718D" w:rsidP="006D57AE">
      <w:pPr>
        <w:rPr>
          <w:sz w:val="24"/>
          <w:szCs w:val="24"/>
        </w:rPr>
      </w:pPr>
      <w:r w:rsidRPr="001866BE">
        <w:rPr>
          <w:rFonts w:hint="eastAsia"/>
          <w:sz w:val="24"/>
          <w:szCs w:val="24"/>
        </w:rPr>
        <w:t>图中，</w:t>
      </w:r>
      <w:r w:rsidRPr="001866BE">
        <w:rPr>
          <w:rFonts w:hint="eastAsia"/>
          <w:sz w:val="24"/>
          <w:szCs w:val="24"/>
        </w:rPr>
        <w:t>ws</w:t>
      </w:r>
      <w:r w:rsidRPr="001866BE">
        <w:rPr>
          <w:rFonts w:hint="eastAsia"/>
          <w:sz w:val="24"/>
          <w:szCs w:val="24"/>
        </w:rPr>
        <w:t>表示一个时间窗口的开始，</w:t>
      </w:r>
      <w:r w:rsidRPr="001866BE">
        <w:rPr>
          <w:rFonts w:hint="eastAsia"/>
          <w:sz w:val="24"/>
          <w:szCs w:val="24"/>
        </w:rPr>
        <w:t>ms</w:t>
      </w:r>
      <w:r w:rsidRPr="001866BE">
        <w:rPr>
          <w:rFonts w:hint="eastAsia"/>
          <w:sz w:val="24"/>
          <w:szCs w:val="24"/>
        </w:rPr>
        <w:t>表示调度事件在一个窗口内的开始时间，</w:t>
      </w:r>
      <w:r w:rsidRPr="001866BE">
        <w:rPr>
          <w:rFonts w:hint="eastAsia"/>
          <w:sz w:val="24"/>
          <w:szCs w:val="24"/>
        </w:rPr>
        <w:t>wc</w:t>
      </w:r>
      <w:r w:rsidRPr="001866BE">
        <w:rPr>
          <w:rFonts w:hint="eastAsia"/>
          <w:sz w:val="24"/>
          <w:szCs w:val="24"/>
        </w:rPr>
        <w:t>表示当前时间。从图</w:t>
      </w:r>
      <w:r w:rsidR="002E5A7A">
        <w:rPr>
          <w:rFonts w:hint="eastAsia"/>
          <w:sz w:val="24"/>
          <w:szCs w:val="24"/>
        </w:rPr>
        <w:t>4-</w:t>
      </w:r>
      <w:r w:rsidR="00731092">
        <w:rPr>
          <w:rFonts w:hint="eastAsia"/>
          <w:sz w:val="24"/>
          <w:szCs w:val="24"/>
        </w:rPr>
        <w:t>2</w:t>
      </w:r>
      <w:r w:rsidRPr="001866BE">
        <w:rPr>
          <w:rFonts w:hint="eastAsia"/>
          <w:sz w:val="24"/>
          <w:szCs w:val="24"/>
        </w:rPr>
        <w:t>中可以看到，第一种情况</w:t>
      </w:r>
      <w:r w:rsidRPr="001866BE">
        <w:rPr>
          <w:rFonts w:hint="eastAsia"/>
          <w:sz w:val="24"/>
          <w:szCs w:val="24"/>
        </w:rPr>
        <w:t>A</w:t>
      </w:r>
      <w:r w:rsidRPr="001866BE">
        <w:rPr>
          <w:rFonts w:hint="eastAsia"/>
          <w:sz w:val="24"/>
          <w:szCs w:val="24"/>
        </w:rPr>
        <w:t>：调度事件的发生在距离当前时间的一个窗口时间内，即</w:t>
      </w:r>
      <w:r w:rsidRPr="001866BE">
        <w:rPr>
          <w:rFonts w:hint="eastAsia"/>
          <w:sz w:val="24"/>
          <w:szCs w:val="24"/>
        </w:rPr>
        <w:t>ws &lt; ms &lt; wc</w:t>
      </w:r>
      <w:r w:rsidRPr="001866BE">
        <w:rPr>
          <w:rFonts w:hint="eastAsia"/>
          <w:sz w:val="24"/>
          <w:szCs w:val="24"/>
        </w:rPr>
        <w:t>。在这种情况下，任务</w:t>
      </w:r>
      <w:r w:rsidR="00543B77" w:rsidRPr="001866BE">
        <w:rPr>
          <w:rFonts w:hint="eastAsia"/>
          <w:sz w:val="24"/>
          <w:szCs w:val="24"/>
        </w:rPr>
        <w:t>在这个时间窗口内</w:t>
      </w:r>
      <w:r w:rsidRPr="001866BE">
        <w:rPr>
          <w:rFonts w:hint="eastAsia"/>
          <w:sz w:val="24"/>
          <w:szCs w:val="24"/>
        </w:rPr>
        <w:t>对</w:t>
      </w:r>
      <w:r w:rsidRPr="001866BE">
        <w:rPr>
          <w:rFonts w:hint="eastAsia"/>
          <w:sz w:val="24"/>
          <w:szCs w:val="24"/>
        </w:rPr>
        <w:t>CPU</w:t>
      </w:r>
      <w:r w:rsidRPr="001866BE">
        <w:rPr>
          <w:rFonts w:hint="eastAsia"/>
          <w:sz w:val="24"/>
          <w:szCs w:val="24"/>
        </w:rPr>
        <w:t>时间的请求</w:t>
      </w:r>
      <w:r w:rsidR="009A1651" w:rsidRPr="001866BE">
        <w:rPr>
          <w:rFonts w:hint="eastAsia"/>
          <w:sz w:val="24"/>
          <w:szCs w:val="24"/>
        </w:rPr>
        <w:t>应计算为</w:t>
      </w:r>
      <w:r w:rsidR="009A1651" w:rsidRPr="001866BE">
        <w:rPr>
          <w:rFonts w:hint="eastAsia"/>
          <w:sz w:val="24"/>
          <w:szCs w:val="24"/>
        </w:rPr>
        <w:t>wc - ms</w:t>
      </w:r>
      <w:r w:rsidR="009A1651" w:rsidRPr="001866BE">
        <w:rPr>
          <w:rFonts w:hint="eastAsia"/>
          <w:sz w:val="24"/>
          <w:szCs w:val="24"/>
        </w:rPr>
        <w:t>；第二种情况</w:t>
      </w:r>
      <w:r w:rsidR="009A1651" w:rsidRPr="001866BE">
        <w:rPr>
          <w:rFonts w:hint="eastAsia"/>
          <w:sz w:val="24"/>
          <w:szCs w:val="24"/>
        </w:rPr>
        <w:t>B</w:t>
      </w:r>
      <w:r w:rsidR="009A1651" w:rsidRPr="001866BE">
        <w:rPr>
          <w:rFonts w:hint="eastAsia"/>
          <w:sz w:val="24"/>
          <w:szCs w:val="24"/>
        </w:rPr>
        <w:t>：调度事件发生在两个时间窗口内，即</w:t>
      </w:r>
      <w:r w:rsidR="009A1651" w:rsidRPr="001866BE">
        <w:rPr>
          <w:rFonts w:hint="eastAsia"/>
          <w:sz w:val="24"/>
          <w:szCs w:val="24"/>
        </w:rPr>
        <w:t>ms &lt; ws &lt; wc</w:t>
      </w:r>
      <w:r w:rsidR="009A1651" w:rsidRPr="001866BE">
        <w:rPr>
          <w:rFonts w:hint="eastAsia"/>
          <w:sz w:val="24"/>
          <w:szCs w:val="24"/>
        </w:rPr>
        <w:t>。在这种情况下，</w:t>
      </w:r>
      <w:r w:rsidR="00543B77" w:rsidRPr="001866BE">
        <w:rPr>
          <w:rFonts w:hint="eastAsia"/>
          <w:sz w:val="24"/>
          <w:szCs w:val="24"/>
        </w:rPr>
        <w:t>任务在这两个时间窗口内的</w:t>
      </w:r>
      <w:r w:rsidR="009A1651" w:rsidRPr="001866BE">
        <w:rPr>
          <w:rFonts w:hint="eastAsia"/>
          <w:sz w:val="24"/>
          <w:szCs w:val="24"/>
        </w:rPr>
        <w:t>CPU</w:t>
      </w:r>
      <w:r w:rsidR="009A1651" w:rsidRPr="001866BE">
        <w:rPr>
          <w:rFonts w:hint="eastAsia"/>
          <w:sz w:val="24"/>
          <w:szCs w:val="24"/>
        </w:rPr>
        <w:t>时间</w:t>
      </w:r>
      <w:r w:rsidR="00543B77" w:rsidRPr="001866BE">
        <w:rPr>
          <w:rFonts w:hint="eastAsia"/>
          <w:sz w:val="24"/>
          <w:szCs w:val="24"/>
        </w:rPr>
        <w:t>请求分别为</w:t>
      </w:r>
      <w:r w:rsidR="009A1651" w:rsidRPr="001866BE">
        <w:rPr>
          <w:rFonts w:hint="eastAsia"/>
          <w:sz w:val="24"/>
          <w:szCs w:val="24"/>
        </w:rPr>
        <w:t>ws - ms</w:t>
      </w:r>
      <w:r w:rsidR="009A1651" w:rsidRPr="001866BE">
        <w:rPr>
          <w:rFonts w:hint="eastAsia"/>
          <w:sz w:val="24"/>
          <w:szCs w:val="24"/>
        </w:rPr>
        <w:t>和</w:t>
      </w:r>
      <w:r w:rsidR="009A1651" w:rsidRPr="001866BE">
        <w:rPr>
          <w:rFonts w:hint="eastAsia"/>
          <w:sz w:val="24"/>
          <w:szCs w:val="24"/>
        </w:rPr>
        <w:t>wc - ws</w:t>
      </w:r>
      <w:r w:rsidR="009A1651" w:rsidRPr="001866BE">
        <w:rPr>
          <w:rFonts w:hint="eastAsia"/>
          <w:sz w:val="24"/>
          <w:szCs w:val="24"/>
        </w:rPr>
        <w:t>；第三种情况，调度事件发生在超过两个窗口时间范围内。在这种情况下，</w:t>
      </w:r>
      <w:r w:rsidR="00543B77" w:rsidRPr="001866BE">
        <w:rPr>
          <w:rFonts w:hint="eastAsia"/>
          <w:sz w:val="24"/>
          <w:szCs w:val="24"/>
        </w:rPr>
        <w:t>首先更新调度事件发生的时间窗口内的</w:t>
      </w:r>
      <w:r w:rsidR="009A1651" w:rsidRPr="001866BE">
        <w:rPr>
          <w:rFonts w:hint="eastAsia"/>
          <w:sz w:val="24"/>
          <w:szCs w:val="24"/>
        </w:rPr>
        <w:t>CPU</w:t>
      </w:r>
      <w:r w:rsidR="009A1651" w:rsidRPr="001866BE">
        <w:rPr>
          <w:rFonts w:hint="eastAsia"/>
          <w:sz w:val="24"/>
          <w:szCs w:val="24"/>
        </w:rPr>
        <w:t>时间</w:t>
      </w:r>
      <w:r w:rsidR="00543B77" w:rsidRPr="001866BE">
        <w:rPr>
          <w:rFonts w:hint="eastAsia"/>
          <w:sz w:val="24"/>
          <w:szCs w:val="24"/>
        </w:rPr>
        <w:t>，即</w:t>
      </w:r>
      <w:r w:rsidR="009A1651" w:rsidRPr="001866BE">
        <w:rPr>
          <w:rFonts w:hint="eastAsia"/>
          <w:sz w:val="24"/>
          <w:szCs w:val="24"/>
        </w:rPr>
        <w:t>ws_tmp - ms</w:t>
      </w:r>
      <w:r w:rsidR="009A1651" w:rsidRPr="001866BE">
        <w:rPr>
          <w:rFonts w:hint="eastAsia"/>
          <w:sz w:val="24"/>
          <w:szCs w:val="24"/>
        </w:rPr>
        <w:t>（</w:t>
      </w:r>
      <w:r w:rsidR="009A1651" w:rsidRPr="001866BE">
        <w:rPr>
          <w:rFonts w:hint="eastAsia"/>
          <w:sz w:val="24"/>
          <w:szCs w:val="24"/>
        </w:rPr>
        <w:t>ws_tmp</w:t>
      </w:r>
      <w:r w:rsidR="009A1651" w:rsidRPr="001866BE">
        <w:rPr>
          <w:rFonts w:hint="eastAsia"/>
          <w:sz w:val="24"/>
          <w:szCs w:val="24"/>
        </w:rPr>
        <w:t>为</w:t>
      </w:r>
      <w:r w:rsidR="009A1651" w:rsidRPr="001866BE">
        <w:rPr>
          <w:rFonts w:hint="eastAsia"/>
          <w:sz w:val="24"/>
          <w:szCs w:val="24"/>
        </w:rPr>
        <w:t>ms</w:t>
      </w:r>
      <w:r w:rsidR="009A1651" w:rsidRPr="001866BE">
        <w:rPr>
          <w:rFonts w:hint="eastAsia"/>
          <w:sz w:val="24"/>
          <w:szCs w:val="24"/>
        </w:rPr>
        <w:t>之后的第一个窗口起始时间），然后计算出从</w:t>
      </w:r>
      <w:r w:rsidR="009A1651" w:rsidRPr="001866BE">
        <w:rPr>
          <w:rFonts w:hint="eastAsia"/>
          <w:sz w:val="24"/>
          <w:szCs w:val="24"/>
        </w:rPr>
        <w:t>ws</w:t>
      </w:r>
      <w:r w:rsidR="009A1651" w:rsidRPr="001866BE">
        <w:rPr>
          <w:rFonts w:hint="eastAsia"/>
          <w:sz w:val="24"/>
          <w:szCs w:val="24"/>
        </w:rPr>
        <w:t>到</w:t>
      </w:r>
      <w:r w:rsidR="009A1651" w:rsidRPr="001866BE">
        <w:rPr>
          <w:rFonts w:hint="eastAsia"/>
          <w:sz w:val="24"/>
          <w:szCs w:val="24"/>
        </w:rPr>
        <w:t>ms</w:t>
      </w:r>
      <w:r w:rsidR="009A1651" w:rsidRPr="001866BE">
        <w:rPr>
          <w:rFonts w:hint="eastAsia"/>
          <w:sz w:val="24"/>
          <w:szCs w:val="24"/>
        </w:rPr>
        <w:t>之间内完整的时间窗口</w:t>
      </w:r>
      <w:r w:rsidR="00543B77" w:rsidRPr="001866BE">
        <w:rPr>
          <w:rFonts w:hint="eastAsia"/>
          <w:sz w:val="24"/>
          <w:szCs w:val="24"/>
        </w:rPr>
        <w:t>个数</w:t>
      </w:r>
      <w:r w:rsidR="00543B77" w:rsidRPr="001866BE">
        <w:rPr>
          <w:rFonts w:hint="eastAsia"/>
          <w:sz w:val="24"/>
          <w:szCs w:val="24"/>
        </w:rPr>
        <w:t>n</w:t>
      </w:r>
      <w:r w:rsidR="00543B77" w:rsidRPr="001866BE">
        <w:rPr>
          <w:rFonts w:hint="eastAsia"/>
          <w:sz w:val="24"/>
          <w:szCs w:val="24"/>
        </w:rPr>
        <w:t>，更新在这</w:t>
      </w:r>
      <w:r w:rsidR="00543B77" w:rsidRPr="001866BE">
        <w:rPr>
          <w:rFonts w:hint="eastAsia"/>
          <w:sz w:val="24"/>
          <w:szCs w:val="24"/>
        </w:rPr>
        <w:t>n</w:t>
      </w:r>
      <w:r w:rsidR="00543B77" w:rsidRPr="001866BE">
        <w:rPr>
          <w:rFonts w:hint="eastAsia"/>
          <w:sz w:val="24"/>
          <w:szCs w:val="24"/>
        </w:rPr>
        <w:t>个窗口内的</w:t>
      </w:r>
      <w:r w:rsidR="00543B77" w:rsidRPr="001866BE">
        <w:rPr>
          <w:rFonts w:hint="eastAsia"/>
          <w:sz w:val="24"/>
          <w:szCs w:val="24"/>
        </w:rPr>
        <w:t>CPU</w:t>
      </w:r>
      <w:r w:rsidR="00543B77" w:rsidRPr="001866BE">
        <w:rPr>
          <w:rFonts w:hint="eastAsia"/>
          <w:sz w:val="24"/>
          <w:szCs w:val="24"/>
        </w:rPr>
        <w:t>时间请求，即</w:t>
      </w:r>
      <w:r w:rsidR="00543B77" w:rsidRPr="001866BE">
        <w:rPr>
          <w:rFonts w:hint="eastAsia"/>
          <w:sz w:val="24"/>
          <w:szCs w:val="24"/>
        </w:rPr>
        <w:t xml:space="preserve">n * </w:t>
      </w:r>
      <w:r w:rsidR="00543B77" w:rsidRPr="001866BE">
        <w:rPr>
          <w:rFonts w:hint="eastAsia"/>
          <w:sz w:val="24"/>
          <w:szCs w:val="24"/>
        </w:rPr>
        <w:t>窗口长度，最后更新第</w:t>
      </w:r>
      <w:r w:rsidR="00543B77" w:rsidRPr="001866BE">
        <w:rPr>
          <w:rFonts w:hint="eastAsia"/>
          <w:sz w:val="24"/>
          <w:szCs w:val="24"/>
        </w:rPr>
        <w:t>n+1</w:t>
      </w:r>
      <w:r w:rsidR="00543B77" w:rsidRPr="001866BE">
        <w:rPr>
          <w:rFonts w:hint="eastAsia"/>
          <w:sz w:val="24"/>
          <w:szCs w:val="24"/>
        </w:rPr>
        <w:t>个窗口内的时间，即</w:t>
      </w:r>
      <w:r w:rsidR="00543B77" w:rsidRPr="001866BE">
        <w:rPr>
          <w:rFonts w:hint="eastAsia"/>
          <w:sz w:val="24"/>
          <w:szCs w:val="24"/>
        </w:rPr>
        <w:t>wc - ws</w:t>
      </w:r>
      <w:r w:rsidR="00543B77" w:rsidRPr="001866BE">
        <w:rPr>
          <w:rFonts w:hint="eastAsia"/>
          <w:sz w:val="24"/>
          <w:szCs w:val="24"/>
        </w:rPr>
        <w:t>。</w:t>
      </w:r>
      <w:r w:rsidR="00D01718">
        <w:rPr>
          <w:rFonts w:hint="eastAsia"/>
          <w:sz w:val="24"/>
          <w:szCs w:val="24"/>
        </w:rPr>
        <w:t>函数代码实现见附录</w:t>
      </w:r>
      <w:r w:rsidR="00C74472">
        <w:rPr>
          <w:rFonts w:hint="eastAsia"/>
          <w:sz w:val="24"/>
          <w:szCs w:val="24"/>
        </w:rPr>
        <w:t>I</w:t>
      </w:r>
      <w:r w:rsidR="007A64A2" w:rsidRPr="001866BE">
        <w:rPr>
          <w:rFonts w:hint="eastAsia"/>
          <w:sz w:val="24"/>
          <w:szCs w:val="24"/>
        </w:rPr>
        <w:t>。</w:t>
      </w:r>
    </w:p>
    <w:p w14:paraId="57266C76" w14:textId="77777777" w:rsidR="00C74472" w:rsidRPr="00634728" w:rsidRDefault="00C74472" w:rsidP="00C74472">
      <w:pPr>
        <w:ind w:leftChars="-1" w:left="-1" w:rightChars="12" w:right="25" w:hanging="1"/>
        <w:outlineLvl w:val="2"/>
        <w:rPr>
          <w:rFonts w:ascii="SimHei" w:eastAsia="SimHei" w:hAnsi="SimSun"/>
          <w:sz w:val="24"/>
        </w:rPr>
      </w:pPr>
      <w:bookmarkStart w:id="1673" w:name="_Toc471381688"/>
      <w:r>
        <w:rPr>
          <w:rFonts w:ascii="SimHei" w:eastAsia="SimHei" w:hAnsi="SimSun" w:hint="eastAsia"/>
          <w:b/>
          <w:color w:val="339966"/>
          <w:sz w:val="24"/>
        </w:rPr>
        <w:t>4</w:t>
      </w:r>
      <w:r w:rsidRPr="002A055A">
        <w:rPr>
          <w:rFonts w:ascii="SimHei" w:eastAsia="SimHei" w:hAnsi="SimSun" w:hint="eastAsia"/>
          <w:b/>
          <w:color w:val="339966"/>
          <w:sz w:val="24"/>
        </w:rPr>
        <w:t>.</w:t>
      </w:r>
      <w:r>
        <w:rPr>
          <w:rFonts w:ascii="SimHei" w:eastAsia="SimHei" w:hAnsi="SimSun" w:hint="eastAsia"/>
          <w:b/>
          <w:color w:val="339966"/>
          <w:sz w:val="24"/>
        </w:rPr>
        <w:t>1</w:t>
      </w:r>
      <w:r w:rsidRPr="002A055A">
        <w:rPr>
          <w:rFonts w:ascii="SimHei" w:eastAsia="SimHei" w:hAnsi="SimSun" w:hint="eastAsia"/>
          <w:b/>
          <w:color w:val="339966"/>
          <w:sz w:val="24"/>
        </w:rPr>
        <w:t>.</w:t>
      </w:r>
      <w:r>
        <w:rPr>
          <w:rFonts w:ascii="SimHei" w:eastAsia="SimHei" w:hAnsi="SimSun" w:hint="eastAsia"/>
          <w:b/>
          <w:color w:val="339966"/>
          <w:sz w:val="24"/>
        </w:rPr>
        <w:t>2</w:t>
      </w:r>
      <w:r w:rsidRPr="003469EB">
        <w:rPr>
          <w:rFonts w:ascii="SimHei" w:eastAsia="SimHei" w:hAnsi="SimSun" w:hint="eastAsia"/>
          <w:sz w:val="24"/>
        </w:rPr>
        <w:t xml:space="preserve"> </w:t>
      </w:r>
      <w:r>
        <w:rPr>
          <w:rFonts w:ascii="SimHei" w:eastAsia="SimHei" w:hAnsi="SimSun" w:hint="eastAsia"/>
          <w:sz w:val="24"/>
        </w:rPr>
        <w:t>update_history()函数实现</w:t>
      </w:r>
      <w:bookmarkEnd w:id="1673"/>
    </w:p>
    <w:p w14:paraId="781BDB08" w14:textId="77777777" w:rsidR="00C74472" w:rsidRDefault="00C74472" w:rsidP="00C74472">
      <w:pPr>
        <w:ind w:firstLine="567"/>
        <w:rPr>
          <w:rFonts w:hAnsi="SimSun"/>
          <w:sz w:val="24"/>
          <w:szCs w:val="24"/>
        </w:rPr>
      </w:pPr>
      <w:r>
        <w:rPr>
          <w:rFonts w:hint="eastAsia"/>
          <w:sz w:val="24"/>
          <w:szCs w:val="24"/>
        </w:rPr>
        <w:t>update_task_demand()</w:t>
      </w:r>
      <w:r w:rsidRPr="00ED504E">
        <w:rPr>
          <w:rFonts w:hAnsi="SimSun"/>
          <w:sz w:val="24"/>
          <w:szCs w:val="24"/>
        </w:rPr>
        <w:t>算法的核心是</w:t>
      </w:r>
      <w:r w:rsidRPr="00ED504E">
        <w:rPr>
          <w:sz w:val="24"/>
          <w:szCs w:val="24"/>
        </w:rPr>
        <w:t>update_history()</w:t>
      </w:r>
      <w:r w:rsidRPr="00ED504E">
        <w:rPr>
          <w:rFonts w:hAnsi="SimSun"/>
          <w:sz w:val="24"/>
          <w:szCs w:val="24"/>
        </w:rPr>
        <w:t>函数，用于纪录更新任务在</w:t>
      </w:r>
      <w:r>
        <w:rPr>
          <w:rFonts w:hAnsi="SimSun"/>
          <w:sz w:val="24"/>
          <w:szCs w:val="24"/>
        </w:rPr>
        <w:t>最近的几个窗口内的负载</w:t>
      </w:r>
      <w:r>
        <w:rPr>
          <w:rFonts w:hAnsi="SimSun" w:hint="eastAsia"/>
          <w:sz w:val="24"/>
          <w:szCs w:val="24"/>
        </w:rPr>
        <w:t>。由于</w:t>
      </w:r>
      <w:r>
        <w:rPr>
          <w:rFonts w:hAnsi="SimSun" w:hint="eastAsia"/>
          <w:sz w:val="24"/>
          <w:szCs w:val="24"/>
        </w:rPr>
        <w:t>WinLT</w:t>
      </w:r>
      <w:r>
        <w:rPr>
          <w:rFonts w:hAnsi="SimSun" w:hint="eastAsia"/>
          <w:sz w:val="24"/>
          <w:szCs w:val="24"/>
        </w:rPr>
        <w:t>只考虑处于实际运行状态的任务，</w:t>
      </w:r>
      <w:r>
        <w:rPr>
          <w:rFonts w:hAnsi="SimSun" w:hint="eastAsia"/>
          <w:sz w:val="24"/>
          <w:szCs w:val="24"/>
        </w:rPr>
        <w:t xml:space="preserve"> update_history()</w:t>
      </w:r>
      <w:r>
        <w:rPr>
          <w:rFonts w:hAnsi="SimSun" w:hint="eastAsia"/>
          <w:sz w:val="24"/>
          <w:szCs w:val="24"/>
        </w:rPr>
        <w:lastRenderedPageBreak/>
        <w:t>首先判断这个任务在更新周期内是否有真正运行。如果没有，则直接返回，否则将此次统计的实际任务运行时间加到任务运行时间历史记录数组头上，并将老的记录向后移动相应个位置。接下来，</w:t>
      </w:r>
      <w:r>
        <w:rPr>
          <w:rFonts w:hAnsi="SimSun" w:hint="eastAsia"/>
          <w:sz w:val="24"/>
          <w:szCs w:val="24"/>
        </w:rPr>
        <w:t>update_history()</w:t>
      </w:r>
      <w:r>
        <w:rPr>
          <w:rFonts w:hAnsi="SimSun" w:hint="eastAsia"/>
          <w:sz w:val="24"/>
          <w:szCs w:val="24"/>
        </w:rPr>
        <w:t>将根据指定的任务负载统计策略计算任务对</w:t>
      </w:r>
      <w:r>
        <w:rPr>
          <w:rFonts w:hAnsi="SimSun" w:hint="eastAsia"/>
          <w:sz w:val="24"/>
          <w:szCs w:val="24"/>
        </w:rPr>
        <w:t>CPU</w:t>
      </w:r>
      <w:r>
        <w:rPr>
          <w:rFonts w:hAnsi="SimSun" w:hint="eastAsia"/>
          <w:sz w:val="24"/>
          <w:szCs w:val="24"/>
        </w:rPr>
        <w:t>时间的要求并将它记录在任务结构</w:t>
      </w:r>
      <w:r>
        <w:rPr>
          <w:rFonts w:hAnsi="SimSun" w:hint="eastAsia"/>
          <w:sz w:val="24"/>
          <w:szCs w:val="24"/>
        </w:rPr>
        <w:t>struct task</w:t>
      </w:r>
      <w:r>
        <w:rPr>
          <w:rFonts w:hAnsi="SimSun" w:hint="eastAsia"/>
          <w:sz w:val="24"/>
          <w:szCs w:val="24"/>
        </w:rPr>
        <w:t>里作为未来调度器调度任务的依据。针对处于</w:t>
      </w:r>
      <w:r>
        <w:rPr>
          <w:rFonts w:hAnsi="SimSun" w:hint="eastAsia"/>
          <w:sz w:val="24"/>
          <w:szCs w:val="24"/>
        </w:rPr>
        <w:t>run queue</w:t>
      </w:r>
      <w:r>
        <w:rPr>
          <w:rFonts w:hAnsi="SimSun" w:hint="eastAsia"/>
          <w:sz w:val="24"/>
          <w:szCs w:val="24"/>
        </w:rPr>
        <w:t>的任务，</w:t>
      </w:r>
      <w:r>
        <w:rPr>
          <w:rFonts w:hAnsi="SimSun" w:hint="eastAsia"/>
          <w:sz w:val="24"/>
          <w:szCs w:val="24"/>
        </w:rPr>
        <w:t>update_history()</w:t>
      </w:r>
      <w:r>
        <w:rPr>
          <w:rFonts w:hAnsi="SimSun" w:hint="eastAsia"/>
          <w:sz w:val="24"/>
          <w:szCs w:val="24"/>
        </w:rPr>
        <w:t>还将更新其累计的运行时间。它的流程实现</w:t>
      </w:r>
      <w:commentRangeStart w:id="1674"/>
      <w:r>
        <w:rPr>
          <w:rFonts w:hAnsi="SimSun" w:hint="eastAsia"/>
          <w:sz w:val="24"/>
          <w:szCs w:val="24"/>
        </w:rPr>
        <w:t>如图</w:t>
      </w:r>
      <w:r>
        <w:rPr>
          <w:rFonts w:hAnsi="SimSun" w:hint="eastAsia"/>
          <w:sz w:val="24"/>
          <w:szCs w:val="24"/>
        </w:rPr>
        <w:t>4-</w:t>
      </w:r>
      <w:r w:rsidR="00691D50">
        <w:rPr>
          <w:rFonts w:hAnsi="SimSun" w:hint="eastAsia"/>
          <w:sz w:val="24"/>
          <w:szCs w:val="24"/>
        </w:rPr>
        <w:t>2</w:t>
      </w:r>
      <w:r>
        <w:rPr>
          <w:rFonts w:hAnsi="SimSun" w:hint="eastAsia"/>
          <w:sz w:val="24"/>
          <w:szCs w:val="24"/>
        </w:rPr>
        <w:t>所示</w:t>
      </w:r>
      <w:commentRangeEnd w:id="1674"/>
      <w:r w:rsidR="00EA45F7">
        <w:rPr>
          <w:rStyle w:val="ab"/>
        </w:rPr>
        <w:commentReference w:id="1674"/>
      </w:r>
      <w:r>
        <w:rPr>
          <w:rFonts w:hAnsi="SimSun" w:hint="eastAsia"/>
          <w:sz w:val="24"/>
          <w:szCs w:val="24"/>
        </w:rPr>
        <w:t>，完整</w:t>
      </w:r>
      <w:r>
        <w:rPr>
          <w:rFonts w:hAnsi="SimSun"/>
          <w:sz w:val="24"/>
          <w:szCs w:val="24"/>
        </w:rPr>
        <w:t>代码</w:t>
      </w:r>
      <w:r>
        <w:rPr>
          <w:rFonts w:hAnsi="SimSun" w:hint="eastAsia"/>
          <w:sz w:val="24"/>
          <w:szCs w:val="24"/>
        </w:rPr>
        <w:t>见附录</w:t>
      </w:r>
      <w:r>
        <w:rPr>
          <w:rFonts w:hAnsi="SimSun" w:hint="eastAsia"/>
          <w:sz w:val="24"/>
          <w:szCs w:val="24"/>
        </w:rPr>
        <w:t>II</w:t>
      </w:r>
      <w:r>
        <w:rPr>
          <w:rFonts w:hAnsi="SimSun" w:hint="eastAsia"/>
          <w:sz w:val="24"/>
          <w:szCs w:val="24"/>
        </w:rPr>
        <w:t>。</w:t>
      </w:r>
    </w:p>
    <w:p w14:paraId="5FAEBEE3" w14:textId="77777777" w:rsidR="00C74472" w:rsidRDefault="00C74472" w:rsidP="00C74472">
      <w:pPr>
        <w:ind w:firstLine="0"/>
        <w:jc w:val="center"/>
        <w:rPr>
          <w:sz w:val="24"/>
          <w:szCs w:val="24"/>
        </w:rPr>
      </w:pPr>
      <w:r>
        <w:rPr>
          <w:noProof/>
          <w:snapToGrid/>
          <w:sz w:val="24"/>
          <w:szCs w:val="24"/>
        </w:rPr>
        <w:drawing>
          <wp:inline distT="0" distB="0" distL="0" distR="0" wp14:anchorId="1412BDBB" wp14:editId="2E0578F7">
            <wp:extent cx="3497580" cy="4096371"/>
            <wp:effectExtent l="0" t="0" r="0" b="0"/>
            <wp:docPr id="4" name="Picture 8" descr="update_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_history.png"/>
                    <pic:cNvPicPr/>
                  </pic:nvPicPr>
                  <pic:blipFill>
                    <a:blip r:embed="rId23" cstate="print"/>
                    <a:stretch>
                      <a:fillRect/>
                    </a:stretch>
                  </pic:blipFill>
                  <pic:spPr>
                    <a:xfrm>
                      <a:off x="0" y="0"/>
                      <a:ext cx="3497932" cy="4096783"/>
                    </a:xfrm>
                    <a:prstGeom prst="rect">
                      <a:avLst/>
                    </a:prstGeom>
                  </pic:spPr>
                </pic:pic>
              </a:graphicData>
            </a:graphic>
          </wp:inline>
        </w:drawing>
      </w:r>
    </w:p>
    <w:p w14:paraId="4DDDE367" w14:textId="77777777" w:rsidR="00C74472" w:rsidRPr="000D2630" w:rsidRDefault="00C74472" w:rsidP="00C74472">
      <w:pPr>
        <w:pStyle w:val="af2"/>
        <w:jc w:val="center"/>
        <w:rPr>
          <w:rFonts w:ascii="Times New Roman" w:eastAsia="KaiTi" w:hAnsi="Times New Roman"/>
          <w:sz w:val="21"/>
          <w:szCs w:val="21"/>
          <w:rPrChange w:id="1675" w:author="Ling, Alex" w:date="2017-06-04T11:31:00Z">
            <w:rPr>
              <w:rFonts w:ascii="楷体" w:eastAsia="楷体" w:hAnsi="楷体"/>
              <w:sz w:val="21"/>
              <w:szCs w:val="21"/>
            </w:rPr>
          </w:rPrChange>
        </w:rPr>
      </w:pPr>
      <w:r w:rsidRPr="000D2630">
        <w:rPr>
          <w:rFonts w:ascii="Times New Roman" w:eastAsia="KaiTi" w:hAnsi="Times New Roman" w:hint="eastAsia"/>
          <w:sz w:val="21"/>
          <w:szCs w:val="21"/>
          <w:rPrChange w:id="1676" w:author="Ling, Alex" w:date="2017-06-04T11:31:00Z">
            <w:rPr>
              <w:rFonts w:ascii="楷体" w:eastAsia="楷体" w:hAnsi="楷体" w:hint="eastAsia"/>
              <w:sz w:val="21"/>
              <w:szCs w:val="21"/>
            </w:rPr>
          </w:rPrChange>
        </w:rPr>
        <w:t>图</w:t>
      </w:r>
      <w:r w:rsidRPr="000D2630">
        <w:rPr>
          <w:rFonts w:ascii="Times New Roman" w:eastAsia="KaiTi" w:hAnsi="Times New Roman"/>
          <w:sz w:val="21"/>
          <w:szCs w:val="21"/>
          <w:rPrChange w:id="1677" w:author="Ling, Alex" w:date="2017-06-04T11:31:00Z">
            <w:rPr>
              <w:rFonts w:ascii="楷体" w:eastAsia="楷体" w:hAnsi="楷体"/>
              <w:sz w:val="21"/>
              <w:szCs w:val="21"/>
            </w:rPr>
          </w:rPrChange>
        </w:rPr>
        <w:t xml:space="preserve"> 4-</w:t>
      </w:r>
      <w:r w:rsidR="00731092" w:rsidRPr="000D2630">
        <w:rPr>
          <w:rFonts w:ascii="Times New Roman" w:eastAsia="KaiTi" w:hAnsi="Times New Roman"/>
          <w:sz w:val="21"/>
          <w:szCs w:val="21"/>
          <w:rPrChange w:id="1678" w:author="Ling, Alex" w:date="2017-06-04T11:31:00Z">
            <w:rPr>
              <w:rFonts w:ascii="楷体" w:eastAsia="楷体" w:hAnsi="楷体"/>
              <w:sz w:val="21"/>
              <w:szCs w:val="21"/>
            </w:rPr>
          </w:rPrChange>
        </w:rPr>
        <w:t xml:space="preserve">3 </w:t>
      </w:r>
      <w:r w:rsidRPr="000D2630">
        <w:rPr>
          <w:rFonts w:ascii="Times New Roman" w:eastAsia="KaiTi" w:hAnsi="Times New Roman"/>
          <w:sz w:val="21"/>
          <w:szCs w:val="21"/>
          <w:rPrChange w:id="1679" w:author="Ling, Alex" w:date="2017-06-04T11:31:00Z">
            <w:rPr>
              <w:rFonts w:ascii="楷体" w:eastAsia="楷体" w:hAnsi="楷体"/>
              <w:sz w:val="21"/>
              <w:szCs w:val="21"/>
            </w:rPr>
          </w:rPrChange>
        </w:rPr>
        <w:t>update_history()</w:t>
      </w:r>
      <w:r w:rsidRPr="000D2630">
        <w:rPr>
          <w:rFonts w:ascii="Times New Roman" w:eastAsia="KaiTi" w:hAnsi="Times New Roman" w:hint="eastAsia"/>
          <w:sz w:val="21"/>
          <w:szCs w:val="21"/>
          <w:rPrChange w:id="1680" w:author="Ling, Alex" w:date="2017-06-04T11:31:00Z">
            <w:rPr>
              <w:rFonts w:ascii="楷体" w:eastAsia="楷体" w:hAnsi="楷体" w:hint="eastAsia"/>
              <w:sz w:val="21"/>
              <w:szCs w:val="21"/>
            </w:rPr>
          </w:rPrChange>
        </w:rPr>
        <w:t>流程图</w:t>
      </w:r>
    </w:p>
    <w:p w14:paraId="5469D78F" w14:textId="77777777" w:rsidR="00C83F0E" w:rsidRPr="000D2630" w:rsidRDefault="00C74472" w:rsidP="00C83F0E">
      <w:pPr>
        <w:pStyle w:val="af2"/>
        <w:jc w:val="center"/>
        <w:rPr>
          <w:rFonts w:ascii="Times New Roman" w:eastAsia="KaiTi" w:hAnsi="Times New Roman"/>
          <w:sz w:val="21"/>
          <w:szCs w:val="21"/>
          <w:rPrChange w:id="1681" w:author="Ling, Alex" w:date="2017-06-04T11:31:00Z">
            <w:rPr>
              <w:rFonts w:ascii="Times New Roman" w:hAnsi="Times New Roman"/>
              <w:sz w:val="21"/>
              <w:szCs w:val="21"/>
            </w:rPr>
          </w:rPrChange>
        </w:rPr>
      </w:pPr>
      <w:r w:rsidRPr="000D2630">
        <w:rPr>
          <w:rFonts w:ascii="Times New Roman" w:eastAsia="KaiTi" w:hAnsi="Times New Roman"/>
          <w:sz w:val="21"/>
          <w:szCs w:val="21"/>
          <w:rPrChange w:id="1682" w:author="Ling, Alex" w:date="2017-06-04T11:31:00Z">
            <w:rPr>
              <w:rFonts w:ascii="Times New Roman" w:hAnsi="Times New Roman"/>
              <w:sz w:val="21"/>
              <w:szCs w:val="21"/>
            </w:rPr>
          </w:rPrChange>
        </w:rPr>
        <w:t>Figure 4-</w:t>
      </w:r>
      <w:r w:rsidR="00731092" w:rsidRPr="000D2630">
        <w:rPr>
          <w:rFonts w:ascii="Times New Roman" w:eastAsia="KaiTi" w:hAnsi="Times New Roman"/>
          <w:sz w:val="21"/>
          <w:szCs w:val="21"/>
          <w:rPrChange w:id="1683" w:author="Ling, Alex" w:date="2017-06-04T11:31:00Z">
            <w:rPr>
              <w:rFonts w:ascii="Times New Roman" w:hAnsi="Times New Roman"/>
              <w:sz w:val="21"/>
              <w:szCs w:val="21"/>
            </w:rPr>
          </w:rPrChange>
        </w:rPr>
        <w:t xml:space="preserve">3 </w:t>
      </w:r>
      <w:r w:rsidRPr="000D2630">
        <w:rPr>
          <w:rFonts w:ascii="Times New Roman" w:eastAsia="KaiTi" w:hAnsi="Times New Roman"/>
          <w:sz w:val="21"/>
          <w:szCs w:val="21"/>
          <w:rPrChange w:id="1684" w:author="Ling, Alex" w:date="2017-06-04T11:31:00Z">
            <w:rPr>
              <w:rFonts w:ascii="Times New Roman" w:hAnsi="Times New Roman"/>
              <w:sz w:val="21"/>
              <w:szCs w:val="21"/>
            </w:rPr>
          </w:rPrChange>
        </w:rPr>
        <w:t>update_history() flow</w:t>
      </w:r>
    </w:p>
    <w:p w14:paraId="7B7F6D6D" w14:textId="77777777" w:rsidR="00C83F0E" w:rsidRPr="00C83F0E" w:rsidRDefault="00C83F0E" w:rsidP="00C83F0E"/>
    <w:p w14:paraId="6295DEB0" w14:textId="77777777" w:rsidR="00C83F0E" w:rsidRPr="00634728" w:rsidRDefault="00C83F0E" w:rsidP="00C83F0E">
      <w:pPr>
        <w:ind w:leftChars="-1" w:left="-1" w:rightChars="12" w:right="25" w:hanging="1"/>
        <w:outlineLvl w:val="2"/>
        <w:rPr>
          <w:rFonts w:ascii="SimHei" w:eastAsia="SimHei" w:hAnsi="SimSun"/>
          <w:sz w:val="24"/>
        </w:rPr>
      </w:pPr>
      <w:bookmarkStart w:id="1685" w:name="_Toc471381689"/>
      <w:r>
        <w:rPr>
          <w:rFonts w:ascii="SimHei" w:eastAsia="SimHei" w:hAnsi="SimSun" w:hint="eastAsia"/>
          <w:b/>
          <w:color w:val="339966"/>
          <w:sz w:val="24"/>
        </w:rPr>
        <w:t>4</w:t>
      </w:r>
      <w:r w:rsidRPr="002A055A">
        <w:rPr>
          <w:rFonts w:ascii="SimHei" w:eastAsia="SimHei" w:hAnsi="SimSun" w:hint="eastAsia"/>
          <w:b/>
          <w:color w:val="339966"/>
          <w:sz w:val="24"/>
        </w:rPr>
        <w:t>.</w:t>
      </w:r>
      <w:r>
        <w:rPr>
          <w:rFonts w:ascii="SimHei" w:eastAsia="SimHei" w:hAnsi="SimSun" w:hint="eastAsia"/>
          <w:b/>
          <w:color w:val="339966"/>
          <w:sz w:val="24"/>
        </w:rPr>
        <w:t>1</w:t>
      </w:r>
      <w:r w:rsidRPr="002A055A">
        <w:rPr>
          <w:rFonts w:ascii="SimHei" w:eastAsia="SimHei" w:hAnsi="SimSun" w:hint="eastAsia"/>
          <w:b/>
          <w:color w:val="339966"/>
          <w:sz w:val="24"/>
        </w:rPr>
        <w:t>.</w:t>
      </w:r>
      <w:r>
        <w:rPr>
          <w:rFonts w:ascii="SimHei" w:eastAsia="SimHei" w:hAnsi="SimSun" w:hint="eastAsia"/>
          <w:b/>
          <w:color w:val="339966"/>
          <w:sz w:val="24"/>
        </w:rPr>
        <w:t>3</w:t>
      </w:r>
      <w:r w:rsidRPr="003469EB">
        <w:rPr>
          <w:rFonts w:ascii="SimHei" w:eastAsia="SimHei" w:hAnsi="SimSun" w:hint="eastAsia"/>
          <w:sz w:val="24"/>
        </w:rPr>
        <w:t xml:space="preserve"> </w:t>
      </w:r>
      <w:r w:rsidRPr="00C83F0E">
        <w:rPr>
          <w:rFonts w:ascii="SimHei" w:eastAsia="SimHei" w:hAnsi="SimSun"/>
          <w:sz w:val="24"/>
        </w:rPr>
        <w:t>update_cpu_busy_time</w:t>
      </w:r>
      <w:r>
        <w:rPr>
          <w:rFonts w:ascii="SimHei" w:eastAsia="SimHei" w:hAnsi="SimSun" w:hint="eastAsia"/>
          <w:sz w:val="24"/>
        </w:rPr>
        <w:t>()函数实现</w:t>
      </w:r>
      <w:bookmarkEnd w:id="1685"/>
    </w:p>
    <w:p w14:paraId="2A8CFBF4" w14:textId="77777777" w:rsidR="0007435B" w:rsidRDefault="00C83F0E" w:rsidP="00C83F0E">
      <w:pPr>
        <w:ind w:firstLine="567"/>
        <w:rPr>
          <w:rFonts w:ascii="SimSun" w:hAnsi="SimSun" w:cs="SimSun"/>
          <w:sz w:val="24"/>
          <w:szCs w:val="24"/>
        </w:rPr>
      </w:pPr>
      <w:r w:rsidRPr="00C83F0E">
        <w:rPr>
          <w:sz w:val="24"/>
          <w:szCs w:val="24"/>
        </w:rPr>
        <w:t>update_cpu_busy_time()</w:t>
      </w:r>
      <w:r>
        <w:rPr>
          <w:rFonts w:ascii="SimSun" w:hAnsi="SimSun" w:cs="SimSun" w:hint="eastAsia"/>
          <w:sz w:val="24"/>
          <w:szCs w:val="24"/>
        </w:rPr>
        <w:t>函数是用来统计和记录任务在最近一次调度事件发生后的这一段时间内的</w:t>
      </w:r>
      <w:r w:rsidRPr="000020A6">
        <w:rPr>
          <w:sz w:val="24"/>
          <w:szCs w:val="24"/>
        </w:rPr>
        <w:t>CPU</w:t>
      </w:r>
      <w:r>
        <w:rPr>
          <w:rFonts w:ascii="SimSun" w:hAnsi="SimSun" w:cs="SimSun" w:hint="eastAsia"/>
          <w:sz w:val="24"/>
          <w:szCs w:val="24"/>
        </w:rPr>
        <w:t>忙碌时间的。它的算法可描述如下</w:t>
      </w:r>
      <w:r w:rsidR="00122782">
        <w:rPr>
          <w:rFonts w:ascii="SimSun" w:hAnsi="SimSun" w:cs="SimSun" w:hint="eastAsia"/>
          <w:sz w:val="24"/>
          <w:szCs w:val="24"/>
        </w:rPr>
        <w:t>。</w:t>
      </w:r>
    </w:p>
    <w:p w14:paraId="7DAA7656" w14:textId="77777777" w:rsidR="0007435B" w:rsidRPr="00C653AE" w:rsidRDefault="00C83F0E" w:rsidP="00C83F0E">
      <w:pPr>
        <w:ind w:firstLine="567"/>
        <w:rPr>
          <w:sz w:val="24"/>
          <w:szCs w:val="24"/>
          <w:rPrChange w:id="1686" w:author="alling" w:date="2017-04-04T16:23:00Z">
            <w:rPr>
              <w:rFonts w:ascii="SimSun" w:hAnsi="SimSun" w:cs="SimSun"/>
              <w:sz w:val="24"/>
              <w:szCs w:val="24"/>
            </w:rPr>
          </w:rPrChange>
        </w:rPr>
      </w:pPr>
      <w:r w:rsidRPr="00C653AE">
        <w:rPr>
          <w:rFonts w:hAnsi="SimSun" w:hint="eastAsia"/>
          <w:sz w:val="24"/>
          <w:szCs w:val="24"/>
          <w:rPrChange w:id="1687" w:author="alling" w:date="2017-04-04T16:23:00Z">
            <w:rPr>
              <w:rFonts w:ascii="SimSun" w:hAnsi="SimSun" w:cs="SimSun" w:hint="eastAsia"/>
              <w:sz w:val="24"/>
              <w:szCs w:val="24"/>
            </w:rPr>
          </w:rPrChange>
        </w:rPr>
        <w:t>首先，通过比较</w:t>
      </w:r>
      <w:r w:rsidRPr="00C653AE">
        <w:rPr>
          <w:sz w:val="24"/>
          <w:szCs w:val="24"/>
          <w:rPrChange w:id="1688" w:author="alling" w:date="2017-04-04T16:23:00Z">
            <w:rPr>
              <w:rFonts w:ascii="SimSun" w:hAnsi="SimSun" w:cs="SimSun"/>
              <w:sz w:val="24"/>
              <w:szCs w:val="24"/>
            </w:rPr>
          </w:rPrChange>
        </w:rPr>
        <w:t>4.1.1</w:t>
      </w:r>
      <w:r w:rsidRPr="00C653AE">
        <w:rPr>
          <w:rFonts w:hAnsi="SimSun" w:hint="eastAsia"/>
          <w:sz w:val="24"/>
          <w:szCs w:val="24"/>
          <w:rPrChange w:id="1689" w:author="alling" w:date="2017-04-04T16:23:00Z">
            <w:rPr>
              <w:rFonts w:ascii="SimSun" w:hAnsi="SimSun" w:cs="SimSun" w:hint="eastAsia"/>
              <w:sz w:val="24"/>
              <w:szCs w:val="24"/>
            </w:rPr>
          </w:rPrChange>
        </w:rPr>
        <w:t>节中的</w:t>
      </w:r>
      <w:r w:rsidRPr="00C653AE">
        <w:rPr>
          <w:sz w:val="24"/>
          <w:szCs w:val="24"/>
        </w:rPr>
        <w:t>ms</w:t>
      </w:r>
      <w:r w:rsidRPr="00C653AE">
        <w:rPr>
          <w:rFonts w:hAnsi="SimSun" w:hint="eastAsia"/>
          <w:sz w:val="24"/>
          <w:szCs w:val="24"/>
          <w:rPrChange w:id="1690" w:author="alling" w:date="2017-04-04T16:23:00Z">
            <w:rPr>
              <w:rFonts w:ascii="SimSun" w:hAnsi="SimSun" w:cs="SimSun" w:hint="eastAsia"/>
              <w:sz w:val="24"/>
              <w:szCs w:val="24"/>
            </w:rPr>
          </w:rPrChange>
        </w:rPr>
        <w:t>和</w:t>
      </w:r>
      <w:r w:rsidRPr="00C653AE">
        <w:rPr>
          <w:sz w:val="24"/>
          <w:szCs w:val="24"/>
        </w:rPr>
        <w:t>ws</w:t>
      </w:r>
      <w:r w:rsidRPr="00C653AE">
        <w:rPr>
          <w:rFonts w:hAnsi="SimSun" w:hint="eastAsia"/>
          <w:sz w:val="24"/>
          <w:szCs w:val="24"/>
          <w:rPrChange w:id="1691" w:author="alling" w:date="2017-04-04T16:23:00Z">
            <w:rPr>
              <w:rFonts w:ascii="SimSun" w:hAnsi="SimSun" w:cs="SimSun" w:hint="eastAsia"/>
              <w:sz w:val="24"/>
              <w:szCs w:val="24"/>
            </w:rPr>
          </w:rPrChange>
        </w:rPr>
        <w:t>的值判断从调度事件发生后到窗口开始是不是</w:t>
      </w:r>
      <w:r w:rsidR="0007435B" w:rsidRPr="00C653AE">
        <w:rPr>
          <w:rFonts w:hAnsi="SimSun" w:hint="eastAsia"/>
          <w:sz w:val="24"/>
          <w:szCs w:val="24"/>
          <w:rPrChange w:id="1692" w:author="alling" w:date="2017-04-04T16:23:00Z">
            <w:rPr>
              <w:rFonts w:ascii="SimSun" w:hAnsi="SimSun" w:cs="SimSun" w:hint="eastAsia"/>
              <w:sz w:val="24"/>
              <w:szCs w:val="24"/>
            </w:rPr>
          </w:rPrChange>
        </w:rPr>
        <w:t>跨越</w:t>
      </w:r>
      <w:r w:rsidRPr="00C653AE">
        <w:rPr>
          <w:rFonts w:hAnsi="SimSun" w:hint="eastAsia"/>
          <w:sz w:val="24"/>
          <w:szCs w:val="24"/>
          <w:rPrChange w:id="1693" w:author="alling" w:date="2017-04-04T16:23:00Z">
            <w:rPr>
              <w:rFonts w:ascii="SimSun" w:hAnsi="SimSun" w:cs="SimSun" w:hint="eastAsia"/>
              <w:sz w:val="24"/>
              <w:szCs w:val="24"/>
            </w:rPr>
          </w:rPrChange>
        </w:rPr>
        <w:t>了至少一个新的窗口。如果是，则计算出这过程中的完整窗口的个数。</w:t>
      </w:r>
      <w:r w:rsidR="000020A6" w:rsidRPr="00C653AE">
        <w:rPr>
          <w:rFonts w:hAnsi="SimSun" w:hint="eastAsia"/>
          <w:sz w:val="24"/>
          <w:szCs w:val="24"/>
          <w:rPrChange w:id="1694" w:author="alling" w:date="2017-04-04T16:23:00Z">
            <w:rPr>
              <w:rFonts w:ascii="SimSun" w:hAnsi="SimSun" w:cs="SimSun" w:hint="eastAsia"/>
              <w:sz w:val="24"/>
              <w:szCs w:val="24"/>
            </w:rPr>
          </w:rPrChange>
        </w:rPr>
        <w:t>如果经历了新窗口并且当前任务不是处于空闲或者退出状态，更新</w:t>
      </w:r>
      <w:r w:rsidR="000020A6" w:rsidRPr="00C653AE">
        <w:rPr>
          <w:sz w:val="24"/>
          <w:szCs w:val="24"/>
        </w:rPr>
        <w:t>ravg</w:t>
      </w:r>
      <w:r w:rsidR="000020A6" w:rsidRPr="00C653AE">
        <w:rPr>
          <w:rFonts w:hAnsi="SimSun" w:hint="eastAsia"/>
          <w:sz w:val="24"/>
          <w:szCs w:val="24"/>
          <w:rPrChange w:id="1695" w:author="alling" w:date="2017-04-04T16:23:00Z">
            <w:rPr>
              <w:rFonts w:ascii="SimSun" w:hAnsi="SimSun" w:cs="SimSun" w:hint="eastAsia"/>
              <w:sz w:val="24"/>
              <w:szCs w:val="24"/>
            </w:rPr>
          </w:rPrChange>
        </w:rPr>
        <w:t>结构中的</w:t>
      </w:r>
      <w:r w:rsidR="000020A6" w:rsidRPr="00C653AE">
        <w:rPr>
          <w:sz w:val="24"/>
          <w:szCs w:val="24"/>
        </w:rPr>
        <w:t>prev_window</w:t>
      </w:r>
      <w:r w:rsidR="000020A6" w:rsidRPr="00C653AE">
        <w:rPr>
          <w:rFonts w:hAnsi="SimSun" w:hint="eastAsia"/>
          <w:sz w:val="24"/>
          <w:szCs w:val="24"/>
          <w:rPrChange w:id="1696" w:author="alling" w:date="2017-04-04T16:23:00Z">
            <w:rPr>
              <w:rFonts w:ascii="SimSun" w:hAnsi="SimSun" w:cs="SimSun" w:hint="eastAsia"/>
              <w:sz w:val="24"/>
              <w:szCs w:val="24"/>
            </w:rPr>
          </w:rPrChange>
        </w:rPr>
        <w:t>和</w:t>
      </w:r>
      <w:r w:rsidR="000020A6" w:rsidRPr="00C653AE">
        <w:rPr>
          <w:sz w:val="24"/>
          <w:szCs w:val="24"/>
        </w:rPr>
        <w:t>curr_window</w:t>
      </w:r>
      <w:r w:rsidR="000020A6" w:rsidRPr="00C653AE">
        <w:rPr>
          <w:rFonts w:hAnsi="SimSun" w:hint="eastAsia"/>
          <w:sz w:val="24"/>
          <w:szCs w:val="24"/>
          <w:rPrChange w:id="1697" w:author="alling" w:date="2017-04-04T16:23:00Z">
            <w:rPr>
              <w:rFonts w:ascii="SimSun" w:hAnsi="SimSun" w:cs="SimSun" w:hint="eastAsia"/>
              <w:sz w:val="24"/>
              <w:szCs w:val="24"/>
            </w:rPr>
          </w:rPrChange>
        </w:rPr>
        <w:t>的值。</w:t>
      </w:r>
    </w:p>
    <w:p w14:paraId="0F8AB203" w14:textId="77777777" w:rsidR="0007435B" w:rsidRDefault="000020A6" w:rsidP="00C83F0E">
      <w:pPr>
        <w:ind w:firstLine="567"/>
        <w:rPr>
          <w:rFonts w:ascii="SimSun" w:hAnsi="SimSun" w:cs="SimSun"/>
          <w:sz w:val="24"/>
          <w:szCs w:val="24"/>
        </w:rPr>
      </w:pPr>
      <w:r>
        <w:rPr>
          <w:rFonts w:ascii="SimSun" w:hAnsi="SimSun" w:cs="SimSun" w:hint="eastAsia"/>
          <w:sz w:val="24"/>
          <w:szCs w:val="24"/>
        </w:rPr>
        <w:t>接下来根据调度事件的类型判断是否需要更新</w:t>
      </w:r>
      <w:r w:rsidRPr="000020A6">
        <w:rPr>
          <w:sz w:val="24"/>
          <w:szCs w:val="24"/>
        </w:rPr>
        <w:t>CPU</w:t>
      </w:r>
      <w:r>
        <w:rPr>
          <w:rFonts w:ascii="SimSun" w:hAnsi="SimSun" w:cs="SimSun" w:hint="eastAsia"/>
          <w:sz w:val="24"/>
          <w:szCs w:val="24"/>
        </w:rPr>
        <w:t>忙碌时间。</w:t>
      </w:r>
      <w:r w:rsidR="00AA52AE">
        <w:rPr>
          <w:rFonts w:ascii="SimSun" w:hAnsi="SimSun" w:cs="SimSun" w:hint="eastAsia"/>
          <w:sz w:val="24"/>
          <w:szCs w:val="24"/>
        </w:rPr>
        <w:t>对于空闲状态的任</w:t>
      </w:r>
      <w:r w:rsidR="00AA52AE">
        <w:rPr>
          <w:rFonts w:ascii="SimSun" w:hAnsi="SimSun" w:cs="SimSun" w:hint="eastAsia"/>
          <w:sz w:val="24"/>
          <w:szCs w:val="24"/>
        </w:rPr>
        <w:lastRenderedPageBreak/>
        <w:t>务来说，如果调度事件是</w:t>
      </w:r>
      <w:r w:rsidR="006F431D">
        <w:rPr>
          <w:rFonts w:ascii="SimSun" w:hAnsi="SimSun" w:cs="SimSun" w:hint="eastAsia"/>
          <w:sz w:val="24"/>
          <w:szCs w:val="24"/>
        </w:rPr>
        <w:t>选择下一个可运行的任务，则不需要更新</w:t>
      </w:r>
      <w:r w:rsidR="006F431D" w:rsidRPr="006F431D">
        <w:rPr>
          <w:sz w:val="24"/>
          <w:szCs w:val="24"/>
        </w:rPr>
        <w:t>CPU</w:t>
      </w:r>
      <w:r w:rsidR="006F431D">
        <w:rPr>
          <w:rFonts w:ascii="SimSun" w:hAnsi="SimSun" w:cs="SimSun" w:hint="eastAsia"/>
          <w:sz w:val="24"/>
          <w:szCs w:val="24"/>
        </w:rPr>
        <w:t>忙碌时间。对于其他的情况，如果调度事件是唤醒任务，也不需要更新</w:t>
      </w:r>
      <w:r w:rsidR="006F431D" w:rsidRPr="006F431D">
        <w:rPr>
          <w:sz w:val="24"/>
          <w:szCs w:val="24"/>
        </w:rPr>
        <w:t>CPU</w:t>
      </w:r>
      <w:r w:rsidR="006F431D">
        <w:rPr>
          <w:rFonts w:ascii="SimSun" w:hAnsi="SimSun" w:cs="SimSun" w:hint="eastAsia"/>
          <w:sz w:val="24"/>
          <w:szCs w:val="24"/>
        </w:rPr>
        <w:t>忙碌时间。而如果事件是放下前一个可运行任务或是中断和时钟周期更新，则需要更新忙碌时间。</w:t>
      </w:r>
    </w:p>
    <w:p w14:paraId="56DBDECD" w14:textId="77777777" w:rsidR="00C74472" w:rsidRDefault="006F431D" w:rsidP="00C83F0E">
      <w:pPr>
        <w:ind w:firstLine="567"/>
        <w:rPr>
          <w:rFonts w:ascii="SimSun" w:hAnsi="SimSun" w:cs="SimSun"/>
          <w:sz w:val="24"/>
          <w:szCs w:val="24"/>
        </w:rPr>
      </w:pPr>
      <w:r>
        <w:rPr>
          <w:rFonts w:ascii="SimSun" w:hAnsi="SimSun" w:cs="SimSun" w:hint="eastAsia"/>
          <w:sz w:val="24"/>
          <w:szCs w:val="24"/>
        </w:rPr>
        <w:t>对于不需要更新忙碌时间的情况，如果没有经历一个新窗口，则整个流程提前返回。否则，当当前任务是</w:t>
      </w:r>
      <w:r w:rsidRPr="006F431D">
        <w:rPr>
          <w:sz w:val="24"/>
          <w:szCs w:val="24"/>
        </w:rPr>
        <w:t>CPU</w:t>
      </w:r>
      <w:r>
        <w:rPr>
          <w:rFonts w:ascii="SimSun" w:hAnsi="SimSun" w:cs="SimSun" w:hint="eastAsia"/>
          <w:sz w:val="24"/>
          <w:szCs w:val="24"/>
        </w:rPr>
        <w:t>正在运行的任务时，还需要更新该任务所在运行队列的累积可运行时间。</w:t>
      </w:r>
      <w:r w:rsidR="00BC3477">
        <w:rPr>
          <w:rFonts w:ascii="SimSun" w:hAnsi="SimSun" w:cs="SimSun" w:hint="eastAsia"/>
          <w:sz w:val="24"/>
          <w:szCs w:val="24"/>
        </w:rPr>
        <w:t>对于需要更新</w:t>
      </w:r>
      <w:r w:rsidR="00BC3477" w:rsidRPr="00BC3477">
        <w:rPr>
          <w:sz w:val="24"/>
          <w:szCs w:val="24"/>
        </w:rPr>
        <w:t>CPU</w:t>
      </w:r>
      <w:r w:rsidR="00BC3477">
        <w:rPr>
          <w:rFonts w:ascii="SimSun" w:hAnsi="SimSun" w:cs="SimSun" w:hint="eastAsia"/>
          <w:sz w:val="24"/>
          <w:szCs w:val="24"/>
        </w:rPr>
        <w:t>忙碌时间并且又没有经历新窗口的情况，需要在当前时间窗口内更新CPU忙碌时间。对于没有处于中断或是空闲或是等待</w:t>
      </w:r>
      <w:r w:rsidR="00BC3477" w:rsidRPr="00BC3477">
        <w:rPr>
          <w:sz w:val="24"/>
          <w:szCs w:val="24"/>
        </w:rPr>
        <w:t>IO</w:t>
      </w:r>
      <w:r w:rsidR="00BC3477">
        <w:rPr>
          <w:rFonts w:ascii="SimSun" w:hAnsi="SimSun" w:cs="SimSun" w:hint="eastAsia"/>
          <w:sz w:val="24"/>
          <w:szCs w:val="24"/>
        </w:rPr>
        <w:t>完成的任务来说，新增加的忙碌时间就是当前时间与</w:t>
      </w:r>
      <w:r w:rsidR="00BC3477" w:rsidRPr="00BC3477">
        <w:rPr>
          <w:sz w:val="24"/>
          <w:szCs w:val="24"/>
        </w:rPr>
        <w:t>ms</w:t>
      </w:r>
      <w:r w:rsidR="00BC3477">
        <w:rPr>
          <w:rFonts w:ascii="SimSun" w:hAnsi="SimSun" w:cs="SimSun" w:hint="eastAsia"/>
          <w:sz w:val="24"/>
          <w:szCs w:val="24"/>
        </w:rPr>
        <w:t>值的差值。否则，忙碌时间应为中断时间。将新增忙碌时间累加到当前运行队列的累积可运行时间上。对于不处于空闲或者退出状态的任务，还需要将新增忙碌时间累加到</w:t>
      </w:r>
      <w:r w:rsidR="00BC3477" w:rsidRPr="00BC3477">
        <w:rPr>
          <w:sz w:val="24"/>
          <w:szCs w:val="24"/>
        </w:rPr>
        <w:t>ravg</w:t>
      </w:r>
      <w:r w:rsidR="00BC3477">
        <w:rPr>
          <w:rFonts w:ascii="SimSun" w:hAnsi="SimSun" w:cs="SimSun" w:hint="eastAsia"/>
          <w:sz w:val="24"/>
          <w:szCs w:val="24"/>
        </w:rPr>
        <w:t>结构的</w:t>
      </w:r>
      <w:r w:rsidR="00BC3477" w:rsidRPr="00BC3477">
        <w:rPr>
          <w:sz w:val="24"/>
          <w:szCs w:val="24"/>
        </w:rPr>
        <w:t>curr_window</w:t>
      </w:r>
      <w:r w:rsidR="00BC3477">
        <w:rPr>
          <w:rFonts w:ascii="SimSun" w:hAnsi="SimSun" w:cs="SimSun" w:hint="eastAsia"/>
          <w:sz w:val="24"/>
          <w:szCs w:val="24"/>
        </w:rPr>
        <w:t>值上</w:t>
      </w:r>
      <w:r w:rsidR="0007435B">
        <w:rPr>
          <w:rFonts w:ascii="SimSun" w:hAnsi="SimSun" w:cs="SimSun" w:hint="eastAsia"/>
          <w:sz w:val="24"/>
          <w:szCs w:val="24"/>
        </w:rPr>
        <w:t>，这样整个流程可以提前结束。</w:t>
      </w:r>
    </w:p>
    <w:p w14:paraId="4BFF43C6" w14:textId="77777777" w:rsidR="0007435B" w:rsidRDefault="0007435B" w:rsidP="00C83F0E">
      <w:pPr>
        <w:ind w:firstLine="567"/>
        <w:rPr>
          <w:sz w:val="24"/>
          <w:szCs w:val="24"/>
        </w:rPr>
      </w:pPr>
      <w:r>
        <w:rPr>
          <w:rFonts w:ascii="SimSun" w:hAnsi="SimSun" w:cs="SimSun" w:hint="eastAsia"/>
          <w:sz w:val="24"/>
          <w:szCs w:val="24"/>
        </w:rPr>
        <w:t>如果跨越了一个新的时间窗口，而且当前任务不是</w:t>
      </w:r>
      <w:r w:rsidRPr="0007435B">
        <w:rPr>
          <w:sz w:val="24"/>
          <w:szCs w:val="24"/>
        </w:rPr>
        <w:t>CPU</w:t>
      </w:r>
      <w:r>
        <w:rPr>
          <w:rFonts w:hint="eastAsia"/>
          <w:sz w:val="24"/>
          <w:szCs w:val="24"/>
        </w:rPr>
        <w:t>正在运行的任务，需要分别更新上一个和当前时间窗口内的忙碌时间。对于没有跨过一个完整的窗口的情况，上一个时间窗口的忙碌时间是</w:t>
      </w:r>
      <w:r>
        <w:rPr>
          <w:rFonts w:hint="eastAsia"/>
          <w:sz w:val="24"/>
          <w:szCs w:val="24"/>
        </w:rPr>
        <w:t>ws</w:t>
      </w:r>
      <w:r>
        <w:rPr>
          <w:rFonts w:hint="eastAsia"/>
          <w:sz w:val="24"/>
          <w:szCs w:val="24"/>
        </w:rPr>
        <w:t>与</w:t>
      </w:r>
      <w:r>
        <w:rPr>
          <w:rFonts w:hint="eastAsia"/>
          <w:sz w:val="24"/>
          <w:szCs w:val="24"/>
        </w:rPr>
        <w:t>ms</w:t>
      </w:r>
      <w:r>
        <w:rPr>
          <w:rFonts w:hint="eastAsia"/>
          <w:sz w:val="24"/>
          <w:szCs w:val="24"/>
        </w:rPr>
        <w:t>值的差值，否则，就取一个完整时间窗口的长度。当前时间窗口内的忙碌时间是当前时间与</w:t>
      </w:r>
      <w:r>
        <w:rPr>
          <w:rFonts w:hint="eastAsia"/>
          <w:sz w:val="24"/>
          <w:szCs w:val="24"/>
        </w:rPr>
        <w:t>ws</w:t>
      </w:r>
      <w:r>
        <w:rPr>
          <w:rFonts w:hint="eastAsia"/>
          <w:sz w:val="24"/>
          <w:szCs w:val="24"/>
        </w:rPr>
        <w:t>值之间的差值。</w:t>
      </w:r>
    </w:p>
    <w:p w14:paraId="1AD7F2F3" w14:textId="77777777" w:rsidR="006E2100" w:rsidRPr="0007435B" w:rsidRDefault="006E2100" w:rsidP="00C83F0E">
      <w:pPr>
        <w:ind w:firstLine="567"/>
        <w:rPr>
          <w:rFonts w:ascii="SimSun" w:hAnsi="SimSun" w:cs="SimSun"/>
          <w:sz w:val="24"/>
          <w:szCs w:val="24"/>
        </w:rPr>
      </w:pPr>
      <w:r>
        <w:rPr>
          <w:rFonts w:hint="eastAsia"/>
          <w:sz w:val="24"/>
          <w:szCs w:val="24"/>
        </w:rPr>
        <w:t>如果当前任务是</w:t>
      </w:r>
      <w:r>
        <w:rPr>
          <w:rFonts w:hint="eastAsia"/>
          <w:sz w:val="24"/>
          <w:szCs w:val="24"/>
        </w:rPr>
        <w:t>CPU</w:t>
      </w:r>
      <w:r>
        <w:rPr>
          <w:rFonts w:hint="eastAsia"/>
          <w:sz w:val="24"/>
          <w:szCs w:val="24"/>
        </w:rPr>
        <w:t>正在运行的任务，需要更新针对当前窗口的忙碌时间。如果没有跨过一个完整的窗口，忙碌时间是</w:t>
      </w:r>
      <w:r>
        <w:rPr>
          <w:rFonts w:hint="eastAsia"/>
          <w:sz w:val="24"/>
          <w:szCs w:val="24"/>
        </w:rPr>
        <w:t>ws</w:t>
      </w:r>
      <w:r>
        <w:rPr>
          <w:rFonts w:hint="eastAsia"/>
          <w:sz w:val="24"/>
          <w:szCs w:val="24"/>
        </w:rPr>
        <w:t>与</w:t>
      </w:r>
      <w:r>
        <w:rPr>
          <w:rFonts w:hint="eastAsia"/>
          <w:sz w:val="24"/>
          <w:szCs w:val="24"/>
        </w:rPr>
        <w:t>ms</w:t>
      </w:r>
      <w:r>
        <w:rPr>
          <w:rFonts w:hint="eastAsia"/>
          <w:sz w:val="24"/>
          <w:szCs w:val="24"/>
        </w:rPr>
        <w:t>的差值；否则取一个完整时间窗口的长度。对于不处于空闲或退出状态的任务，将这个新增的忙碌时间记录到</w:t>
      </w:r>
      <w:r>
        <w:rPr>
          <w:rFonts w:hint="eastAsia"/>
          <w:sz w:val="24"/>
          <w:szCs w:val="24"/>
        </w:rPr>
        <w:t>ravg</w:t>
      </w:r>
      <w:r>
        <w:rPr>
          <w:rFonts w:hint="eastAsia"/>
          <w:sz w:val="24"/>
          <w:szCs w:val="24"/>
        </w:rPr>
        <w:t>结构的</w:t>
      </w:r>
      <w:r>
        <w:rPr>
          <w:rFonts w:hint="eastAsia"/>
          <w:sz w:val="24"/>
          <w:szCs w:val="24"/>
        </w:rPr>
        <w:t>prev_window</w:t>
      </w:r>
      <w:r>
        <w:rPr>
          <w:rFonts w:hint="eastAsia"/>
          <w:sz w:val="24"/>
          <w:szCs w:val="24"/>
        </w:rPr>
        <w:t>上。另外，在这种情况下，新增忙碌时间还需要记录到运行队列的</w:t>
      </w:r>
      <w:r w:rsidR="00B910F5">
        <w:rPr>
          <w:rFonts w:hint="eastAsia"/>
          <w:sz w:val="24"/>
          <w:szCs w:val="24"/>
        </w:rPr>
        <w:t>上一个累积可运行时间总和里。最后，当前窗口的忙碌时间取当前时间与窗口起始时间的差值并记录到运行队列的当前累积可运行时间总和。完整代码实现见附录</w:t>
      </w:r>
      <w:r w:rsidR="00B910F5">
        <w:rPr>
          <w:rFonts w:hint="eastAsia"/>
          <w:sz w:val="24"/>
          <w:szCs w:val="24"/>
        </w:rPr>
        <w:t>III</w:t>
      </w:r>
      <w:r w:rsidR="00B910F5">
        <w:rPr>
          <w:rFonts w:hint="eastAsia"/>
          <w:sz w:val="24"/>
          <w:szCs w:val="24"/>
        </w:rPr>
        <w:t>。</w:t>
      </w:r>
    </w:p>
    <w:p w14:paraId="69901CF5" w14:textId="77777777" w:rsidR="00C83F0E" w:rsidRPr="00E47DEF" w:rsidRDefault="00C83F0E" w:rsidP="00C74472">
      <w:pPr>
        <w:ind w:firstLine="0"/>
        <w:rPr>
          <w:rFonts w:ascii="SimSun" w:hAnsi="SimSun" w:cs="SimSun"/>
          <w:sz w:val="24"/>
          <w:szCs w:val="24"/>
        </w:rPr>
      </w:pPr>
    </w:p>
    <w:p w14:paraId="58B3C42F" w14:textId="77777777" w:rsidR="00854E59" w:rsidRDefault="00444FD2" w:rsidP="00CE6A72">
      <w:pPr>
        <w:ind w:leftChars="-1" w:left="-1" w:rightChars="12" w:right="25" w:hanging="1"/>
        <w:outlineLvl w:val="2"/>
        <w:rPr>
          <w:rFonts w:ascii="SimHei" w:eastAsia="SimHei" w:hAnsi="SimSun"/>
          <w:sz w:val="24"/>
        </w:rPr>
      </w:pPr>
      <w:bookmarkStart w:id="1698" w:name="_Toc471381690"/>
      <w:r>
        <w:rPr>
          <w:rFonts w:ascii="SimHei" w:eastAsia="SimHei" w:hAnsi="SimSun" w:hint="eastAsia"/>
          <w:b/>
          <w:color w:val="339966"/>
          <w:sz w:val="24"/>
        </w:rPr>
        <w:t>4</w:t>
      </w:r>
      <w:r w:rsidRPr="002A055A">
        <w:rPr>
          <w:rFonts w:ascii="SimHei" w:eastAsia="SimHei" w:hAnsi="SimSun" w:hint="eastAsia"/>
          <w:b/>
          <w:color w:val="339966"/>
          <w:sz w:val="24"/>
        </w:rPr>
        <w:t>.</w:t>
      </w:r>
      <w:r>
        <w:rPr>
          <w:rFonts w:ascii="SimHei" w:eastAsia="SimHei" w:hAnsi="SimSun"/>
          <w:b/>
          <w:color w:val="339966"/>
          <w:sz w:val="24"/>
        </w:rPr>
        <w:t>2</w:t>
      </w:r>
      <w:r w:rsidRPr="003469EB">
        <w:rPr>
          <w:rFonts w:ascii="SimHei" w:eastAsia="SimHei" w:hAnsi="SimSun" w:hint="eastAsia"/>
          <w:sz w:val="24"/>
        </w:rPr>
        <w:t xml:space="preserve"> </w:t>
      </w:r>
      <w:r>
        <w:rPr>
          <w:rFonts w:ascii="SimHei" w:eastAsia="SimHei" w:hAnsi="SimSun" w:hint="eastAsia"/>
          <w:sz w:val="24"/>
        </w:rPr>
        <w:t>设备驱动的动态电源管理实现</w:t>
      </w:r>
      <w:bookmarkEnd w:id="1698"/>
    </w:p>
    <w:p w14:paraId="037A2F78" w14:textId="77777777" w:rsidR="00ED504E" w:rsidRPr="00ED504E" w:rsidRDefault="00ED504E" w:rsidP="00ED504E">
      <w:pPr>
        <w:ind w:left="420" w:firstLine="0"/>
      </w:pPr>
    </w:p>
    <w:p w14:paraId="017BD3C2" w14:textId="77777777" w:rsidR="00444FD2" w:rsidRDefault="00035100" w:rsidP="00CE6A72">
      <w:pPr>
        <w:ind w:leftChars="-1" w:left="-1" w:rightChars="12" w:right="25" w:hanging="1"/>
        <w:outlineLvl w:val="2"/>
        <w:rPr>
          <w:rFonts w:ascii="SimHei" w:eastAsia="SimHei" w:hAnsi="SimSun"/>
          <w:sz w:val="24"/>
        </w:rPr>
      </w:pPr>
      <w:bookmarkStart w:id="1699" w:name="_Toc471381691"/>
      <w:r>
        <w:rPr>
          <w:rFonts w:ascii="SimHei" w:eastAsia="SimHei" w:hAnsi="SimSun" w:hint="eastAsia"/>
          <w:b/>
          <w:color w:val="339966"/>
          <w:sz w:val="24"/>
        </w:rPr>
        <w:t>4</w:t>
      </w:r>
      <w:r w:rsidRPr="002A055A">
        <w:rPr>
          <w:rFonts w:ascii="SimHei" w:eastAsia="SimHei" w:hAnsi="SimSun" w:hint="eastAsia"/>
          <w:b/>
          <w:color w:val="339966"/>
          <w:sz w:val="24"/>
        </w:rPr>
        <w:t>.</w:t>
      </w:r>
      <w:r>
        <w:rPr>
          <w:rFonts w:ascii="SimHei" w:eastAsia="SimHei" w:hAnsi="SimSun" w:hint="eastAsia"/>
          <w:b/>
          <w:color w:val="339966"/>
          <w:sz w:val="24"/>
        </w:rPr>
        <w:t>2</w:t>
      </w:r>
      <w:r w:rsidRPr="002A055A">
        <w:rPr>
          <w:rFonts w:ascii="SimHei" w:eastAsia="SimHei" w:hAnsi="SimSun" w:hint="eastAsia"/>
          <w:b/>
          <w:color w:val="339966"/>
          <w:sz w:val="24"/>
        </w:rPr>
        <w:t>.1</w:t>
      </w:r>
      <w:r w:rsidRPr="003469EB">
        <w:rPr>
          <w:rFonts w:ascii="SimHei" w:eastAsia="SimHei" w:hAnsi="SimSun" w:hint="eastAsia"/>
          <w:sz w:val="24"/>
        </w:rPr>
        <w:t xml:space="preserve"> </w:t>
      </w:r>
      <w:r>
        <w:rPr>
          <w:rFonts w:ascii="SimHei" w:eastAsia="SimHei" w:hAnsi="SimSun" w:hint="eastAsia"/>
          <w:sz w:val="24"/>
        </w:rPr>
        <w:t>MXT1664驱动实现概述</w:t>
      </w:r>
      <w:bookmarkEnd w:id="1699"/>
    </w:p>
    <w:p w14:paraId="06775FB2" w14:textId="77777777" w:rsidR="0099358A" w:rsidRDefault="00035100" w:rsidP="0099358A">
      <w:pPr>
        <w:rPr>
          <w:sz w:val="24"/>
          <w:szCs w:val="24"/>
        </w:rPr>
      </w:pPr>
      <w:r w:rsidRPr="00ED504E">
        <w:rPr>
          <w:rFonts w:hAnsi="SimSun"/>
          <w:sz w:val="24"/>
          <w:szCs w:val="24"/>
        </w:rPr>
        <w:t>在本设计中，我们以开源的</w:t>
      </w:r>
      <w:r w:rsidRPr="00ED504E">
        <w:rPr>
          <w:sz w:val="24"/>
          <w:szCs w:val="24"/>
        </w:rPr>
        <w:t>Atmel maXTouch</w:t>
      </w:r>
      <w:r w:rsidRPr="00ED504E">
        <w:rPr>
          <w:rFonts w:hAnsi="SimSun"/>
          <w:sz w:val="24"/>
          <w:szCs w:val="24"/>
        </w:rPr>
        <w:t>驱动</w:t>
      </w:r>
      <w:r w:rsidRPr="00ED504E">
        <w:rPr>
          <w:sz w:val="24"/>
          <w:szCs w:val="24"/>
          <w:vertAlign w:val="superscript"/>
        </w:rPr>
        <w:t>[</w:t>
      </w:r>
      <w:r w:rsidR="00B45358">
        <w:rPr>
          <w:sz w:val="24"/>
          <w:szCs w:val="24"/>
          <w:vertAlign w:val="superscript"/>
        </w:rPr>
        <w:t>23</w:t>
      </w:r>
      <w:r w:rsidRPr="00ED504E">
        <w:rPr>
          <w:sz w:val="24"/>
          <w:szCs w:val="24"/>
          <w:vertAlign w:val="superscript"/>
        </w:rPr>
        <w:t>]</w:t>
      </w:r>
      <w:r w:rsidRPr="00ED504E">
        <w:rPr>
          <w:rFonts w:hAnsi="SimSun"/>
          <w:sz w:val="24"/>
          <w:szCs w:val="24"/>
        </w:rPr>
        <w:t>为蓝本，在</w:t>
      </w:r>
      <w:r w:rsidR="003A0E83" w:rsidRPr="00ED504E">
        <w:rPr>
          <w:rFonts w:hAnsi="SimSun"/>
          <w:sz w:val="24"/>
          <w:szCs w:val="24"/>
        </w:rPr>
        <w:t>高通</w:t>
      </w:r>
      <w:r w:rsidR="003A0E83" w:rsidRPr="00ED504E">
        <w:rPr>
          <w:sz w:val="24"/>
          <w:szCs w:val="24"/>
        </w:rPr>
        <w:t>APQ8074 AB SoC</w:t>
      </w:r>
      <w:r w:rsidR="003A0E83" w:rsidRPr="00ED504E">
        <w:rPr>
          <w:rFonts w:hAnsi="SimSun"/>
          <w:sz w:val="24"/>
          <w:szCs w:val="24"/>
        </w:rPr>
        <w:t>硬件平台（运行</w:t>
      </w:r>
      <w:r w:rsidRPr="00ED504E">
        <w:rPr>
          <w:sz w:val="24"/>
          <w:szCs w:val="24"/>
        </w:rPr>
        <w:t>Linux</w:t>
      </w:r>
      <w:r w:rsidRPr="00ED504E">
        <w:rPr>
          <w:rFonts w:hAnsi="SimSun"/>
          <w:sz w:val="24"/>
          <w:szCs w:val="24"/>
        </w:rPr>
        <w:t>内核</w:t>
      </w:r>
      <w:r w:rsidRPr="00ED504E">
        <w:rPr>
          <w:sz w:val="24"/>
          <w:szCs w:val="24"/>
        </w:rPr>
        <w:t>3.18.20</w:t>
      </w:r>
      <w:r w:rsidRPr="00ED504E">
        <w:rPr>
          <w:rFonts w:hAnsi="SimSun"/>
          <w:sz w:val="24"/>
          <w:szCs w:val="24"/>
        </w:rPr>
        <w:t>版本</w:t>
      </w:r>
      <w:r w:rsidR="003A0E83" w:rsidRPr="00ED504E">
        <w:rPr>
          <w:rFonts w:hAnsi="SimSun"/>
          <w:sz w:val="24"/>
          <w:szCs w:val="24"/>
        </w:rPr>
        <w:t>）</w:t>
      </w:r>
      <w:r w:rsidRPr="00ED504E">
        <w:rPr>
          <w:rFonts w:hAnsi="SimSun"/>
          <w:sz w:val="24"/>
          <w:szCs w:val="24"/>
        </w:rPr>
        <w:t>上实现包含动态电源管理机制的</w:t>
      </w:r>
      <w:r w:rsidRPr="00ED504E">
        <w:rPr>
          <w:sz w:val="24"/>
          <w:szCs w:val="24"/>
        </w:rPr>
        <w:t>MXT1664</w:t>
      </w:r>
      <w:r w:rsidRPr="00ED504E">
        <w:rPr>
          <w:rFonts w:hAnsi="SimSun"/>
          <w:sz w:val="24"/>
          <w:szCs w:val="24"/>
        </w:rPr>
        <w:t>触摸屏控制器的设备驱动。</w:t>
      </w:r>
      <w:r w:rsidR="003A0E83" w:rsidRPr="00ED504E">
        <w:rPr>
          <w:sz w:val="24"/>
          <w:szCs w:val="24"/>
        </w:rPr>
        <w:t>MXT1664</w:t>
      </w:r>
      <w:r w:rsidR="003A0E83" w:rsidRPr="00ED504E">
        <w:rPr>
          <w:rFonts w:hAnsi="SimSun"/>
          <w:sz w:val="24"/>
          <w:szCs w:val="24"/>
        </w:rPr>
        <w:t>挂载在</w:t>
      </w:r>
      <w:r w:rsidR="003A0E83" w:rsidRPr="00ED504E">
        <w:rPr>
          <w:sz w:val="24"/>
          <w:szCs w:val="24"/>
        </w:rPr>
        <w:t>APQ8074AB</w:t>
      </w:r>
      <w:r w:rsidR="003A0E83" w:rsidRPr="00ED504E">
        <w:rPr>
          <w:rFonts w:hAnsi="SimSun"/>
          <w:sz w:val="24"/>
          <w:szCs w:val="24"/>
        </w:rPr>
        <w:t>的</w:t>
      </w:r>
      <w:r w:rsidR="003A0E83" w:rsidRPr="00ED504E">
        <w:rPr>
          <w:sz w:val="24"/>
          <w:szCs w:val="24"/>
        </w:rPr>
        <w:t>BLSP1</w:t>
      </w:r>
      <w:r w:rsidR="003A0E83" w:rsidRPr="00ED504E">
        <w:rPr>
          <w:rFonts w:hAnsi="SimSun"/>
          <w:sz w:val="24"/>
          <w:szCs w:val="24"/>
        </w:rPr>
        <w:t>的</w:t>
      </w:r>
      <w:r w:rsidR="003A0E83" w:rsidRPr="00ED504E">
        <w:rPr>
          <w:sz w:val="24"/>
          <w:szCs w:val="24"/>
        </w:rPr>
        <w:t>I2C</w:t>
      </w:r>
      <w:r w:rsidR="003A0E83" w:rsidRPr="00ED504E">
        <w:rPr>
          <w:rFonts w:hAnsi="SimSun"/>
          <w:sz w:val="24"/>
          <w:szCs w:val="24"/>
        </w:rPr>
        <w:t>总线上，由</w:t>
      </w:r>
      <w:r w:rsidR="003A0E83" w:rsidRPr="00ED504E">
        <w:rPr>
          <w:sz w:val="24"/>
          <w:szCs w:val="24"/>
        </w:rPr>
        <w:t>APQ8074</w:t>
      </w:r>
      <w:r w:rsidR="003A0E83" w:rsidRPr="00ED504E">
        <w:rPr>
          <w:rFonts w:hAnsi="SimSun"/>
          <w:sz w:val="24"/>
          <w:szCs w:val="24"/>
        </w:rPr>
        <w:t>的</w:t>
      </w:r>
      <w:r w:rsidR="003A0E83" w:rsidRPr="00ED504E">
        <w:rPr>
          <w:sz w:val="24"/>
          <w:szCs w:val="24"/>
        </w:rPr>
        <w:t>GPIO_60</w:t>
      </w:r>
      <w:r w:rsidR="003A0E83" w:rsidRPr="00ED504E">
        <w:rPr>
          <w:rFonts w:hAnsi="SimSun"/>
          <w:sz w:val="24"/>
          <w:szCs w:val="24"/>
        </w:rPr>
        <w:t>和</w:t>
      </w:r>
      <w:r w:rsidR="003A0E83" w:rsidRPr="00ED504E">
        <w:rPr>
          <w:sz w:val="24"/>
          <w:szCs w:val="24"/>
        </w:rPr>
        <w:t>GPIO_61</w:t>
      </w:r>
      <w:r w:rsidR="003A0E83" w:rsidRPr="00ED504E">
        <w:rPr>
          <w:rFonts w:hAnsi="SimSun"/>
          <w:sz w:val="24"/>
          <w:szCs w:val="24"/>
        </w:rPr>
        <w:t>分别连接</w:t>
      </w:r>
      <w:r w:rsidR="003A0E83" w:rsidRPr="00ED504E">
        <w:rPr>
          <w:sz w:val="24"/>
          <w:szCs w:val="24"/>
        </w:rPr>
        <w:t>MXT1664</w:t>
      </w:r>
      <w:r w:rsidR="003A0E83" w:rsidRPr="00ED504E">
        <w:rPr>
          <w:rFonts w:hAnsi="SimSun"/>
          <w:sz w:val="24"/>
          <w:szCs w:val="24"/>
        </w:rPr>
        <w:t>的</w:t>
      </w:r>
      <w:r w:rsidR="003A0E83" w:rsidRPr="00ED504E">
        <w:rPr>
          <w:sz w:val="24"/>
          <w:szCs w:val="24"/>
        </w:rPr>
        <w:t>RESET</w:t>
      </w:r>
      <w:r w:rsidR="003A0E83" w:rsidRPr="00ED504E">
        <w:rPr>
          <w:rFonts w:hAnsi="SimSun"/>
          <w:sz w:val="24"/>
          <w:szCs w:val="24"/>
        </w:rPr>
        <w:t>和</w:t>
      </w:r>
      <w:r w:rsidR="003A0E83" w:rsidRPr="00ED504E">
        <w:rPr>
          <w:sz w:val="24"/>
          <w:szCs w:val="24"/>
        </w:rPr>
        <w:t>CHG</w:t>
      </w:r>
      <w:r w:rsidR="003A0E83" w:rsidRPr="00ED504E">
        <w:rPr>
          <w:rFonts w:hAnsi="SimSun"/>
          <w:sz w:val="24"/>
          <w:szCs w:val="24"/>
        </w:rPr>
        <w:t>管脚作为复位和中断控制</w:t>
      </w:r>
      <w:r w:rsidR="004F338D" w:rsidRPr="00ED504E">
        <w:rPr>
          <w:rFonts w:hAnsi="SimSun"/>
          <w:sz w:val="24"/>
          <w:szCs w:val="24"/>
        </w:rPr>
        <w:t>；由系统电源管理芯片</w:t>
      </w:r>
      <w:r w:rsidR="004F338D" w:rsidRPr="00ED504E">
        <w:rPr>
          <w:sz w:val="24"/>
          <w:szCs w:val="24"/>
        </w:rPr>
        <w:t>PM8941</w:t>
      </w:r>
      <w:r w:rsidR="004F338D" w:rsidRPr="00ED504E">
        <w:rPr>
          <w:rFonts w:hAnsi="SimSun"/>
          <w:sz w:val="24"/>
          <w:szCs w:val="24"/>
        </w:rPr>
        <w:t>提供</w:t>
      </w:r>
      <w:r w:rsidR="004F338D" w:rsidRPr="00ED504E">
        <w:rPr>
          <w:sz w:val="24"/>
          <w:szCs w:val="24"/>
        </w:rPr>
        <w:t>MXT1664</w:t>
      </w:r>
      <w:r w:rsidR="004F338D" w:rsidRPr="00ED504E">
        <w:rPr>
          <w:rFonts w:hAnsi="SimSun"/>
          <w:sz w:val="24"/>
          <w:szCs w:val="24"/>
        </w:rPr>
        <w:t>的</w:t>
      </w:r>
      <w:r w:rsidR="004F338D" w:rsidRPr="00ED504E">
        <w:rPr>
          <w:sz w:val="24"/>
          <w:szCs w:val="24"/>
        </w:rPr>
        <w:t>VDDIO</w:t>
      </w:r>
      <w:r w:rsidR="004F338D" w:rsidRPr="00ED504E">
        <w:rPr>
          <w:rFonts w:hAnsi="SimSun"/>
          <w:sz w:val="24"/>
          <w:szCs w:val="24"/>
        </w:rPr>
        <w:t>电源；由电池电源提供</w:t>
      </w:r>
      <w:r w:rsidR="004F338D" w:rsidRPr="00ED504E">
        <w:rPr>
          <w:sz w:val="24"/>
          <w:szCs w:val="24"/>
        </w:rPr>
        <w:t>MXT1664</w:t>
      </w:r>
      <w:r w:rsidR="004F338D" w:rsidRPr="00ED504E">
        <w:rPr>
          <w:rFonts w:hAnsi="SimSun"/>
          <w:sz w:val="24"/>
          <w:szCs w:val="24"/>
        </w:rPr>
        <w:t>所需的</w:t>
      </w:r>
      <w:r w:rsidR="004F338D" w:rsidRPr="00ED504E">
        <w:rPr>
          <w:sz w:val="24"/>
          <w:szCs w:val="24"/>
        </w:rPr>
        <w:t>DVDD</w:t>
      </w:r>
      <w:r w:rsidR="004F338D" w:rsidRPr="00ED504E">
        <w:rPr>
          <w:rFonts w:hAnsi="SimSun"/>
          <w:sz w:val="24"/>
          <w:szCs w:val="24"/>
        </w:rPr>
        <w:t>数字电路电源和</w:t>
      </w:r>
      <w:r w:rsidR="004F338D" w:rsidRPr="00ED504E">
        <w:rPr>
          <w:sz w:val="24"/>
          <w:szCs w:val="24"/>
        </w:rPr>
        <w:t>AVDD</w:t>
      </w:r>
      <w:r w:rsidR="004F338D" w:rsidRPr="00ED504E">
        <w:rPr>
          <w:rFonts w:hAnsi="SimSun"/>
          <w:sz w:val="24"/>
          <w:szCs w:val="24"/>
        </w:rPr>
        <w:t>模拟电路电源，分别由</w:t>
      </w:r>
      <w:r w:rsidR="004F338D" w:rsidRPr="00ED504E">
        <w:rPr>
          <w:sz w:val="24"/>
          <w:szCs w:val="24"/>
        </w:rPr>
        <w:t>GPIO</w:t>
      </w:r>
      <w:r w:rsidR="004F338D" w:rsidRPr="00ED504E">
        <w:rPr>
          <w:rFonts w:hAnsi="SimSun"/>
          <w:sz w:val="24"/>
          <w:szCs w:val="24"/>
        </w:rPr>
        <w:t>管脚</w:t>
      </w:r>
      <w:r w:rsidR="004F338D" w:rsidRPr="00ED504E">
        <w:rPr>
          <w:sz w:val="24"/>
          <w:szCs w:val="24"/>
        </w:rPr>
        <w:t>TP_VDDIN_EN</w:t>
      </w:r>
      <w:r w:rsidR="004F338D" w:rsidRPr="00ED504E">
        <w:rPr>
          <w:rFonts w:hAnsi="SimSun"/>
          <w:sz w:val="24"/>
          <w:szCs w:val="24"/>
        </w:rPr>
        <w:t>和</w:t>
      </w:r>
      <w:r w:rsidR="004F338D" w:rsidRPr="00ED504E">
        <w:rPr>
          <w:sz w:val="24"/>
          <w:szCs w:val="24"/>
        </w:rPr>
        <w:t>TP_AVDD_EN</w:t>
      </w:r>
      <w:r w:rsidR="004F338D" w:rsidRPr="00ED504E">
        <w:rPr>
          <w:rFonts w:hAnsi="SimSun"/>
          <w:sz w:val="24"/>
          <w:szCs w:val="24"/>
        </w:rPr>
        <w:t>作为开关来控制。具体电路设计原理图见图</w:t>
      </w:r>
      <w:r w:rsidR="004F338D" w:rsidRPr="00ED504E">
        <w:rPr>
          <w:sz w:val="24"/>
          <w:szCs w:val="24"/>
        </w:rPr>
        <w:t>3-2</w:t>
      </w:r>
      <w:r w:rsidR="004F338D" w:rsidRPr="00ED504E">
        <w:rPr>
          <w:rFonts w:hAnsi="SimSun"/>
          <w:sz w:val="24"/>
          <w:szCs w:val="24"/>
        </w:rPr>
        <w:t>。</w:t>
      </w:r>
      <w:r w:rsidRPr="00ED504E">
        <w:rPr>
          <w:rFonts w:hAnsi="SimSun"/>
          <w:sz w:val="24"/>
          <w:szCs w:val="24"/>
        </w:rPr>
        <w:t>根据</w:t>
      </w:r>
      <w:r w:rsidRPr="00ED504E">
        <w:rPr>
          <w:sz w:val="24"/>
          <w:szCs w:val="24"/>
        </w:rPr>
        <w:t>Linux</w:t>
      </w:r>
      <w:r w:rsidRPr="00ED504E">
        <w:rPr>
          <w:rFonts w:hAnsi="SimSun"/>
          <w:sz w:val="24"/>
          <w:szCs w:val="24"/>
        </w:rPr>
        <w:t>设备驱动模型，该设备驱动分为两大部分：</w:t>
      </w:r>
      <w:r w:rsidRPr="00ED504E">
        <w:rPr>
          <w:sz w:val="24"/>
          <w:szCs w:val="24"/>
        </w:rPr>
        <w:t>MXT1664</w:t>
      </w:r>
      <w:r w:rsidRPr="00ED504E">
        <w:rPr>
          <w:rFonts w:hAnsi="SimSun"/>
          <w:sz w:val="24"/>
          <w:szCs w:val="24"/>
        </w:rPr>
        <w:t>的</w:t>
      </w:r>
      <w:r w:rsidRPr="00ED504E">
        <w:rPr>
          <w:sz w:val="24"/>
          <w:szCs w:val="24"/>
        </w:rPr>
        <w:t>Device tree</w:t>
      </w:r>
      <w:r w:rsidR="007A6272" w:rsidRPr="00ED504E">
        <w:rPr>
          <w:sz w:val="24"/>
          <w:szCs w:val="24"/>
          <w:vertAlign w:val="superscript"/>
        </w:rPr>
        <w:t>[</w:t>
      </w:r>
      <w:r w:rsidR="00B45358">
        <w:rPr>
          <w:sz w:val="24"/>
          <w:szCs w:val="24"/>
          <w:vertAlign w:val="superscript"/>
        </w:rPr>
        <w:t>24</w:t>
      </w:r>
      <w:r w:rsidR="007A6272" w:rsidRPr="00ED504E">
        <w:rPr>
          <w:sz w:val="24"/>
          <w:szCs w:val="24"/>
          <w:vertAlign w:val="superscript"/>
        </w:rPr>
        <w:t>]</w:t>
      </w:r>
      <w:r w:rsidRPr="00ED504E">
        <w:rPr>
          <w:rFonts w:hAnsi="SimSun"/>
          <w:sz w:val="24"/>
          <w:szCs w:val="24"/>
        </w:rPr>
        <w:t>配</w:t>
      </w:r>
      <w:r w:rsidRPr="00ED504E">
        <w:rPr>
          <w:rFonts w:hAnsi="SimSun"/>
          <w:sz w:val="24"/>
          <w:szCs w:val="24"/>
        </w:rPr>
        <w:lastRenderedPageBreak/>
        <w:t>置数据</w:t>
      </w:r>
      <w:r w:rsidR="0099358A">
        <w:rPr>
          <w:rFonts w:hint="eastAsia"/>
          <w:sz w:val="24"/>
          <w:szCs w:val="24"/>
        </w:rPr>
        <w:t>和</w:t>
      </w:r>
      <w:r w:rsidRPr="00ED504E">
        <w:rPr>
          <w:sz w:val="24"/>
          <w:szCs w:val="24"/>
        </w:rPr>
        <w:t>MXT1664</w:t>
      </w:r>
      <w:r w:rsidRPr="00ED504E">
        <w:rPr>
          <w:rFonts w:hAnsi="SimSun"/>
          <w:sz w:val="24"/>
          <w:szCs w:val="24"/>
        </w:rPr>
        <w:t>的</w:t>
      </w:r>
      <w:r w:rsidRPr="00ED504E">
        <w:rPr>
          <w:sz w:val="24"/>
          <w:szCs w:val="24"/>
        </w:rPr>
        <w:t>I2C Client</w:t>
      </w:r>
      <w:r w:rsidRPr="00ED504E">
        <w:rPr>
          <w:rFonts w:hAnsi="SimSun"/>
          <w:sz w:val="24"/>
          <w:szCs w:val="24"/>
        </w:rPr>
        <w:t>驱动</w:t>
      </w:r>
      <w:r w:rsidR="0099358A">
        <w:rPr>
          <w:rFonts w:hAnsi="SimSun" w:hint="eastAsia"/>
          <w:sz w:val="24"/>
          <w:szCs w:val="24"/>
        </w:rPr>
        <w:t>。</w:t>
      </w:r>
    </w:p>
    <w:p w14:paraId="2C9ED535" w14:textId="77777777" w:rsidR="00035100" w:rsidRPr="0099358A" w:rsidRDefault="003A0E83" w:rsidP="0099358A">
      <w:pPr>
        <w:rPr>
          <w:sz w:val="24"/>
          <w:szCs w:val="24"/>
        </w:rPr>
      </w:pPr>
      <w:r w:rsidRPr="00ED504E">
        <w:rPr>
          <w:sz w:val="24"/>
          <w:szCs w:val="24"/>
        </w:rPr>
        <w:t>Device tree</w:t>
      </w:r>
      <w:r w:rsidRPr="00ED504E">
        <w:rPr>
          <w:rFonts w:hAnsi="SimSun"/>
          <w:sz w:val="24"/>
          <w:szCs w:val="24"/>
        </w:rPr>
        <w:t>配置数据</w:t>
      </w:r>
      <w:r w:rsidR="004F338D" w:rsidRPr="00ED504E">
        <w:rPr>
          <w:rFonts w:hAnsi="SimSun"/>
          <w:sz w:val="24"/>
          <w:szCs w:val="24"/>
        </w:rPr>
        <w:t>描述</w:t>
      </w:r>
      <w:r w:rsidRPr="00ED504E">
        <w:rPr>
          <w:rFonts w:hAnsi="SimSun"/>
          <w:sz w:val="24"/>
          <w:szCs w:val="24"/>
        </w:rPr>
        <w:t>了</w:t>
      </w:r>
      <w:r w:rsidR="004F338D" w:rsidRPr="00ED504E">
        <w:rPr>
          <w:sz w:val="24"/>
          <w:szCs w:val="24"/>
        </w:rPr>
        <w:t>MXT1664</w:t>
      </w:r>
      <w:r w:rsidR="004F338D" w:rsidRPr="00ED504E">
        <w:rPr>
          <w:rFonts w:hAnsi="SimSun"/>
          <w:sz w:val="24"/>
          <w:szCs w:val="24"/>
        </w:rPr>
        <w:t>是如何连接在</w:t>
      </w:r>
      <w:r w:rsidR="004F338D" w:rsidRPr="00ED504E">
        <w:rPr>
          <w:sz w:val="24"/>
          <w:szCs w:val="24"/>
        </w:rPr>
        <w:t>APQ8074</w:t>
      </w:r>
      <w:r w:rsidR="004F338D" w:rsidRPr="00ED504E">
        <w:rPr>
          <w:rFonts w:hAnsi="SimSun"/>
          <w:sz w:val="24"/>
          <w:szCs w:val="24"/>
        </w:rPr>
        <w:t>硬件平台上的并且定义了</w:t>
      </w:r>
      <w:r w:rsidR="0085030E" w:rsidRPr="00ED504E">
        <w:rPr>
          <w:sz w:val="24"/>
          <w:szCs w:val="24"/>
        </w:rPr>
        <w:t>MXT1664</w:t>
      </w:r>
      <w:r w:rsidR="0085030E" w:rsidRPr="00ED504E">
        <w:rPr>
          <w:rFonts w:hAnsi="SimSun"/>
          <w:sz w:val="24"/>
          <w:szCs w:val="24"/>
        </w:rPr>
        <w:t>在该硬件平台上的特定配置选项，包括</w:t>
      </w:r>
      <w:r w:rsidR="0085030E" w:rsidRPr="00ED504E">
        <w:rPr>
          <w:sz w:val="24"/>
          <w:szCs w:val="24"/>
        </w:rPr>
        <w:t>I2C Client</w:t>
      </w:r>
      <w:r w:rsidR="0085030E" w:rsidRPr="00ED504E">
        <w:rPr>
          <w:rFonts w:hAnsi="SimSun"/>
          <w:sz w:val="24"/>
          <w:szCs w:val="24"/>
        </w:rPr>
        <w:t>地址和空闲时间预测因子</w:t>
      </w:r>
      <w:r w:rsidR="0085030E" w:rsidRPr="00ED504E">
        <w:rPr>
          <w:sz w:val="24"/>
          <w:szCs w:val="24"/>
        </w:rPr>
        <w:t>a</w:t>
      </w:r>
      <w:r w:rsidR="0085030E" w:rsidRPr="00ED504E">
        <w:rPr>
          <w:rFonts w:hAnsi="SimSun"/>
          <w:sz w:val="24"/>
          <w:szCs w:val="24"/>
        </w:rPr>
        <w:t>。</w:t>
      </w:r>
      <w:r w:rsidR="0085030E" w:rsidRPr="00ED504E">
        <w:rPr>
          <w:sz w:val="24"/>
          <w:szCs w:val="24"/>
        </w:rPr>
        <w:t>MXT1664</w:t>
      </w:r>
      <w:r w:rsidR="0085030E" w:rsidRPr="00ED504E">
        <w:rPr>
          <w:rFonts w:hAnsi="SimSun"/>
          <w:sz w:val="24"/>
          <w:szCs w:val="24"/>
        </w:rPr>
        <w:t>的</w:t>
      </w:r>
      <w:r w:rsidR="0085030E" w:rsidRPr="00ED504E">
        <w:rPr>
          <w:sz w:val="24"/>
          <w:szCs w:val="24"/>
        </w:rPr>
        <w:t>I2C Client</w:t>
      </w:r>
      <w:r w:rsidR="0085030E" w:rsidRPr="00ED504E">
        <w:rPr>
          <w:rFonts w:hAnsi="SimSun"/>
          <w:sz w:val="24"/>
          <w:szCs w:val="24"/>
        </w:rPr>
        <w:t>驱动给</w:t>
      </w:r>
      <w:r w:rsidR="0085030E" w:rsidRPr="00ED504E">
        <w:rPr>
          <w:sz w:val="24"/>
          <w:szCs w:val="24"/>
        </w:rPr>
        <w:t>Linux</w:t>
      </w:r>
      <w:r w:rsidR="0085030E" w:rsidRPr="00ED504E">
        <w:rPr>
          <w:rFonts w:hAnsi="SimSun"/>
          <w:sz w:val="24"/>
          <w:szCs w:val="24"/>
        </w:rPr>
        <w:t>内核提供了</w:t>
      </w:r>
      <w:r w:rsidR="0085030E" w:rsidRPr="00ED504E">
        <w:rPr>
          <w:sz w:val="24"/>
          <w:szCs w:val="24"/>
        </w:rPr>
        <w:t>MXT1664</w:t>
      </w:r>
      <w:r w:rsidR="0085030E" w:rsidRPr="00ED504E">
        <w:rPr>
          <w:rFonts w:hAnsi="SimSun"/>
          <w:sz w:val="24"/>
          <w:szCs w:val="24"/>
        </w:rPr>
        <w:t>的上电检测、复位、移除、电源管理等接口来操作控制该硬件。此外它通过注册</w:t>
      </w:r>
      <w:r w:rsidR="0085030E" w:rsidRPr="00ED504E">
        <w:rPr>
          <w:sz w:val="24"/>
          <w:szCs w:val="24"/>
        </w:rPr>
        <w:t>Linux</w:t>
      </w:r>
      <w:r w:rsidR="0085030E" w:rsidRPr="00ED504E">
        <w:rPr>
          <w:rFonts w:hAnsi="SimSun"/>
          <w:sz w:val="24"/>
          <w:szCs w:val="24"/>
        </w:rPr>
        <w:t>输入设备驱动来实现完整的一个作为输入设备的触摸屏控制器功能。</w:t>
      </w:r>
      <w:r w:rsidR="0085030E" w:rsidRPr="00ED504E">
        <w:rPr>
          <w:sz w:val="24"/>
          <w:szCs w:val="24"/>
        </w:rPr>
        <w:t>Device tree</w:t>
      </w:r>
      <w:r w:rsidR="0085030E" w:rsidRPr="00ED504E">
        <w:rPr>
          <w:rFonts w:hAnsi="SimSun"/>
          <w:sz w:val="24"/>
          <w:szCs w:val="24"/>
        </w:rPr>
        <w:t>配置数据将在下面的</w:t>
      </w:r>
      <w:r w:rsidR="0085030E" w:rsidRPr="00ED504E">
        <w:rPr>
          <w:sz w:val="24"/>
          <w:szCs w:val="24"/>
        </w:rPr>
        <w:t>4.2.2</w:t>
      </w:r>
      <w:r w:rsidR="0085030E" w:rsidRPr="00ED504E">
        <w:rPr>
          <w:rFonts w:hAnsi="SimSun"/>
          <w:sz w:val="24"/>
          <w:szCs w:val="24"/>
        </w:rPr>
        <w:t>节介绍，</w:t>
      </w:r>
      <w:r w:rsidR="0085030E" w:rsidRPr="00ED504E">
        <w:rPr>
          <w:sz w:val="24"/>
          <w:szCs w:val="24"/>
        </w:rPr>
        <w:t>I2C Client</w:t>
      </w:r>
      <w:r w:rsidR="0085030E" w:rsidRPr="00ED504E">
        <w:rPr>
          <w:rFonts w:hAnsi="SimSun"/>
          <w:sz w:val="24"/>
          <w:szCs w:val="24"/>
        </w:rPr>
        <w:t>驱动实现将在</w:t>
      </w:r>
      <w:r w:rsidR="0085030E" w:rsidRPr="00ED504E">
        <w:rPr>
          <w:sz w:val="24"/>
          <w:szCs w:val="24"/>
        </w:rPr>
        <w:t>4.2.3</w:t>
      </w:r>
      <w:r w:rsidR="0085030E" w:rsidRPr="00ED504E">
        <w:rPr>
          <w:rFonts w:hAnsi="SimSun"/>
          <w:sz w:val="24"/>
          <w:szCs w:val="24"/>
        </w:rPr>
        <w:t>节介绍。</w:t>
      </w:r>
    </w:p>
    <w:p w14:paraId="6466114D" w14:textId="77777777" w:rsidR="00ED504E" w:rsidRPr="00ED504E" w:rsidRDefault="00ED504E" w:rsidP="00035100">
      <w:pPr>
        <w:ind w:firstLine="0"/>
        <w:rPr>
          <w:sz w:val="24"/>
          <w:szCs w:val="24"/>
        </w:rPr>
      </w:pPr>
    </w:p>
    <w:p w14:paraId="3AB2969F" w14:textId="77777777" w:rsidR="00035100" w:rsidRDefault="00035100" w:rsidP="00CE6A72">
      <w:pPr>
        <w:ind w:leftChars="-1" w:left="-1" w:rightChars="12" w:right="25" w:hanging="1"/>
        <w:outlineLvl w:val="2"/>
        <w:rPr>
          <w:rFonts w:ascii="SimHei" w:eastAsia="SimHei" w:hAnsi="SimSun"/>
          <w:sz w:val="24"/>
        </w:rPr>
      </w:pPr>
      <w:bookmarkStart w:id="1700" w:name="_Toc471381692"/>
      <w:r>
        <w:rPr>
          <w:rFonts w:ascii="SimHei" w:eastAsia="SimHei" w:hAnsi="SimSun" w:hint="eastAsia"/>
          <w:b/>
          <w:color w:val="339966"/>
          <w:sz w:val="24"/>
        </w:rPr>
        <w:t>4</w:t>
      </w:r>
      <w:r w:rsidRPr="002A055A">
        <w:rPr>
          <w:rFonts w:ascii="SimHei" w:eastAsia="SimHei" w:hAnsi="SimSun" w:hint="eastAsia"/>
          <w:b/>
          <w:color w:val="339966"/>
          <w:sz w:val="24"/>
        </w:rPr>
        <w:t>.</w:t>
      </w:r>
      <w:r>
        <w:rPr>
          <w:rFonts w:ascii="SimHei" w:eastAsia="SimHei" w:hAnsi="SimSun" w:hint="eastAsia"/>
          <w:b/>
          <w:color w:val="339966"/>
          <w:sz w:val="24"/>
        </w:rPr>
        <w:t>2</w:t>
      </w:r>
      <w:r w:rsidRPr="002A055A">
        <w:rPr>
          <w:rFonts w:ascii="SimHei" w:eastAsia="SimHei" w:hAnsi="SimSun" w:hint="eastAsia"/>
          <w:b/>
          <w:color w:val="339966"/>
          <w:sz w:val="24"/>
        </w:rPr>
        <w:t>.</w:t>
      </w:r>
      <w:r>
        <w:rPr>
          <w:rFonts w:ascii="SimHei" w:eastAsia="SimHei" w:hAnsi="SimSun" w:hint="eastAsia"/>
          <w:b/>
          <w:color w:val="339966"/>
          <w:sz w:val="24"/>
        </w:rPr>
        <w:t>2</w:t>
      </w:r>
      <w:r w:rsidRPr="003469EB">
        <w:rPr>
          <w:rFonts w:ascii="SimHei" w:eastAsia="SimHei" w:hAnsi="SimSun" w:hint="eastAsia"/>
          <w:sz w:val="24"/>
        </w:rPr>
        <w:t xml:space="preserve"> </w:t>
      </w:r>
      <w:r>
        <w:rPr>
          <w:rFonts w:ascii="SimHei" w:eastAsia="SimHei" w:hAnsi="SimSun" w:hint="eastAsia"/>
          <w:sz w:val="24"/>
        </w:rPr>
        <w:t>Device tree配置数据</w:t>
      </w:r>
      <w:bookmarkEnd w:id="1700"/>
    </w:p>
    <w:p w14:paraId="7049133F" w14:textId="77777777" w:rsidR="007A6272" w:rsidRPr="00ED504E" w:rsidRDefault="007A6272" w:rsidP="007A6272">
      <w:pPr>
        <w:rPr>
          <w:sz w:val="24"/>
          <w:szCs w:val="24"/>
        </w:rPr>
      </w:pPr>
      <w:r w:rsidRPr="00ED504E">
        <w:rPr>
          <w:sz w:val="24"/>
          <w:szCs w:val="24"/>
        </w:rPr>
        <w:t>Device tree</w:t>
      </w:r>
      <w:r w:rsidRPr="00ED504E">
        <w:rPr>
          <w:rFonts w:hAnsi="SimSun"/>
          <w:sz w:val="24"/>
          <w:szCs w:val="24"/>
        </w:rPr>
        <w:t>是</w:t>
      </w:r>
      <w:r w:rsidRPr="00ED504E">
        <w:rPr>
          <w:sz w:val="24"/>
          <w:szCs w:val="24"/>
        </w:rPr>
        <w:t>Linux</w:t>
      </w:r>
      <w:r w:rsidRPr="00ED504E">
        <w:rPr>
          <w:rFonts w:hAnsi="SimSun"/>
          <w:sz w:val="24"/>
          <w:szCs w:val="24"/>
        </w:rPr>
        <w:t>内核启动过程中由</w:t>
      </w:r>
      <w:r w:rsidRPr="00ED504E">
        <w:rPr>
          <w:sz w:val="24"/>
          <w:szCs w:val="24"/>
        </w:rPr>
        <w:t>Bootloader</w:t>
      </w:r>
      <w:r w:rsidRPr="00ED504E">
        <w:rPr>
          <w:rFonts w:hAnsi="SimSun"/>
          <w:sz w:val="24"/>
          <w:szCs w:val="24"/>
        </w:rPr>
        <w:t>传递给内核用来描述该硬件平台的一系列参数。如前面</w:t>
      </w:r>
      <w:r w:rsidRPr="00ED504E">
        <w:rPr>
          <w:sz w:val="24"/>
          <w:szCs w:val="24"/>
        </w:rPr>
        <w:t>4.2.1</w:t>
      </w:r>
      <w:r w:rsidRPr="00ED504E">
        <w:rPr>
          <w:rFonts w:hAnsi="SimSun"/>
          <w:sz w:val="24"/>
          <w:szCs w:val="24"/>
        </w:rPr>
        <w:t>节中所述，</w:t>
      </w:r>
      <w:r w:rsidRPr="00ED504E">
        <w:rPr>
          <w:sz w:val="24"/>
          <w:szCs w:val="24"/>
        </w:rPr>
        <w:t>MXT1664</w:t>
      </w:r>
      <w:r w:rsidRPr="00ED504E">
        <w:rPr>
          <w:rFonts w:hAnsi="SimSun"/>
          <w:sz w:val="24"/>
          <w:szCs w:val="24"/>
        </w:rPr>
        <w:t>的</w:t>
      </w:r>
      <w:r w:rsidRPr="00ED504E">
        <w:rPr>
          <w:sz w:val="24"/>
          <w:szCs w:val="24"/>
        </w:rPr>
        <w:t>Device tree</w:t>
      </w:r>
      <w:r w:rsidRPr="00ED504E">
        <w:rPr>
          <w:rFonts w:hAnsi="SimSun"/>
          <w:sz w:val="24"/>
          <w:szCs w:val="24"/>
        </w:rPr>
        <w:t>配置参数描述了该触摸屏控制器在</w:t>
      </w:r>
      <w:r w:rsidRPr="00ED504E">
        <w:rPr>
          <w:sz w:val="24"/>
          <w:szCs w:val="24"/>
        </w:rPr>
        <w:t>APQ8074</w:t>
      </w:r>
      <w:r w:rsidRPr="00ED504E">
        <w:rPr>
          <w:rFonts w:hAnsi="SimSun"/>
          <w:sz w:val="24"/>
          <w:szCs w:val="24"/>
        </w:rPr>
        <w:t>硬件平台上的连接并定义了和硬件平台相关的特定配置选项。这些参数定义如下：</w:t>
      </w:r>
    </w:p>
    <w:p w14:paraId="3E744EA6" w14:textId="77777777" w:rsidR="000E036B" w:rsidRPr="00ED504E" w:rsidRDefault="000E036B" w:rsidP="00E41A58">
      <w:pPr>
        <w:ind w:firstLine="426"/>
        <w:rPr>
          <w:sz w:val="24"/>
          <w:szCs w:val="24"/>
        </w:rPr>
      </w:pPr>
      <w:r w:rsidRPr="00ED504E">
        <w:rPr>
          <w:sz w:val="24"/>
          <w:szCs w:val="24"/>
        </w:rPr>
        <w:t>i2c@f9923000 {</w:t>
      </w:r>
    </w:p>
    <w:p w14:paraId="0EFA0C67" w14:textId="77777777" w:rsidR="000E036B" w:rsidRPr="00ED504E" w:rsidRDefault="000E036B" w:rsidP="00E41A58">
      <w:pPr>
        <w:ind w:firstLine="426"/>
        <w:rPr>
          <w:sz w:val="24"/>
          <w:szCs w:val="24"/>
        </w:rPr>
      </w:pPr>
      <w:r w:rsidRPr="00ED504E">
        <w:rPr>
          <w:sz w:val="24"/>
          <w:szCs w:val="24"/>
        </w:rPr>
        <w:t>status = "ok"</w:t>
      </w:r>
    </w:p>
    <w:p w14:paraId="29BA7395" w14:textId="77777777" w:rsidR="00115A5B" w:rsidRPr="00ED504E" w:rsidRDefault="00115A5B" w:rsidP="00E41A58">
      <w:pPr>
        <w:ind w:firstLine="426"/>
        <w:rPr>
          <w:sz w:val="24"/>
          <w:szCs w:val="24"/>
        </w:rPr>
      </w:pPr>
      <w:r w:rsidRPr="00ED504E">
        <w:rPr>
          <w:sz w:val="24"/>
          <w:szCs w:val="24"/>
        </w:rPr>
        <w:tab/>
        <w:t>mxt1664@4b {</w:t>
      </w:r>
    </w:p>
    <w:p w14:paraId="70F0DC64" w14:textId="77777777" w:rsidR="00115A5B" w:rsidRPr="00ED504E" w:rsidRDefault="00115A5B" w:rsidP="00E41A58">
      <w:pPr>
        <w:ind w:firstLine="426"/>
        <w:rPr>
          <w:sz w:val="24"/>
          <w:szCs w:val="24"/>
        </w:rPr>
      </w:pPr>
      <w:r w:rsidRPr="00ED504E">
        <w:rPr>
          <w:sz w:val="24"/>
          <w:szCs w:val="24"/>
        </w:rPr>
        <w:tab/>
      </w:r>
      <w:r w:rsidRPr="00ED504E">
        <w:rPr>
          <w:sz w:val="24"/>
          <w:szCs w:val="24"/>
        </w:rPr>
        <w:tab/>
        <w:t>compatible = "atmel,maxtouch";</w:t>
      </w:r>
    </w:p>
    <w:p w14:paraId="6343CA2F" w14:textId="77777777" w:rsidR="00115A5B" w:rsidRPr="00ED504E" w:rsidRDefault="00115A5B" w:rsidP="00E41A58">
      <w:pPr>
        <w:ind w:firstLine="426"/>
        <w:rPr>
          <w:sz w:val="24"/>
          <w:szCs w:val="24"/>
        </w:rPr>
      </w:pPr>
      <w:r w:rsidRPr="00ED504E">
        <w:rPr>
          <w:sz w:val="24"/>
          <w:szCs w:val="24"/>
        </w:rPr>
        <w:tab/>
      </w:r>
      <w:r w:rsidRPr="00ED504E">
        <w:rPr>
          <w:sz w:val="24"/>
          <w:szCs w:val="24"/>
        </w:rPr>
        <w:tab/>
        <w:t>reg = &lt;0x4b&gt;;</w:t>
      </w:r>
    </w:p>
    <w:p w14:paraId="3AB04F9B" w14:textId="77777777" w:rsidR="00115A5B" w:rsidRPr="00ED504E" w:rsidRDefault="00115A5B" w:rsidP="00E41A58">
      <w:pPr>
        <w:ind w:firstLine="426"/>
        <w:rPr>
          <w:sz w:val="24"/>
          <w:szCs w:val="24"/>
        </w:rPr>
      </w:pPr>
      <w:r w:rsidRPr="00ED504E">
        <w:rPr>
          <w:sz w:val="24"/>
          <w:szCs w:val="24"/>
        </w:rPr>
        <w:tab/>
      </w:r>
      <w:r w:rsidRPr="00ED504E">
        <w:rPr>
          <w:sz w:val="24"/>
          <w:szCs w:val="24"/>
        </w:rPr>
        <w:tab/>
        <w:t>interrupt-parent = &lt;&amp;msmgpio&gt;;</w:t>
      </w:r>
    </w:p>
    <w:p w14:paraId="18EAC1AE" w14:textId="77777777" w:rsidR="00115A5B" w:rsidRPr="00ED504E" w:rsidRDefault="00115A5B" w:rsidP="00E41A58">
      <w:pPr>
        <w:ind w:firstLine="426"/>
        <w:rPr>
          <w:sz w:val="24"/>
          <w:szCs w:val="24"/>
        </w:rPr>
      </w:pPr>
      <w:r w:rsidRPr="00ED504E">
        <w:rPr>
          <w:sz w:val="24"/>
          <w:szCs w:val="24"/>
        </w:rPr>
        <w:tab/>
      </w:r>
      <w:r w:rsidRPr="00ED504E">
        <w:rPr>
          <w:sz w:val="24"/>
          <w:szCs w:val="24"/>
        </w:rPr>
        <w:tab/>
        <w:t>interrupts = &lt;61 0x2&gt;;</w:t>
      </w:r>
    </w:p>
    <w:p w14:paraId="0114F7EC" w14:textId="77777777" w:rsidR="00115A5B" w:rsidRPr="00ED504E" w:rsidRDefault="00115A5B" w:rsidP="00E41A58">
      <w:pPr>
        <w:ind w:firstLine="426"/>
        <w:rPr>
          <w:sz w:val="24"/>
          <w:szCs w:val="24"/>
        </w:rPr>
      </w:pPr>
      <w:r w:rsidRPr="00ED504E">
        <w:rPr>
          <w:sz w:val="24"/>
          <w:szCs w:val="24"/>
        </w:rPr>
        <w:t xml:space="preserve">       atmel,reset-gpio = &lt;&amp;msmgpio 60 0x0&gt;;</w:t>
      </w:r>
    </w:p>
    <w:p w14:paraId="1C77C5B2" w14:textId="77777777" w:rsidR="002E1D63" w:rsidRPr="00ED504E" w:rsidRDefault="002E1D63" w:rsidP="00E41A58">
      <w:pPr>
        <w:ind w:firstLine="426"/>
        <w:rPr>
          <w:sz w:val="24"/>
          <w:szCs w:val="24"/>
        </w:rPr>
      </w:pPr>
      <w:r w:rsidRPr="00ED504E">
        <w:rPr>
          <w:sz w:val="24"/>
          <w:szCs w:val="24"/>
        </w:rPr>
        <w:t xml:space="preserve">       atmel,reg-dvdd = &lt;&amp;ts_dvdd_reg&gt;;</w:t>
      </w:r>
    </w:p>
    <w:p w14:paraId="39E7F08B" w14:textId="77777777" w:rsidR="002E1D63" w:rsidRPr="00ED504E" w:rsidRDefault="002E1D63" w:rsidP="00E41A58">
      <w:pPr>
        <w:ind w:firstLine="426"/>
        <w:rPr>
          <w:sz w:val="24"/>
          <w:szCs w:val="24"/>
        </w:rPr>
      </w:pPr>
      <w:r w:rsidRPr="00ED504E">
        <w:rPr>
          <w:sz w:val="24"/>
          <w:szCs w:val="24"/>
        </w:rPr>
        <w:t xml:space="preserve">       atmel,reg-avdd = &lt;&amp;ts_avdd_reg&gt;;</w:t>
      </w:r>
    </w:p>
    <w:p w14:paraId="1203D04A" w14:textId="77777777" w:rsidR="00115A5B" w:rsidRPr="00ED504E" w:rsidRDefault="00115A5B" w:rsidP="00E41A58">
      <w:pPr>
        <w:ind w:firstLine="426"/>
        <w:rPr>
          <w:sz w:val="24"/>
          <w:szCs w:val="24"/>
        </w:rPr>
      </w:pPr>
      <w:r w:rsidRPr="00ED504E">
        <w:rPr>
          <w:sz w:val="24"/>
          <w:szCs w:val="24"/>
        </w:rPr>
        <w:t xml:space="preserve">       atmel,predict-const = &lt;50&gt; /* set a = 0.50 */</w:t>
      </w:r>
    </w:p>
    <w:p w14:paraId="375A6320" w14:textId="77777777" w:rsidR="007A6272" w:rsidRPr="00ED504E" w:rsidRDefault="00115A5B" w:rsidP="00E41A58">
      <w:pPr>
        <w:ind w:firstLine="426"/>
        <w:rPr>
          <w:sz w:val="24"/>
          <w:szCs w:val="24"/>
        </w:rPr>
      </w:pPr>
      <w:r w:rsidRPr="00ED504E">
        <w:rPr>
          <w:sz w:val="24"/>
          <w:szCs w:val="24"/>
        </w:rPr>
        <w:tab/>
        <w:t>};</w:t>
      </w:r>
    </w:p>
    <w:p w14:paraId="21999DF7" w14:textId="77777777" w:rsidR="000E036B" w:rsidRPr="00ED504E" w:rsidRDefault="00984E54" w:rsidP="00E41A58">
      <w:pPr>
        <w:ind w:firstLine="426"/>
        <w:rPr>
          <w:sz w:val="24"/>
          <w:szCs w:val="24"/>
        </w:rPr>
      </w:pPr>
      <w:r w:rsidRPr="00ED504E">
        <w:rPr>
          <w:sz w:val="24"/>
          <w:szCs w:val="24"/>
        </w:rPr>
        <w:t xml:space="preserve">    </w:t>
      </w:r>
      <w:r w:rsidR="000E036B" w:rsidRPr="00ED504E">
        <w:rPr>
          <w:sz w:val="24"/>
          <w:szCs w:val="24"/>
        </w:rPr>
        <w:t>/* other I2C client definitions */</w:t>
      </w:r>
    </w:p>
    <w:p w14:paraId="1D4DD051" w14:textId="77777777" w:rsidR="000E036B" w:rsidRPr="00ED504E" w:rsidRDefault="000E036B" w:rsidP="00E41A58">
      <w:pPr>
        <w:ind w:firstLine="426"/>
        <w:rPr>
          <w:sz w:val="24"/>
          <w:szCs w:val="24"/>
        </w:rPr>
      </w:pPr>
      <w:r w:rsidRPr="00ED504E">
        <w:rPr>
          <w:sz w:val="24"/>
          <w:szCs w:val="24"/>
        </w:rPr>
        <w:t>};</w:t>
      </w:r>
    </w:p>
    <w:p w14:paraId="4D3D871F" w14:textId="77777777" w:rsidR="000E036B" w:rsidRDefault="000E036B" w:rsidP="00115A5B">
      <w:pPr>
        <w:ind w:firstLine="0"/>
        <w:rPr>
          <w:rFonts w:hAnsi="SimSun"/>
          <w:sz w:val="24"/>
          <w:szCs w:val="24"/>
        </w:rPr>
      </w:pPr>
      <w:r w:rsidRPr="00ED504E">
        <w:rPr>
          <w:rFonts w:hAnsi="SimSun"/>
          <w:sz w:val="24"/>
          <w:szCs w:val="24"/>
        </w:rPr>
        <w:t>其中</w:t>
      </w:r>
      <w:r w:rsidRPr="00ED504E">
        <w:rPr>
          <w:sz w:val="24"/>
          <w:szCs w:val="24"/>
        </w:rPr>
        <w:t>compatible = "atmel,maxtouch"</w:t>
      </w:r>
      <w:r w:rsidRPr="00ED504E">
        <w:rPr>
          <w:rFonts w:hAnsi="SimSun"/>
          <w:sz w:val="24"/>
          <w:szCs w:val="24"/>
        </w:rPr>
        <w:t>用来匹配我们的</w:t>
      </w:r>
      <w:r w:rsidRPr="00ED504E">
        <w:rPr>
          <w:sz w:val="24"/>
          <w:szCs w:val="24"/>
        </w:rPr>
        <w:t>I2C Client</w:t>
      </w:r>
      <w:r w:rsidRPr="00ED504E">
        <w:rPr>
          <w:rFonts w:hAnsi="SimSun"/>
          <w:sz w:val="24"/>
          <w:szCs w:val="24"/>
        </w:rPr>
        <w:t>驱动；</w:t>
      </w:r>
      <w:r w:rsidRPr="00ED504E">
        <w:rPr>
          <w:sz w:val="24"/>
          <w:szCs w:val="24"/>
        </w:rPr>
        <w:t>0x4b</w:t>
      </w:r>
      <w:r w:rsidRPr="00ED504E">
        <w:rPr>
          <w:rFonts w:hAnsi="SimSun"/>
          <w:sz w:val="24"/>
          <w:szCs w:val="24"/>
        </w:rPr>
        <w:t>为</w:t>
      </w:r>
      <w:r w:rsidRPr="00ED504E">
        <w:rPr>
          <w:sz w:val="24"/>
          <w:szCs w:val="24"/>
        </w:rPr>
        <w:t>MXT1664</w:t>
      </w:r>
      <w:r w:rsidRPr="00ED504E">
        <w:rPr>
          <w:rFonts w:hAnsi="SimSun"/>
          <w:sz w:val="24"/>
          <w:szCs w:val="24"/>
        </w:rPr>
        <w:t>的</w:t>
      </w:r>
      <w:r w:rsidRPr="00ED504E">
        <w:rPr>
          <w:sz w:val="24"/>
          <w:szCs w:val="24"/>
        </w:rPr>
        <w:t>I2C Client</w:t>
      </w:r>
      <w:r w:rsidRPr="00ED504E">
        <w:rPr>
          <w:rFonts w:hAnsi="SimSun"/>
          <w:sz w:val="24"/>
          <w:szCs w:val="24"/>
        </w:rPr>
        <w:t>地址，用来给</w:t>
      </w:r>
      <w:r w:rsidRPr="00ED504E">
        <w:rPr>
          <w:sz w:val="24"/>
          <w:szCs w:val="24"/>
        </w:rPr>
        <w:t>APQ8074</w:t>
      </w:r>
      <w:r w:rsidRPr="00ED504E">
        <w:rPr>
          <w:rFonts w:hAnsi="SimSun"/>
          <w:sz w:val="24"/>
          <w:szCs w:val="24"/>
        </w:rPr>
        <w:t>的</w:t>
      </w:r>
      <w:r w:rsidRPr="00ED504E">
        <w:rPr>
          <w:sz w:val="24"/>
          <w:szCs w:val="24"/>
        </w:rPr>
        <w:t>I2C</w:t>
      </w:r>
      <w:r w:rsidRPr="00ED504E">
        <w:rPr>
          <w:rFonts w:hAnsi="SimSun"/>
          <w:sz w:val="24"/>
          <w:szCs w:val="24"/>
        </w:rPr>
        <w:t>总线控制器对</w:t>
      </w:r>
      <w:r w:rsidRPr="00ED504E">
        <w:rPr>
          <w:sz w:val="24"/>
          <w:szCs w:val="24"/>
        </w:rPr>
        <w:t>MXT1664</w:t>
      </w:r>
      <w:r w:rsidRPr="00ED504E">
        <w:rPr>
          <w:rFonts w:hAnsi="SimSun"/>
          <w:sz w:val="24"/>
          <w:szCs w:val="24"/>
        </w:rPr>
        <w:t>进行读写；</w:t>
      </w:r>
      <w:r w:rsidRPr="00ED504E">
        <w:rPr>
          <w:sz w:val="24"/>
          <w:szCs w:val="24"/>
        </w:rPr>
        <w:t>interrupt-parent</w:t>
      </w:r>
      <w:r w:rsidRPr="00ED504E">
        <w:rPr>
          <w:rFonts w:hAnsi="SimSun"/>
          <w:sz w:val="24"/>
          <w:szCs w:val="24"/>
        </w:rPr>
        <w:t>和</w:t>
      </w:r>
      <w:r w:rsidRPr="00ED504E">
        <w:rPr>
          <w:sz w:val="24"/>
          <w:szCs w:val="24"/>
        </w:rPr>
        <w:t>interrupts</w:t>
      </w:r>
      <w:r w:rsidRPr="00ED504E">
        <w:rPr>
          <w:rFonts w:hAnsi="SimSun"/>
          <w:sz w:val="24"/>
          <w:szCs w:val="24"/>
        </w:rPr>
        <w:t>用来描述中断管脚；</w:t>
      </w:r>
      <w:r w:rsidRPr="00ED504E">
        <w:rPr>
          <w:sz w:val="24"/>
          <w:szCs w:val="24"/>
        </w:rPr>
        <w:t>"ateml,reset-gpio"</w:t>
      </w:r>
      <w:r w:rsidRPr="00ED504E">
        <w:rPr>
          <w:rFonts w:hAnsi="SimSun"/>
          <w:sz w:val="24"/>
          <w:szCs w:val="24"/>
        </w:rPr>
        <w:t>用来指定复位管脚；</w:t>
      </w:r>
      <w:r w:rsidR="002E1D63" w:rsidRPr="00ED504E">
        <w:rPr>
          <w:sz w:val="24"/>
          <w:szCs w:val="24"/>
        </w:rPr>
        <w:t>"atmel,reg-dvdd"</w:t>
      </w:r>
      <w:r w:rsidR="002E1D63" w:rsidRPr="00ED504E">
        <w:rPr>
          <w:rFonts w:hAnsi="SimSun"/>
          <w:sz w:val="24"/>
          <w:szCs w:val="24"/>
        </w:rPr>
        <w:t>和</w:t>
      </w:r>
      <w:r w:rsidR="002E1D63" w:rsidRPr="00ED504E">
        <w:rPr>
          <w:sz w:val="24"/>
          <w:szCs w:val="24"/>
        </w:rPr>
        <w:t>"atmel,reg-avdd"</w:t>
      </w:r>
      <w:r w:rsidR="002E1D63" w:rsidRPr="00ED504E">
        <w:rPr>
          <w:rFonts w:hAnsi="SimSun"/>
          <w:sz w:val="24"/>
          <w:szCs w:val="24"/>
        </w:rPr>
        <w:t>分别用来指定</w:t>
      </w:r>
      <w:r w:rsidR="002E1D63" w:rsidRPr="00ED504E">
        <w:rPr>
          <w:sz w:val="24"/>
          <w:szCs w:val="24"/>
        </w:rPr>
        <w:t>DVDD</w:t>
      </w:r>
      <w:r w:rsidR="002E1D63" w:rsidRPr="00ED504E">
        <w:rPr>
          <w:rFonts w:hAnsi="SimSun"/>
          <w:sz w:val="24"/>
          <w:szCs w:val="24"/>
        </w:rPr>
        <w:t>电源和</w:t>
      </w:r>
      <w:r w:rsidR="002E1D63" w:rsidRPr="00ED504E">
        <w:rPr>
          <w:sz w:val="24"/>
          <w:szCs w:val="24"/>
        </w:rPr>
        <w:t>AVDD</w:t>
      </w:r>
      <w:r w:rsidR="002E1D63" w:rsidRPr="00ED504E">
        <w:rPr>
          <w:rFonts w:hAnsi="SimSun"/>
          <w:sz w:val="24"/>
          <w:szCs w:val="24"/>
        </w:rPr>
        <w:t>电源，这两个电源在</w:t>
      </w:r>
      <w:r w:rsidR="002E1D63" w:rsidRPr="00ED504E">
        <w:rPr>
          <w:sz w:val="24"/>
          <w:szCs w:val="24"/>
        </w:rPr>
        <w:t>Linux</w:t>
      </w:r>
      <w:r w:rsidR="002E1D63" w:rsidRPr="00ED504E">
        <w:rPr>
          <w:rFonts w:hAnsi="SimSun"/>
          <w:sz w:val="24"/>
          <w:szCs w:val="24"/>
        </w:rPr>
        <w:lastRenderedPageBreak/>
        <w:t>内核的静态电源管理下进入</w:t>
      </w:r>
      <w:r w:rsidR="002E1D63" w:rsidRPr="00ED504E">
        <w:rPr>
          <w:sz w:val="24"/>
          <w:szCs w:val="24"/>
        </w:rPr>
        <w:t>Suspend</w:t>
      </w:r>
      <w:r w:rsidR="002E1D63" w:rsidRPr="00ED504E">
        <w:rPr>
          <w:rFonts w:hAnsi="SimSun"/>
          <w:sz w:val="24"/>
          <w:szCs w:val="24"/>
        </w:rPr>
        <w:t>模式时被关闭以确保</w:t>
      </w:r>
      <w:r w:rsidR="002E1D63" w:rsidRPr="00ED504E">
        <w:rPr>
          <w:sz w:val="24"/>
          <w:szCs w:val="24"/>
        </w:rPr>
        <w:t>MXT1664</w:t>
      </w:r>
      <w:r w:rsidR="002E1D63" w:rsidRPr="00ED504E">
        <w:rPr>
          <w:rFonts w:hAnsi="SimSun"/>
          <w:sz w:val="24"/>
          <w:szCs w:val="24"/>
        </w:rPr>
        <w:t>的耗电降到最低。</w:t>
      </w:r>
      <w:r w:rsidRPr="00ED504E">
        <w:rPr>
          <w:sz w:val="24"/>
          <w:szCs w:val="24"/>
        </w:rPr>
        <w:t>"atmel,predict-con</w:t>
      </w:r>
      <w:r w:rsidR="00111985" w:rsidRPr="00ED504E">
        <w:rPr>
          <w:sz w:val="24"/>
          <w:szCs w:val="24"/>
        </w:rPr>
        <w:t>s</w:t>
      </w:r>
      <w:r w:rsidRPr="00ED504E">
        <w:rPr>
          <w:sz w:val="24"/>
          <w:szCs w:val="24"/>
        </w:rPr>
        <w:t>t"</w:t>
      </w:r>
      <w:r w:rsidR="002E1D63" w:rsidRPr="00ED504E">
        <w:rPr>
          <w:rFonts w:hAnsi="SimSun"/>
          <w:sz w:val="24"/>
          <w:szCs w:val="24"/>
        </w:rPr>
        <w:t>就</w:t>
      </w:r>
      <w:r w:rsidRPr="00ED504E">
        <w:rPr>
          <w:rFonts w:hAnsi="SimSun"/>
          <w:sz w:val="24"/>
          <w:szCs w:val="24"/>
        </w:rPr>
        <w:t>是我们定义的空闲时间预测因子，其定义见在</w:t>
      </w:r>
      <w:r w:rsidRPr="00ED504E">
        <w:rPr>
          <w:sz w:val="24"/>
          <w:szCs w:val="24"/>
        </w:rPr>
        <w:t>3.2.2</w:t>
      </w:r>
      <w:r w:rsidRPr="00ED504E">
        <w:rPr>
          <w:rFonts w:hAnsi="SimSun"/>
          <w:sz w:val="24"/>
          <w:szCs w:val="24"/>
        </w:rPr>
        <w:t>节中详细描述。</w:t>
      </w:r>
    </w:p>
    <w:p w14:paraId="4C7585FB" w14:textId="77777777" w:rsidR="00ED504E" w:rsidRPr="00ED504E" w:rsidRDefault="00ED504E" w:rsidP="00115A5B">
      <w:pPr>
        <w:ind w:firstLine="0"/>
        <w:rPr>
          <w:sz w:val="24"/>
          <w:szCs w:val="24"/>
        </w:rPr>
      </w:pPr>
    </w:p>
    <w:p w14:paraId="53A1C03B" w14:textId="77777777" w:rsidR="00035100" w:rsidRDefault="00035100" w:rsidP="00CE6A72">
      <w:pPr>
        <w:ind w:leftChars="-1" w:left="-1" w:rightChars="12" w:right="25" w:hanging="1"/>
        <w:outlineLvl w:val="2"/>
        <w:rPr>
          <w:rFonts w:ascii="SimHei" w:eastAsia="SimHei" w:hAnsi="SimSun"/>
          <w:sz w:val="24"/>
        </w:rPr>
      </w:pPr>
      <w:bookmarkStart w:id="1701" w:name="_Toc471381693"/>
      <w:r>
        <w:rPr>
          <w:rFonts w:ascii="SimHei" w:eastAsia="SimHei" w:hAnsi="SimSun" w:hint="eastAsia"/>
          <w:b/>
          <w:color w:val="339966"/>
          <w:sz w:val="24"/>
        </w:rPr>
        <w:t>4</w:t>
      </w:r>
      <w:r w:rsidRPr="002A055A">
        <w:rPr>
          <w:rFonts w:ascii="SimHei" w:eastAsia="SimHei" w:hAnsi="SimSun" w:hint="eastAsia"/>
          <w:b/>
          <w:color w:val="339966"/>
          <w:sz w:val="24"/>
        </w:rPr>
        <w:t>.</w:t>
      </w:r>
      <w:r>
        <w:rPr>
          <w:rFonts w:ascii="SimHei" w:eastAsia="SimHei" w:hAnsi="SimSun" w:hint="eastAsia"/>
          <w:b/>
          <w:color w:val="339966"/>
          <w:sz w:val="24"/>
        </w:rPr>
        <w:t>2</w:t>
      </w:r>
      <w:r w:rsidRPr="002A055A">
        <w:rPr>
          <w:rFonts w:ascii="SimHei" w:eastAsia="SimHei" w:hAnsi="SimSun" w:hint="eastAsia"/>
          <w:b/>
          <w:color w:val="339966"/>
          <w:sz w:val="24"/>
        </w:rPr>
        <w:t>.</w:t>
      </w:r>
      <w:r>
        <w:rPr>
          <w:rFonts w:ascii="SimHei" w:eastAsia="SimHei" w:hAnsi="SimSun" w:hint="eastAsia"/>
          <w:b/>
          <w:color w:val="339966"/>
          <w:sz w:val="24"/>
        </w:rPr>
        <w:t>3</w:t>
      </w:r>
      <w:r w:rsidRPr="003469EB">
        <w:rPr>
          <w:rFonts w:ascii="SimHei" w:eastAsia="SimHei" w:hAnsi="SimSun" w:hint="eastAsia"/>
          <w:sz w:val="24"/>
        </w:rPr>
        <w:t xml:space="preserve"> </w:t>
      </w:r>
      <w:r>
        <w:rPr>
          <w:rFonts w:ascii="SimHei" w:eastAsia="SimHei" w:hAnsi="SimSun" w:hint="eastAsia"/>
          <w:sz w:val="24"/>
        </w:rPr>
        <w:t>I2C Client驱动实现</w:t>
      </w:r>
      <w:bookmarkEnd w:id="1701"/>
    </w:p>
    <w:p w14:paraId="7F586D4C" w14:textId="77777777" w:rsidR="002E1D63" w:rsidRDefault="00111985" w:rsidP="00111985">
      <w:pPr>
        <w:rPr>
          <w:rFonts w:hAnsi="SimSun"/>
          <w:sz w:val="24"/>
          <w:szCs w:val="24"/>
        </w:rPr>
      </w:pPr>
      <w:r w:rsidRPr="00ED504E">
        <w:rPr>
          <w:rFonts w:hAnsi="SimSun"/>
          <w:sz w:val="24"/>
          <w:szCs w:val="24"/>
        </w:rPr>
        <w:t>如</w:t>
      </w:r>
      <w:r w:rsidRPr="00ED504E">
        <w:rPr>
          <w:sz w:val="24"/>
          <w:szCs w:val="24"/>
        </w:rPr>
        <w:t>4.2.1</w:t>
      </w:r>
      <w:r w:rsidRPr="00ED504E">
        <w:rPr>
          <w:rFonts w:hAnsi="SimSun"/>
          <w:sz w:val="24"/>
          <w:szCs w:val="24"/>
        </w:rPr>
        <w:t>节所述，</w:t>
      </w:r>
      <w:r w:rsidRPr="00ED504E">
        <w:rPr>
          <w:sz w:val="24"/>
          <w:szCs w:val="24"/>
        </w:rPr>
        <w:t>MXT1664 I2C Client</w:t>
      </w:r>
      <w:r w:rsidRPr="00ED504E">
        <w:rPr>
          <w:rFonts w:hAnsi="SimSun"/>
          <w:sz w:val="24"/>
          <w:szCs w:val="24"/>
        </w:rPr>
        <w:t>驱动是用来实现包括动态电源管理机制在内的完整驱动功能的。根据</w:t>
      </w:r>
      <w:r w:rsidRPr="00ED504E">
        <w:rPr>
          <w:sz w:val="24"/>
          <w:szCs w:val="24"/>
        </w:rPr>
        <w:t>3.2</w:t>
      </w:r>
      <w:r w:rsidRPr="00ED504E">
        <w:rPr>
          <w:rFonts w:hAnsi="SimSun"/>
          <w:sz w:val="24"/>
          <w:szCs w:val="24"/>
        </w:rPr>
        <w:t>节的设计，我们的动态电源管理将分为以下几个部分来实现</w:t>
      </w:r>
      <w:r w:rsidR="00122782">
        <w:rPr>
          <w:rFonts w:hAnsi="SimSun" w:hint="eastAsia"/>
          <w:sz w:val="24"/>
          <w:szCs w:val="24"/>
        </w:rPr>
        <w:t>。</w:t>
      </w:r>
    </w:p>
    <w:p w14:paraId="7E6602F4" w14:textId="77777777" w:rsidR="00286792" w:rsidRDefault="00286792" w:rsidP="00122782">
      <w:pPr>
        <w:ind w:firstLine="426"/>
        <w:rPr>
          <w:rFonts w:hAnsi="SimSun"/>
          <w:sz w:val="24"/>
          <w:szCs w:val="24"/>
        </w:rPr>
      </w:pPr>
      <w:r>
        <w:rPr>
          <w:rFonts w:hAnsi="SimSun" w:hint="eastAsia"/>
          <w:sz w:val="24"/>
          <w:szCs w:val="24"/>
        </w:rPr>
        <w:t>(1) MXT1664</w:t>
      </w:r>
      <w:r>
        <w:rPr>
          <w:rFonts w:hAnsi="SimSun" w:hint="eastAsia"/>
          <w:sz w:val="24"/>
          <w:szCs w:val="24"/>
        </w:rPr>
        <w:t>驱动流程</w:t>
      </w:r>
    </w:p>
    <w:p w14:paraId="2A8C3EB5" w14:textId="77777777" w:rsidR="00286792" w:rsidRPr="00ED504E" w:rsidRDefault="00286792" w:rsidP="00286792">
      <w:pPr>
        <w:ind w:firstLine="426"/>
        <w:rPr>
          <w:sz w:val="24"/>
          <w:szCs w:val="24"/>
        </w:rPr>
      </w:pPr>
      <w:r w:rsidRPr="00ED504E">
        <w:rPr>
          <w:sz w:val="24"/>
          <w:szCs w:val="24"/>
        </w:rPr>
        <w:t>MXT1664</w:t>
      </w:r>
      <w:r w:rsidRPr="00ED504E">
        <w:rPr>
          <w:rFonts w:hAnsi="SimSun"/>
          <w:sz w:val="24"/>
          <w:szCs w:val="24"/>
        </w:rPr>
        <w:t>驱动基于</w:t>
      </w:r>
      <w:r w:rsidRPr="00ED504E">
        <w:rPr>
          <w:sz w:val="24"/>
          <w:szCs w:val="24"/>
        </w:rPr>
        <w:t>Runtime PM</w:t>
      </w:r>
      <w:r w:rsidRPr="00ED504E">
        <w:rPr>
          <w:rFonts w:hAnsi="SimSun"/>
          <w:sz w:val="24"/>
          <w:szCs w:val="24"/>
        </w:rPr>
        <w:t>的动态电源管理流程可以</w:t>
      </w:r>
      <w:r>
        <w:rPr>
          <w:rFonts w:hAnsi="SimSun"/>
          <w:sz w:val="24"/>
          <w:szCs w:val="24"/>
        </w:rPr>
        <w:t>表述</w:t>
      </w:r>
      <w:r>
        <w:rPr>
          <w:rFonts w:hAnsi="SimSun" w:hint="eastAsia"/>
          <w:sz w:val="24"/>
          <w:szCs w:val="24"/>
        </w:rPr>
        <w:t>如下，</w:t>
      </w:r>
      <w:r w:rsidRPr="00ED504E">
        <w:rPr>
          <w:rFonts w:hAnsi="SimSun"/>
          <w:sz w:val="24"/>
          <w:szCs w:val="24"/>
        </w:rPr>
        <w:t>整个流程如图</w:t>
      </w:r>
      <w:r>
        <w:rPr>
          <w:rFonts w:hAnsi="SimSun" w:hint="eastAsia"/>
          <w:sz w:val="24"/>
          <w:szCs w:val="24"/>
        </w:rPr>
        <w:t>4-3</w:t>
      </w:r>
      <w:r>
        <w:rPr>
          <w:rFonts w:hAnsi="SimSun" w:hint="eastAsia"/>
          <w:sz w:val="24"/>
          <w:szCs w:val="24"/>
        </w:rPr>
        <w:t>所</w:t>
      </w:r>
      <w:r w:rsidRPr="00ED504E">
        <w:rPr>
          <w:rFonts w:hAnsi="SimSun"/>
          <w:sz w:val="24"/>
          <w:szCs w:val="24"/>
        </w:rPr>
        <w:t>示</w:t>
      </w:r>
      <w:r>
        <w:rPr>
          <w:rFonts w:hAnsi="SimSun" w:hint="eastAsia"/>
          <w:sz w:val="24"/>
          <w:szCs w:val="24"/>
        </w:rPr>
        <w:t>。</w:t>
      </w:r>
    </w:p>
    <w:p w14:paraId="614E672A" w14:textId="77777777" w:rsidR="00286792" w:rsidRPr="00ED504E" w:rsidRDefault="00286792" w:rsidP="00415507">
      <w:pPr>
        <w:numPr>
          <w:ilvl w:val="0"/>
          <w:numId w:val="11"/>
        </w:numPr>
        <w:rPr>
          <w:sz w:val="24"/>
          <w:szCs w:val="24"/>
        </w:rPr>
      </w:pPr>
      <w:r w:rsidRPr="00ED504E">
        <w:rPr>
          <w:rFonts w:hAnsi="SimSun"/>
          <w:sz w:val="24"/>
          <w:szCs w:val="24"/>
        </w:rPr>
        <w:t>初始状态为</w:t>
      </w:r>
      <w:r w:rsidRPr="00ED504E">
        <w:rPr>
          <w:sz w:val="24"/>
          <w:szCs w:val="24"/>
        </w:rPr>
        <w:t>active</w:t>
      </w:r>
      <w:r w:rsidRPr="00ED504E">
        <w:rPr>
          <w:rFonts w:hAnsi="SimSun"/>
          <w:sz w:val="24"/>
          <w:szCs w:val="24"/>
        </w:rPr>
        <w:t>运行状态；</w:t>
      </w:r>
    </w:p>
    <w:p w14:paraId="17D8A60E" w14:textId="77777777" w:rsidR="00286792" w:rsidRPr="00ED504E" w:rsidRDefault="00286792" w:rsidP="00415507">
      <w:pPr>
        <w:numPr>
          <w:ilvl w:val="0"/>
          <w:numId w:val="11"/>
        </w:numPr>
        <w:rPr>
          <w:sz w:val="24"/>
          <w:szCs w:val="24"/>
        </w:rPr>
      </w:pPr>
      <w:r w:rsidRPr="00ED504E">
        <w:rPr>
          <w:rFonts w:hAnsi="SimSun"/>
          <w:sz w:val="24"/>
          <w:szCs w:val="24"/>
        </w:rPr>
        <w:t>当检测到触摸动作时，从硬件寄存器读取坐标数据并上报给上层应用程序。继续保持</w:t>
      </w:r>
      <w:r w:rsidRPr="00ED504E">
        <w:rPr>
          <w:sz w:val="24"/>
          <w:szCs w:val="24"/>
        </w:rPr>
        <w:t>active</w:t>
      </w:r>
      <w:r w:rsidRPr="00ED504E">
        <w:rPr>
          <w:rFonts w:hAnsi="SimSun"/>
          <w:sz w:val="24"/>
          <w:szCs w:val="24"/>
        </w:rPr>
        <w:t>运行状态；</w:t>
      </w:r>
    </w:p>
    <w:p w14:paraId="6D671ADC" w14:textId="77777777" w:rsidR="00286792" w:rsidRPr="00ED504E" w:rsidRDefault="00286792" w:rsidP="00415507">
      <w:pPr>
        <w:numPr>
          <w:ilvl w:val="0"/>
          <w:numId w:val="11"/>
        </w:numPr>
        <w:rPr>
          <w:sz w:val="24"/>
          <w:szCs w:val="24"/>
        </w:rPr>
      </w:pPr>
      <w:r w:rsidRPr="00ED504E">
        <w:rPr>
          <w:rFonts w:hAnsi="SimSun"/>
          <w:sz w:val="24"/>
          <w:szCs w:val="24"/>
        </w:rPr>
        <w:t>如果没有检测到触摸，进入</w:t>
      </w:r>
      <w:r w:rsidRPr="00ED504E">
        <w:rPr>
          <w:sz w:val="24"/>
          <w:szCs w:val="24"/>
        </w:rPr>
        <w:t>Runtime PM</w:t>
      </w:r>
      <w:r w:rsidRPr="00ED504E">
        <w:rPr>
          <w:rFonts w:hAnsi="SimSun"/>
          <w:sz w:val="24"/>
          <w:szCs w:val="24"/>
        </w:rPr>
        <w:t>的</w:t>
      </w:r>
      <w:r w:rsidRPr="00ED504E">
        <w:rPr>
          <w:sz w:val="24"/>
          <w:szCs w:val="24"/>
        </w:rPr>
        <w:t>idle</w:t>
      </w:r>
      <w:r w:rsidRPr="00ED504E">
        <w:rPr>
          <w:rFonts w:hAnsi="SimSun"/>
          <w:sz w:val="24"/>
          <w:szCs w:val="24"/>
        </w:rPr>
        <w:t>状态；</w:t>
      </w:r>
    </w:p>
    <w:p w14:paraId="277E5778" w14:textId="77777777" w:rsidR="00286792" w:rsidRPr="00ED504E" w:rsidRDefault="00286792" w:rsidP="00415507">
      <w:pPr>
        <w:numPr>
          <w:ilvl w:val="0"/>
          <w:numId w:val="11"/>
        </w:numPr>
        <w:rPr>
          <w:sz w:val="24"/>
          <w:szCs w:val="24"/>
        </w:rPr>
      </w:pPr>
      <w:r w:rsidRPr="00ED504E">
        <w:rPr>
          <w:rFonts w:hAnsi="SimSun"/>
          <w:sz w:val="24"/>
          <w:szCs w:val="24"/>
        </w:rPr>
        <w:t>如果检测到触摸，读取硬件信息并切换到</w:t>
      </w:r>
      <w:r w:rsidRPr="00ED504E">
        <w:rPr>
          <w:sz w:val="24"/>
          <w:szCs w:val="24"/>
        </w:rPr>
        <w:t>active</w:t>
      </w:r>
      <w:r w:rsidRPr="00ED504E">
        <w:rPr>
          <w:rFonts w:hAnsi="SimSun"/>
          <w:sz w:val="24"/>
          <w:szCs w:val="24"/>
        </w:rPr>
        <w:t>状态；</w:t>
      </w:r>
    </w:p>
    <w:p w14:paraId="34EE5FA6" w14:textId="77777777" w:rsidR="00286792" w:rsidRPr="00ED504E" w:rsidRDefault="00286792" w:rsidP="00415507">
      <w:pPr>
        <w:numPr>
          <w:ilvl w:val="0"/>
          <w:numId w:val="11"/>
        </w:numPr>
        <w:rPr>
          <w:sz w:val="24"/>
          <w:szCs w:val="24"/>
        </w:rPr>
      </w:pPr>
      <w:r w:rsidRPr="00ED504E">
        <w:rPr>
          <w:rFonts w:hAnsi="SimSun"/>
          <w:sz w:val="24"/>
          <w:szCs w:val="24"/>
        </w:rPr>
        <w:t>如果没有检测到触摸且预测设备空闲时间超过</w:t>
      </w:r>
      <w:r w:rsidRPr="00ED504E">
        <w:rPr>
          <w:sz w:val="24"/>
          <w:szCs w:val="24"/>
        </w:rPr>
        <w:t>suspended</w:t>
      </w:r>
      <w:r w:rsidRPr="00ED504E">
        <w:rPr>
          <w:rFonts w:hAnsi="SimSun"/>
          <w:sz w:val="24"/>
          <w:szCs w:val="24"/>
        </w:rPr>
        <w:t>阈值，准备进入</w:t>
      </w:r>
      <w:r w:rsidRPr="00ED504E">
        <w:rPr>
          <w:sz w:val="24"/>
          <w:szCs w:val="24"/>
        </w:rPr>
        <w:t>Runtime PM suspended</w:t>
      </w:r>
      <w:r w:rsidRPr="00ED504E">
        <w:rPr>
          <w:rFonts w:hAnsi="SimSun"/>
          <w:sz w:val="24"/>
          <w:szCs w:val="24"/>
        </w:rPr>
        <w:t>状态；</w:t>
      </w:r>
    </w:p>
    <w:p w14:paraId="37D840F7" w14:textId="77777777" w:rsidR="00286792" w:rsidRPr="00ED504E" w:rsidRDefault="00286792" w:rsidP="00415507">
      <w:pPr>
        <w:numPr>
          <w:ilvl w:val="0"/>
          <w:numId w:val="11"/>
        </w:numPr>
        <w:rPr>
          <w:sz w:val="24"/>
          <w:szCs w:val="24"/>
        </w:rPr>
      </w:pPr>
      <w:r w:rsidRPr="00ED504E">
        <w:rPr>
          <w:rFonts w:hAnsi="SimSun"/>
          <w:sz w:val="24"/>
          <w:szCs w:val="24"/>
        </w:rPr>
        <w:t>如果可以进入</w:t>
      </w:r>
      <w:r w:rsidRPr="00ED504E">
        <w:rPr>
          <w:sz w:val="24"/>
          <w:szCs w:val="24"/>
        </w:rPr>
        <w:t>suspend</w:t>
      </w:r>
      <w:r w:rsidRPr="00ED504E">
        <w:rPr>
          <w:rFonts w:hAnsi="SimSun"/>
          <w:sz w:val="24"/>
          <w:szCs w:val="24"/>
        </w:rPr>
        <w:t>则继续</w:t>
      </w:r>
      <w:r w:rsidRPr="00ED504E">
        <w:rPr>
          <w:sz w:val="24"/>
          <w:szCs w:val="24"/>
        </w:rPr>
        <w:t>suspend</w:t>
      </w:r>
      <w:r w:rsidRPr="00ED504E">
        <w:rPr>
          <w:rFonts w:hAnsi="SimSun"/>
          <w:sz w:val="24"/>
          <w:szCs w:val="24"/>
        </w:rPr>
        <w:t>流程，否则回到</w:t>
      </w:r>
      <w:r w:rsidRPr="00ED504E">
        <w:rPr>
          <w:sz w:val="24"/>
          <w:szCs w:val="24"/>
        </w:rPr>
        <w:t>idle</w:t>
      </w:r>
      <w:r w:rsidRPr="00ED504E">
        <w:rPr>
          <w:rFonts w:hAnsi="SimSun"/>
          <w:sz w:val="24"/>
          <w:szCs w:val="24"/>
        </w:rPr>
        <w:t>状态；</w:t>
      </w:r>
    </w:p>
    <w:p w14:paraId="7E411F84" w14:textId="77777777" w:rsidR="00286792" w:rsidRPr="00ED504E" w:rsidRDefault="00286792" w:rsidP="00415507">
      <w:pPr>
        <w:numPr>
          <w:ilvl w:val="0"/>
          <w:numId w:val="11"/>
        </w:numPr>
        <w:rPr>
          <w:sz w:val="24"/>
          <w:szCs w:val="24"/>
        </w:rPr>
      </w:pPr>
      <w:r w:rsidRPr="00ED504E">
        <w:rPr>
          <w:rFonts w:hAnsi="SimSun"/>
          <w:sz w:val="24"/>
          <w:szCs w:val="24"/>
        </w:rPr>
        <w:t>如果进入</w:t>
      </w:r>
      <w:r w:rsidRPr="00ED504E">
        <w:rPr>
          <w:sz w:val="24"/>
          <w:szCs w:val="24"/>
        </w:rPr>
        <w:t>suspended</w:t>
      </w:r>
      <w:r w:rsidRPr="00ED504E">
        <w:rPr>
          <w:rFonts w:hAnsi="SimSun"/>
          <w:sz w:val="24"/>
          <w:szCs w:val="24"/>
        </w:rPr>
        <w:t>状态后检测到触摸，进入</w:t>
      </w:r>
      <w:r w:rsidRPr="00ED504E">
        <w:rPr>
          <w:sz w:val="24"/>
          <w:szCs w:val="24"/>
        </w:rPr>
        <w:t>active</w:t>
      </w:r>
      <w:r w:rsidRPr="00ED504E">
        <w:rPr>
          <w:rFonts w:hAnsi="SimSun"/>
          <w:sz w:val="24"/>
          <w:szCs w:val="24"/>
        </w:rPr>
        <w:t>状态，否则保持在</w:t>
      </w:r>
      <w:r w:rsidRPr="00ED504E">
        <w:rPr>
          <w:sz w:val="24"/>
          <w:szCs w:val="24"/>
        </w:rPr>
        <w:t>suspended</w:t>
      </w:r>
      <w:r w:rsidRPr="00ED504E">
        <w:rPr>
          <w:rFonts w:hAnsi="SimSun"/>
          <w:sz w:val="24"/>
          <w:szCs w:val="24"/>
        </w:rPr>
        <w:t>状态。</w:t>
      </w:r>
    </w:p>
    <w:p w14:paraId="2362F85A" w14:textId="77777777" w:rsidR="00286792" w:rsidRDefault="00286792" w:rsidP="00286792">
      <w:pPr>
        <w:ind w:firstLine="0"/>
        <w:rPr>
          <w:rFonts w:hAnsi="SimSun"/>
          <w:sz w:val="24"/>
          <w:szCs w:val="24"/>
        </w:rPr>
      </w:pPr>
    </w:p>
    <w:p w14:paraId="26DE4FAA" w14:textId="77777777" w:rsidR="00286792" w:rsidRDefault="00286792" w:rsidP="00286792">
      <w:pPr>
        <w:ind w:firstLine="0"/>
        <w:jc w:val="center"/>
        <w:rPr>
          <w:rFonts w:hAnsi="SimSun"/>
          <w:sz w:val="24"/>
          <w:szCs w:val="24"/>
        </w:rPr>
      </w:pPr>
      <w:r>
        <w:rPr>
          <w:rFonts w:hAnsi="SimSun" w:hint="eastAsia"/>
          <w:noProof/>
          <w:snapToGrid/>
          <w:sz w:val="24"/>
          <w:szCs w:val="24"/>
        </w:rPr>
        <w:lastRenderedPageBreak/>
        <w:drawing>
          <wp:inline distT="0" distB="0" distL="0" distR="0" wp14:anchorId="22FE60E4" wp14:editId="13D7D768">
            <wp:extent cx="5274310" cy="7460615"/>
            <wp:effectExtent l="19050" t="0" r="2540" b="0"/>
            <wp:docPr id="17" name="Picture 16" descr="mxt1664_flow_fix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xt1664_flow_fixed4.png"/>
                    <pic:cNvPicPr/>
                  </pic:nvPicPr>
                  <pic:blipFill>
                    <a:blip r:embed="rId24"/>
                    <a:stretch>
                      <a:fillRect/>
                    </a:stretch>
                  </pic:blipFill>
                  <pic:spPr>
                    <a:xfrm>
                      <a:off x="0" y="0"/>
                      <a:ext cx="5274310" cy="7460615"/>
                    </a:xfrm>
                    <a:prstGeom prst="rect">
                      <a:avLst/>
                    </a:prstGeom>
                  </pic:spPr>
                </pic:pic>
              </a:graphicData>
            </a:graphic>
          </wp:inline>
        </w:drawing>
      </w:r>
    </w:p>
    <w:p w14:paraId="39A304B9" w14:textId="77777777" w:rsidR="00286792" w:rsidRPr="000D2630" w:rsidRDefault="00286792" w:rsidP="00286792">
      <w:pPr>
        <w:pStyle w:val="af2"/>
        <w:jc w:val="center"/>
        <w:rPr>
          <w:rFonts w:ascii="Times New Roman" w:eastAsia="KaiTi" w:hAnsi="Times New Roman"/>
          <w:sz w:val="21"/>
          <w:szCs w:val="21"/>
          <w:rPrChange w:id="1702" w:author="Ling, Alex" w:date="2017-06-04T11:31:00Z">
            <w:rPr>
              <w:rFonts w:ascii="楷体" w:eastAsia="楷体" w:hAnsi="楷体"/>
              <w:sz w:val="21"/>
              <w:szCs w:val="21"/>
            </w:rPr>
          </w:rPrChange>
        </w:rPr>
      </w:pPr>
      <w:r w:rsidRPr="000D2630">
        <w:rPr>
          <w:rFonts w:ascii="Times New Roman" w:eastAsia="KaiTi" w:hAnsi="Times New Roman" w:hint="eastAsia"/>
          <w:sz w:val="21"/>
          <w:szCs w:val="21"/>
          <w:rPrChange w:id="1703" w:author="Ling, Alex" w:date="2017-06-04T11:31:00Z">
            <w:rPr>
              <w:rFonts w:ascii="楷体" w:eastAsia="楷体" w:hAnsi="楷体" w:hint="eastAsia"/>
              <w:sz w:val="21"/>
              <w:szCs w:val="21"/>
            </w:rPr>
          </w:rPrChange>
        </w:rPr>
        <w:t>图</w:t>
      </w:r>
      <w:r w:rsidRPr="000D2630">
        <w:rPr>
          <w:rFonts w:ascii="Times New Roman" w:eastAsia="KaiTi" w:hAnsi="Times New Roman"/>
          <w:sz w:val="21"/>
          <w:szCs w:val="21"/>
          <w:rPrChange w:id="1704" w:author="Ling, Alex" w:date="2017-06-04T11:31:00Z">
            <w:rPr>
              <w:rFonts w:ascii="楷体" w:eastAsia="楷体" w:hAnsi="楷体"/>
              <w:sz w:val="21"/>
              <w:szCs w:val="21"/>
            </w:rPr>
          </w:rPrChange>
        </w:rPr>
        <w:t xml:space="preserve"> 4-</w:t>
      </w:r>
      <w:r w:rsidR="00731092" w:rsidRPr="000D2630">
        <w:rPr>
          <w:rFonts w:ascii="Times New Roman" w:eastAsia="KaiTi" w:hAnsi="Times New Roman"/>
          <w:sz w:val="21"/>
          <w:szCs w:val="21"/>
          <w:rPrChange w:id="1705" w:author="Ling, Alex" w:date="2017-06-04T11:31:00Z">
            <w:rPr>
              <w:rFonts w:ascii="楷体" w:eastAsia="楷体" w:hAnsi="楷体"/>
              <w:sz w:val="21"/>
              <w:szCs w:val="21"/>
            </w:rPr>
          </w:rPrChange>
        </w:rPr>
        <w:t xml:space="preserve">4 </w:t>
      </w:r>
      <w:r w:rsidRPr="000D2630">
        <w:rPr>
          <w:rFonts w:ascii="Times New Roman" w:eastAsia="KaiTi" w:hAnsi="Times New Roman"/>
          <w:sz w:val="21"/>
          <w:szCs w:val="21"/>
          <w:rPrChange w:id="1706" w:author="Ling, Alex" w:date="2017-06-04T11:31:00Z">
            <w:rPr>
              <w:rFonts w:ascii="楷体" w:eastAsia="楷体" w:hAnsi="楷体"/>
              <w:sz w:val="21"/>
              <w:szCs w:val="21"/>
            </w:rPr>
          </w:rPrChange>
        </w:rPr>
        <w:t>mxt_runtime_suspend()</w:t>
      </w:r>
      <w:r w:rsidRPr="000D2630">
        <w:rPr>
          <w:rFonts w:ascii="Times New Roman" w:eastAsia="KaiTi" w:hAnsi="Times New Roman" w:hint="eastAsia"/>
          <w:sz w:val="21"/>
          <w:szCs w:val="21"/>
          <w:rPrChange w:id="1707" w:author="Ling, Alex" w:date="2017-06-04T11:31:00Z">
            <w:rPr>
              <w:rFonts w:ascii="楷体" w:eastAsia="楷体" w:hAnsi="楷体" w:hint="eastAsia"/>
              <w:sz w:val="21"/>
              <w:szCs w:val="21"/>
            </w:rPr>
          </w:rPrChange>
        </w:rPr>
        <w:t>流程图</w:t>
      </w:r>
    </w:p>
    <w:p w14:paraId="3DF9107D" w14:textId="77777777" w:rsidR="00286792" w:rsidRPr="000D2630" w:rsidRDefault="00286792" w:rsidP="00286792">
      <w:pPr>
        <w:pStyle w:val="af2"/>
        <w:jc w:val="center"/>
        <w:rPr>
          <w:rFonts w:ascii="Times New Roman" w:eastAsia="KaiTi" w:hAnsi="Times New Roman"/>
          <w:sz w:val="21"/>
          <w:szCs w:val="21"/>
          <w:rPrChange w:id="1708" w:author="Ling, Alex" w:date="2017-06-04T11:31:00Z">
            <w:rPr>
              <w:rFonts w:ascii="楷体" w:eastAsia="楷体" w:hAnsi="楷体"/>
              <w:sz w:val="21"/>
              <w:szCs w:val="21"/>
            </w:rPr>
          </w:rPrChange>
        </w:rPr>
      </w:pPr>
      <w:r w:rsidRPr="000D2630">
        <w:rPr>
          <w:rFonts w:ascii="Times New Roman" w:eastAsia="KaiTi" w:hAnsi="Times New Roman"/>
          <w:sz w:val="21"/>
          <w:szCs w:val="21"/>
          <w:rPrChange w:id="1709" w:author="Ling, Alex" w:date="2017-06-04T11:31:00Z">
            <w:rPr>
              <w:rFonts w:ascii="Times New Roman" w:hAnsi="Times New Roman"/>
              <w:sz w:val="21"/>
              <w:szCs w:val="21"/>
            </w:rPr>
          </w:rPrChange>
        </w:rPr>
        <w:t>Figure 4-</w:t>
      </w:r>
      <w:r w:rsidR="00731092" w:rsidRPr="000D2630">
        <w:rPr>
          <w:rFonts w:ascii="Times New Roman" w:eastAsia="KaiTi" w:hAnsi="Times New Roman"/>
          <w:sz w:val="21"/>
          <w:szCs w:val="21"/>
          <w:rPrChange w:id="1710" w:author="Ling, Alex" w:date="2017-06-04T11:31:00Z">
            <w:rPr>
              <w:rFonts w:ascii="Times New Roman" w:hAnsi="Times New Roman"/>
              <w:sz w:val="21"/>
              <w:szCs w:val="21"/>
            </w:rPr>
          </w:rPrChange>
        </w:rPr>
        <w:t xml:space="preserve">4 </w:t>
      </w:r>
      <w:r w:rsidRPr="000D2630">
        <w:rPr>
          <w:rFonts w:ascii="Times New Roman" w:eastAsia="KaiTi" w:hAnsi="Times New Roman"/>
          <w:sz w:val="21"/>
          <w:szCs w:val="21"/>
          <w:rPrChange w:id="1711" w:author="Ling, Alex" w:date="2017-06-04T11:31:00Z">
            <w:rPr>
              <w:rFonts w:ascii="Times New Roman" w:hAnsi="Times New Roman"/>
              <w:sz w:val="21"/>
              <w:szCs w:val="21"/>
            </w:rPr>
          </w:rPrChange>
        </w:rPr>
        <w:t>mxt_runtime_suspend() flow</w:t>
      </w:r>
    </w:p>
    <w:p w14:paraId="16FA58BD" w14:textId="77777777" w:rsidR="00286792" w:rsidRPr="00ED504E" w:rsidRDefault="00286792" w:rsidP="00286792">
      <w:pPr>
        <w:ind w:firstLine="0"/>
        <w:rPr>
          <w:sz w:val="24"/>
          <w:szCs w:val="24"/>
        </w:rPr>
      </w:pPr>
      <w:r w:rsidRPr="00ED504E">
        <w:rPr>
          <w:rFonts w:hAnsi="SimSun"/>
          <w:sz w:val="24"/>
          <w:szCs w:val="24"/>
        </w:rPr>
        <w:t>其中，</w:t>
      </w:r>
      <w:r w:rsidRPr="00ED504E">
        <w:rPr>
          <w:sz w:val="24"/>
          <w:szCs w:val="24"/>
        </w:rPr>
        <w:t>I</w:t>
      </w:r>
      <w:r w:rsidRPr="00ED504E">
        <w:rPr>
          <w:sz w:val="24"/>
          <w:szCs w:val="24"/>
          <w:vertAlign w:val="subscript"/>
        </w:rPr>
        <w:t>pre</w:t>
      </w:r>
      <w:r w:rsidRPr="00ED504E">
        <w:rPr>
          <w:rFonts w:hAnsi="SimSun"/>
          <w:sz w:val="24"/>
          <w:szCs w:val="24"/>
        </w:rPr>
        <w:t>是当前预测的设备空闲时间，</w:t>
      </w:r>
      <w:r w:rsidRPr="00ED504E">
        <w:rPr>
          <w:sz w:val="24"/>
          <w:szCs w:val="24"/>
        </w:rPr>
        <w:t>I</w:t>
      </w:r>
      <w:r w:rsidRPr="00ED504E">
        <w:rPr>
          <w:sz w:val="24"/>
          <w:szCs w:val="24"/>
          <w:vertAlign w:val="subscript"/>
        </w:rPr>
        <w:t>th</w:t>
      </w:r>
      <w:r w:rsidRPr="00ED504E">
        <w:rPr>
          <w:rFonts w:hAnsi="SimSun"/>
          <w:sz w:val="24"/>
          <w:szCs w:val="24"/>
        </w:rPr>
        <w:t>是进入</w:t>
      </w:r>
      <w:r w:rsidRPr="00ED504E">
        <w:rPr>
          <w:sz w:val="24"/>
          <w:szCs w:val="24"/>
        </w:rPr>
        <w:t>Runtime Suspended</w:t>
      </w:r>
      <w:r w:rsidRPr="00ED504E">
        <w:rPr>
          <w:rFonts w:hAnsi="SimSun"/>
          <w:sz w:val="24"/>
          <w:szCs w:val="24"/>
        </w:rPr>
        <w:t>状态的空闲时间阈值。关于</w:t>
      </w:r>
      <w:r w:rsidRPr="00ED504E">
        <w:rPr>
          <w:sz w:val="24"/>
          <w:szCs w:val="24"/>
        </w:rPr>
        <w:t>I</w:t>
      </w:r>
      <w:r w:rsidRPr="00ED504E">
        <w:rPr>
          <w:sz w:val="24"/>
          <w:szCs w:val="24"/>
          <w:vertAlign w:val="subscript"/>
        </w:rPr>
        <w:t>pre</w:t>
      </w:r>
      <w:r w:rsidRPr="00ED504E">
        <w:rPr>
          <w:rFonts w:hAnsi="SimSun"/>
          <w:sz w:val="24"/>
          <w:szCs w:val="24"/>
        </w:rPr>
        <w:t>和</w:t>
      </w:r>
      <w:r w:rsidRPr="00ED504E">
        <w:rPr>
          <w:sz w:val="24"/>
          <w:szCs w:val="24"/>
        </w:rPr>
        <w:t>I</w:t>
      </w:r>
      <w:r w:rsidRPr="00ED504E">
        <w:rPr>
          <w:sz w:val="24"/>
          <w:szCs w:val="24"/>
          <w:vertAlign w:val="subscript"/>
        </w:rPr>
        <w:t>th</w:t>
      </w:r>
      <w:r w:rsidRPr="00ED504E">
        <w:rPr>
          <w:rFonts w:hAnsi="SimSun"/>
          <w:sz w:val="24"/>
          <w:szCs w:val="24"/>
        </w:rPr>
        <w:t>的计</w:t>
      </w:r>
      <w:r>
        <w:rPr>
          <w:rFonts w:hAnsi="SimSun"/>
          <w:sz w:val="24"/>
          <w:szCs w:val="24"/>
        </w:rPr>
        <w:t>算，</w:t>
      </w:r>
      <w:r w:rsidRPr="00ED504E">
        <w:rPr>
          <w:rFonts w:hAnsi="SimSun"/>
          <w:sz w:val="24"/>
          <w:szCs w:val="24"/>
        </w:rPr>
        <w:t>在</w:t>
      </w:r>
      <w:r w:rsidRPr="00ED504E">
        <w:rPr>
          <w:sz w:val="24"/>
          <w:szCs w:val="24"/>
        </w:rPr>
        <w:t>3.2.</w:t>
      </w:r>
      <w:r w:rsidR="00291D4A">
        <w:rPr>
          <w:rFonts w:hint="eastAsia"/>
          <w:sz w:val="24"/>
          <w:szCs w:val="24"/>
        </w:rPr>
        <w:t>3</w:t>
      </w:r>
      <w:r w:rsidRPr="00ED504E">
        <w:rPr>
          <w:rFonts w:hAnsi="SimSun"/>
          <w:sz w:val="24"/>
          <w:szCs w:val="24"/>
        </w:rPr>
        <w:t>节中</w:t>
      </w:r>
      <w:r>
        <w:rPr>
          <w:rFonts w:hAnsi="SimSun" w:hint="eastAsia"/>
          <w:sz w:val="24"/>
          <w:szCs w:val="24"/>
        </w:rPr>
        <w:t>有</w:t>
      </w:r>
      <w:r w:rsidRPr="00ED504E">
        <w:rPr>
          <w:rFonts w:hAnsi="SimSun"/>
          <w:sz w:val="24"/>
          <w:szCs w:val="24"/>
        </w:rPr>
        <w:t>具体描述。</w:t>
      </w:r>
      <w:r w:rsidRPr="00ED504E">
        <w:rPr>
          <w:sz w:val="24"/>
          <w:szCs w:val="24"/>
        </w:rPr>
        <w:t>MXT1664</w:t>
      </w:r>
      <w:r w:rsidRPr="00ED504E">
        <w:rPr>
          <w:rFonts w:hAnsi="SimSun"/>
          <w:sz w:val="24"/>
          <w:szCs w:val="24"/>
        </w:rPr>
        <w:t>驱动的</w:t>
      </w:r>
      <w:r w:rsidRPr="00ED504E">
        <w:rPr>
          <w:sz w:val="24"/>
          <w:szCs w:val="24"/>
        </w:rPr>
        <w:t>runtime suspend</w:t>
      </w:r>
      <w:r w:rsidRPr="00ED504E">
        <w:rPr>
          <w:rFonts w:hAnsi="SimSun"/>
          <w:sz w:val="24"/>
          <w:szCs w:val="24"/>
        </w:rPr>
        <w:t>回调函数</w:t>
      </w:r>
      <w:r w:rsidRPr="00ED504E">
        <w:rPr>
          <w:sz w:val="24"/>
          <w:szCs w:val="24"/>
        </w:rPr>
        <w:t>mxt_runtime_suspend()</w:t>
      </w:r>
      <w:r w:rsidRPr="00ED504E">
        <w:rPr>
          <w:rFonts w:hAnsi="SimSun"/>
          <w:sz w:val="24"/>
          <w:szCs w:val="24"/>
        </w:rPr>
        <w:t>的作用在于将处于</w:t>
      </w:r>
      <w:r w:rsidRPr="00ED504E">
        <w:rPr>
          <w:sz w:val="24"/>
          <w:szCs w:val="24"/>
        </w:rPr>
        <w:t>Runtime PM idle</w:t>
      </w:r>
      <w:r w:rsidRPr="00ED504E">
        <w:rPr>
          <w:rFonts w:hAnsi="SimSun"/>
          <w:sz w:val="24"/>
          <w:szCs w:val="24"/>
        </w:rPr>
        <w:t>状态的设备切换到</w:t>
      </w:r>
      <w:r w:rsidRPr="00ED504E">
        <w:rPr>
          <w:rFonts w:hAnsi="SimSun"/>
          <w:sz w:val="24"/>
          <w:szCs w:val="24"/>
        </w:rPr>
        <w:lastRenderedPageBreak/>
        <w:t>硬件的</w:t>
      </w:r>
      <w:r w:rsidRPr="00ED504E">
        <w:rPr>
          <w:sz w:val="24"/>
          <w:szCs w:val="24"/>
        </w:rPr>
        <w:t>idle</w:t>
      </w:r>
      <w:r w:rsidRPr="00ED504E">
        <w:rPr>
          <w:rFonts w:hAnsi="SimSun"/>
          <w:sz w:val="24"/>
          <w:szCs w:val="24"/>
        </w:rPr>
        <w:t>状态以降低功耗。</w:t>
      </w:r>
    </w:p>
    <w:p w14:paraId="1D2B0F86" w14:textId="77777777" w:rsidR="005848D5" w:rsidRDefault="00286792">
      <w:pPr>
        <w:ind w:firstLine="426"/>
        <w:rPr>
          <w:sz w:val="24"/>
          <w:szCs w:val="24"/>
        </w:rPr>
      </w:pPr>
      <w:r>
        <w:rPr>
          <w:sz w:val="24"/>
          <w:szCs w:val="24"/>
        </w:rPr>
        <w:t>(</w:t>
      </w:r>
      <w:r>
        <w:rPr>
          <w:rFonts w:hint="eastAsia"/>
          <w:sz w:val="24"/>
          <w:szCs w:val="24"/>
        </w:rPr>
        <w:t>2</w:t>
      </w:r>
      <w:r w:rsidR="008A7BBE" w:rsidRPr="00ED504E">
        <w:rPr>
          <w:sz w:val="24"/>
          <w:szCs w:val="24"/>
        </w:rPr>
        <w:t>) MXT1664 Runtime PM suspend</w:t>
      </w:r>
      <w:r w:rsidR="008A7BBE" w:rsidRPr="00ED504E">
        <w:rPr>
          <w:rFonts w:hAnsi="SimSun"/>
          <w:sz w:val="24"/>
          <w:szCs w:val="24"/>
        </w:rPr>
        <w:t>回调函数</w:t>
      </w:r>
    </w:p>
    <w:p w14:paraId="17FF3863" w14:textId="77777777" w:rsidR="00574A19" w:rsidRPr="0097351D" w:rsidRDefault="00574A19" w:rsidP="00D0296B">
      <w:pPr>
        <w:ind w:firstLine="426"/>
        <w:rPr>
          <w:sz w:val="24"/>
          <w:szCs w:val="24"/>
        </w:rPr>
      </w:pPr>
      <w:r>
        <w:rPr>
          <w:rFonts w:hAnsi="SimSun" w:hint="eastAsia"/>
          <w:sz w:val="24"/>
          <w:szCs w:val="24"/>
        </w:rPr>
        <w:t>mxt_runtime_suspend()</w:t>
      </w:r>
      <w:r>
        <w:rPr>
          <w:rFonts w:hAnsi="SimSun" w:hint="eastAsia"/>
          <w:sz w:val="24"/>
          <w:szCs w:val="24"/>
        </w:rPr>
        <w:t>回调</w:t>
      </w:r>
      <w:r w:rsidR="008A7BBE" w:rsidRPr="00ED504E">
        <w:rPr>
          <w:rFonts w:hAnsi="SimSun"/>
          <w:sz w:val="24"/>
          <w:szCs w:val="24"/>
        </w:rPr>
        <w:t>函数的作用是在</w:t>
      </w:r>
      <w:r w:rsidR="008A7BBE" w:rsidRPr="00ED504E">
        <w:rPr>
          <w:sz w:val="24"/>
          <w:szCs w:val="24"/>
        </w:rPr>
        <w:t>MXT1664</w:t>
      </w:r>
      <w:r w:rsidR="008A7BBE" w:rsidRPr="00ED504E">
        <w:rPr>
          <w:rFonts w:hAnsi="SimSun"/>
          <w:sz w:val="24"/>
          <w:szCs w:val="24"/>
        </w:rPr>
        <w:t>的使用量记数为</w:t>
      </w:r>
      <w:r w:rsidR="008A7BBE" w:rsidRPr="00ED504E">
        <w:rPr>
          <w:sz w:val="24"/>
          <w:szCs w:val="24"/>
        </w:rPr>
        <w:t>0</w:t>
      </w:r>
      <w:r w:rsidR="008A7BBE" w:rsidRPr="00ED504E">
        <w:rPr>
          <w:rFonts w:hAnsi="SimSun"/>
          <w:sz w:val="24"/>
          <w:szCs w:val="24"/>
        </w:rPr>
        <w:t>时将设备切换到硬件</w:t>
      </w:r>
      <w:r w:rsidR="008A7BBE" w:rsidRPr="00ED504E">
        <w:rPr>
          <w:sz w:val="24"/>
          <w:szCs w:val="24"/>
        </w:rPr>
        <w:t>Idle</w:t>
      </w:r>
      <w:r w:rsidR="008A7BBE" w:rsidRPr="00ED504E">
        <w:rPr>
          <w:rFonts w:hAnsi="SimSun"/>
          <w:sz w:val="24"/>
          <w:szCs w:val="24"/>
        </w:rPr>
        <w:t>状态以降低功耗。</w:t>
      </w:r>
      <w:r w:rsidR="006D4067">
        <w:rPr>
          <w:rFonts w:hAnsi="SimSun" w:hint="eastAsia"/>
          <w:sz w:val="24"/>
          <w:szCs w:val="24"/>
        </w:rPr>
        <w:t>要完成这一任务，</w:t>
      </w:r>
      <w:r w:rsidR="006D4067">
        <w:rPr>
          <w:rFonts w:hAnsi="SimSun" w:hint="eastAsia"/>
          <w:sz w:val="24"/>
          <w:szCs w:val="24"/>
        </w:rPr>
        <w:t>mxt_runtime_suspend()</w:t>
      </w:r>
      <w:r w:rsidR="006D4067">
        <w:rPr>
          <w:rFonts w:hAnsi="SimSun" w:hint="eastAsia"/>
          <w:sz w:val="24"/>
          <w:szCs w:val="24"/>
        </w:rPr>
        <w:t>首先要获取状态同步锁</w:t>
      </w:r>
      <w:r w:rsidR="006D4067">
        <w:rPr>
          <w:rFonts w:hAnsi="SimSun" w:hint="eastAsia"/>
          <w:sz w:val="24"/>
          <w:szCs w:val="24"/>
        </w:rPr>
        <w:t>sync_lock</w:t>
      </w:r>
      <w:r w:rsidR="006D4067">
        <w:rPr>
          <w:rFonts w:hAnsi="SimSun" w:hint="eastAsia"/>
          <w:sz w:val="24"/>
          <w:szCs w:val="24"/>
        </w:rPr>
        <w:t>。它的作用在于同步</w:t>
      </w:r>
      <w:r w:rsidR="006D4067">
        <w:rPr>
          <w:rFonts w:hAnsi="SimSun" w:hint="eastAsia"/>
          <w:sz w:val="24"/>
          <w:szCs w:val="24"/>
        </w:rPr>
        <w:t>MXT1664</w:t>
      </w:r>
      <w:r w:rsidR="006D4067">
        <w:rPr>
          <w:rFonts w:hAnsi="SimSun" w:hint="eastAsia"/>
          <w:sz w:val="24"/>
          <w:szCs w:val="24"/>
        </w:rPr>
        <w:t>在</w:t>
      </w:r>
      <w:r w:rsidR="006D4067">
        <w:rPr>
          <w:rFonts w:hAnsi="SimSun" w:hint="eastAsia"/>
          <w:sz w:val="24"/>
          <w:szCs w:val="24"/>
        </w:rPr>
        <w:t>mxt_runtime_suspend(), mxt_runtime_resume()</w:t>
      </w:r>
      <w:r w:rsidR="006D4067">
        <w:rPr>
          <w:rFonts w:hAnsi="SimSun" w:hint="eastAsia"/>
          <w:sz w:val="24"/>
          <w:szCs w:val="24"/>
        </w:rPr>
        <w:t>和</w:t>
      </w:r>
      <w:r w:rsidR="006D4067">
        <w:rPr>
          <w:rFonts w:hAnsi="SimSun" w:hint="eastAsia"/>
          <w:sz w:val="24"/>
          <w:szCs w:val="24"/>
        </w:rPr>
        <w:t>mxt_io_complete()</w:t>
      </w:r>
      <w:r w:rsidR="006D4067">
        <w:rPr>
          <w:rFonts w:hAnsi="SimSun" w:hint="eastAsia"/>
          <w:sz w:val="24"/>
          <w:szCs w:val="24"/>
        </w:rPr>
        <w:t>之间的状态切换，以避免竞争条件造成的状态异常。</w:t>
      </w:r>
      <w:r w:rsidR="004B7541">
        <w:rPr>
          <w:rFonts w:hAnsi="SimSun" w:hint="eastAsia"/>
          <w:sz w:val="24"/>
          <w:szCs w:val="24"/>
        </w:rPr>
        <w:t>然后，判断当前是否用正在待处理的</w:t>
      </w:r>
      <w:r w:rsidR="004B7541">
        <w:rPr>
          <w:rFonts w:hAnsi="SimSun" w:hint="eastAsia"/>
          <w:sz w:val="24"/>
          <w:szCs w:val="24"/>
        </w:rPr>
        <w:t>IO</w:t>
      </w:r>
      <w:r w:rsidR="004B7541">
        <w:rPr>
          <w:rFonts w:hAnsi="SimSun" w:hint="eastAsia"/>
          <w:sz w:val="24"/>
          <w:szCs w:val="24"/>
        </w:rPr>
        <w:t>请求。如果有，则释放</w:t>
      </w:r>
      <w:r w:rsidR="004B7541">
        <w:rPr>
          <w:rFonts w:hAnsi="SimSun" w:hint="eastAsia"/>
          <w:sz w:val="24"/>
          <w:szCs w:val="24"/>
        </w:rPr>
        <w:t>sync_lock</w:t>
      </w:r>
      <w:r w:rsidR="004B7541">
        <w:rPr>
          <w:rFonts w:hAnsi="SimSun" w:hint="eastAsia"/>
          <w:sz w:val="24"/>
          <w:szCs w:val="24"/>
        </w:rPr>
        <w:t>并返回</w:t>
      </w:r>
      <w:r w:rsidR="004B7541">
        <w:rPr>
          <w:rFonts w:hAnsi="SimSun" w:hint="eastAsia"/>
          <w:sz w:val="24"/>
          <w:szCs w:val="24"/>
        </w:rPr>
        <w:t>-EBUSY</w:t>
      </w:r>
      <w:r w:rsidR="004B7541">
        <w:rPr>
          <w:rFonts w:hAnsi="SimSun" w:hint="eastAsia"/>
          <w:sz w:val="24"/>
          <w:szCs w:val="24"/>
        </w:rPr>
        <w:t>错误代码给内核的</w:t>
      </w:r>
      <w:r w:rsidR="004B7541">
        <w:rPr>
          <w:rFonts w:hAnsi="SimSun" w:hint="eastAsia"/>
          <w:sz w:val="24"/>
          <w:szCs w:val="24"/>
        </w:rPr>
        <w:t>PM runtime</w:t>
      </w:r>
      <w:r w:rsidR="004B7541">
        <w:rPr>
          <w:rFonts w:hAnsi="SimSun" w:hint="eastAsia"/>
          <w:sz w:val="24"/>
          <w:szCs w:val="24"/>
        </w:rPr>
        <w:t>框架，表明当前设备正在处理</w:t>
      </w:r>
      <w:r w:rsidR="004B7541">
        <w:rPr>
          <w:rFonts w:hAnsi="SimSun" w:hint="eastAsia"/>
          <w:sz w:val="24"/>
          <w:szCs w:val="24"/>
        </w:rPr>
        <w:t>IO</w:t>
      </w:r>
      <w:r w:rsidR="004B7541">
        <w:rPr>
          <w:rFonts w:hAnsi="SimSun" w:hint="eastAsia"/>
          <w:sz w:val="24"/>
          <w:szCs w:val="24"/>
        </w:rPr>
        <w:t>，无法进入</w:t>
      </w:r>
      <w:r w:rsidR="004B7541">
        <w:rPr>
          <w:rFonts w:hAnsi="SimSun" w:hint="eastAsia"/>
          <w:sz w:val="24"/>
          <w:szCs w:val="24"/>
        </w:rPr>
        <w:t>runtime suspend</w:t>
      </w:r>
      <w:r w:rsidR="004B7541">
        <w:rPr>
          <w:rFonts w:hAnsi="SimSun" w:hint="eastAsia"/>
          <w:sz w:val="24"/>
          <w:szCs w:val="24"/>
        </w:rPr>
        <w:t>状态。</w:t>
      </w:r>
      <w:r w:rsidR="004B7541">
        <w:rPr>
          <w:rFonts w:hAnsi="SimSun" w:hint="eastAsia"/>
          <w:sz w:val="24"/>
          <w:szCs w:val="24"/>
        </w:rPr>
        <w:t>PM runtime</w:t>
      </w:r>
      <w:r w:rsidR="004B7541">
        <w:rPr>
          <w:rFonts w:hAnsi="SimSun" w:hint="eastAsia"/>
          <w:sz w:val="24"/>
          <w:szCs w:val="24"/>
        </w:rPr>
        <w:t>会在稍后再次尝试调用</w:t>
      </w:r>
      <w:r w:rsidR="004B7541">
        <w:rPr>
          <w:rFonts w:hAnsi="SimSun" w:hint="eastAsia"/>
          <w:sz w:val="24"/>
          <w:szCs w:val="24"/>
        </w:rPr>
        <w:t>mxt_runtime_suspend()</w:t>
      </w:r>
      <w:r w:rsidR="004B7541">
        <w:rPr>
          <w:rFonts w:hAnsi="SimSun" w:hint="eastAsia"/>
          <w:sz w:val="24"/>
          <w:szCs w:val="24"/>
        </w:rPr>
        <w:t>；如果没有，表明</w:t>
      </w:r>
      <w:r w:rsidR="004B7541">
        <w:rPr>
          <w:rFonts w:hAnsi="SimSun" w:hint="eastAsia"/>
          <w:sz w:val="24"/>
          <w:szCs w:val="24"/>
        </w:rPr>
        <w:t>MXT1664</w:t>
      </w:r>
      <w:r w:rsidR="004B7541">
        <w:rPr>
          <w:rFonts w:hAnsi="SimSun" w:hint="eastAsia"/>
          <w:sz w:val="24"/>
          <w:szCs w:val="24"/>
        </w:rPr>
        <w:t>目前的确可以进入</w:t>
      </w:r>
      <w:r w:rsidR="004B7541">
        <w:rPr>
          <w:rFonts w:hAnsi="SimSun" w:hint="eastAsia"/>
          <w:sz w:val="24"/>
          <w:szCs w:val="24"/>
        </w:rPr>
        <w:t>runtime_suspend</w:t>
      </w:r>
      <w:r w:rsidR="004B7541">
        <w:rPr>
          <w:rFonts w:hAnsi="SimSun" w:hint="eastAsia"/>
          <w:sz w:val="24"/>
          <w:szCs w:val="24"/>
        </w:rPr>
        <w:t>状态。接下来就通过配置</w:t>
      </w:r>
      <w:r w:rsidR="004B7541">
        <w:rPr>
          <w:rFonts w:hAnsi="SimSun" w:hint="eastAsia"/>
          <w:sz w:val="24"/>
          <w:szCs w:val="24"/>
        </w:rPr>
        <w:t>MXT1664</w:t>
      </w:r>
      <w:r w:rsidR="004B7541">
        <w:rPr>
          <w:rFonts w:hAnsi="SimSun" w:hint="eastAsia"/>
          <w:sz w:val="24"/>
          <w:szCs w:val="24"/>
        </w:rPr>
        <w:t>的寄存器将它切换到硬件</w:t>
      </w:r>
      <w:r w:rsidR="004B7541">
        <w:rPr>
          <w:rFonts w:hAnsi="SimSun" w:hint="eastAsia"/>
          <w:sz w:val="24"/>
          <w:szCs w:val="24"/>
        </w:rPr>
        <w:t>Idle</w:t>
      </w:r>
      <w:r w:rsidR="004B7541">
        <w:rPr>
          <w:rFonts w:hAnsi="SimSun" w:hint="eastAsia"/>
          <w:sz w:val="24"/>
          <w:szCs w:val="24"/>
        </w:rPr>
        <w:t>模式，释放</w:t>
      </w:r>
      <w:r w:rsidR="004B7541">
        <w:rPr>
          <w:rFonts w:hAnsi="SimSun" w:hint="eastAsia"/>
          <w:sz w:val="24"/>
          <w:szCs w:val="24"/>
        </w:rPr>
        <w:t>sync_lock</w:t>
      </w:r>
      <w:r w:rsidR="004B7541">
        <w:rPr>
          <w:rFonts w:hAnsi="SimSun" w:hint="eastAsia"/>
          <w:sz w:val="24"/>
          <w:szCs w:val="24"/>
        </w:rPr>
        <w:t>并返回</w:t>
      </w:r>
      <w:r w:rsidR="004B7541">
        <w:rPr>
          <w:rFonts w:hAnsi="SimSun" w:hint="eastAsia"/>
          <w:sz w:val="24"/>
          <w:szCs w:val="24"/>
        </w:rPr>
        <w:t>0</w:t>
      </w:r>
      <w:r w:rsidR="004B7541">
        <w:rPr>
          <w:rFonts w:hAnsi="SimSun" w:hint="eastAsia"/>
          <w:sz w:val="24"/>
          <w:szCs w:val="24"/>
        </w:rPr>
        <w:t>告诉</w:t>
      </w:r>
      <w:r w:rsidR="004B7541">
        <w:rPr>
          <w:rFonts w:hAnsi="SimSun" w:hint="eastAsia"/>
          <w:sz w:val="24"/>
          <w:szCs w:val="24"/>
        </w:rPr>
        <w:t>PM runtime</w:t>
      </w:r>
      <w:r w:rsidR="004B7541">
        <w:rPr>
          <w:rFonts w:hAnsi="SimSun" w:hint="eastAsia"/>
          <w:sz w:val="24"/>
          <w:szCs w:val="24"/>
        </w:rPr>
        <w:t>框架</w:t>
      </w:r>
      <w:r w:rsidR="004B7541">
        <w:rPr>
          <w:rFonts w:hAnsi="SimSun" w:hint="eastAsia"/>
          <w:sz w:val="24"/>
          <w:szCs w:val="24"/>
        </w:rPr>
        <w:t>runtime_suspend</w:t>
      </w:r>
      <w:r w:rsidR="004B7541">
        <w:rPr>
          <w:rFonts w:hAnsi="SimSun" w:hint="eastAsia"/>
          <w:sz w:val="24"/>
          <w:szCs w:val="24"/>
        </w:rPr>
        <w:t>回调函数成功返回。</w:t>
      </w:r>
      <w:r>
        <w:rPr>
          <w:rFonts w:hAnsi="SimSun" w:hint="eastAsia"/>
          <w:sz w:val="24"/>
          <w:szCs w:val="24"/>
        </w:rPr>
        <w:t>它的流程如图</w:t>
      </w:r>
      <w:r>
        <w:rPr>
          <w:rFonts w:hAnsi="SimSun" w:hint="eastAsia"/>
          <w:sz w:val="24"/>
          <w:szCs w:val="24"/>
        </w:rPr>
        <w:t>4-</w:t>
      </w:r>
      <w:r w:rsidR="00731092">
        <w:rPr>
          <w:rFonts w:hAnsi="SimSun" w:hint="eastAsia"/>
          <w:sz w:val="24"/>
          <w:szCs w:val="24"/>
        </w:rPr>
        <w:t>5</w:t>
      </w:r>
      <w:r>
        <w:rPr>
          <w:rFonts w:hAnsi="SimSun" w:hint="eastAsia"/>
          <w:sz w:val="24"/>
          <w:szCs w:val="24"/>
        </w:rPr>
        <w:t>所示</w:t>
      </w:r>
      <w:r w:rsidR="0097351D">
        <w:rPr>
          <w:rFonts w:hAnsi="SimSun" w:hint="eastAsia"/>
          <w:sz w:val="24"/>
          <w:szCs w:val="24"/>
        </w:rPr>
        <w:t>，完整代码参考附录</w:t>
      </w:r>
      <w:r w:rsidR="00B910F5">
        <w:rPr>
          <w:rFonts w:hAnsi="SimSun" w:hint="eastAsia"/>
          <w:sz w:val="24"/>
          <w:szCs w:val="24"/>
        </w:rPr>
        <w:t>IV</w:t>
      </w:r>
      <w:r w:rsidR="0097351D">
        <w:rPr>
          <w:rFonts w:hAnsi="SimSun" w:hint="eastAsia"/>
          <w:sz w:val="24"/>
          <w:szCs w:val="24"/>
        </w:rPr>
        <w:t>。</w:t>
      </w:r>
    </w:p>
    <w:p w14:paraId="3522E3FD" w14:textId="77777777" w:rsidR="00574A19" w:rsidRDefault="00574A19" w:rsidP="003F6DB6">
      <w:pPr>
        <w:ind w:firstLine="0"/>
        <w:jc w:val="center"/>
        <w:rPr>
          <w:rFonts w:hAnsi="SimSun"/>
          <w:sz w:val="24"/>
          <w:szCs w:val="24"/>
        </w:rPr>
      </w:pPr>
      <w:r>
        <w:rPr>
          <w:rFonts w:hAnsi="SimSun" w:hint="eastAsia"/>
          <w:noProof/>
          <w:snapToGrid/>
          <w:sz w:val="24"/>
          <w:szCs w:val="24"/>
        </w:rPr>
        <w:lastRenderedPageBreak/>
        <w:drawing>
          <wp:inline distT="0" distB="0" distL="0" distR="0" wp14:anchorId="5A6F7CAF" wp14:editId="020F1F7E">
            <wp:extent cx="5274310" cy="6744335"/>
            <wp:effectExtent l="19050" t="0" r="2540" b="0"/>
            <wp:docPr id="2" name="Picture 1" descr="mxt_runtime_suspend_flow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xt_runtime_suspend_flow_fixed.png"/>
                    <pic:cNvPicPr/>
                  </pic:nvPicPr>
                  <pic:blipFill>
                    <a:blip r:embed="rId25"/>
                    <a:srcRect b="9609"/>
                    <a:stretch>
                      <a:fillRect/>
                    </a:stretch>
                  </pic:blipFill>
                  <pic:spPr>
                    <a:xfrm>
                      <a:off x="0" y="0"/>
                      <a:ext cx="5274310" cy="6744335"/>
                    </a:xfrm>
                    <a:prstGeom prst="rect">
                      <a:avLst/>
                    </a:prstGeom>
                  </pic:spPr>
                </pic:pic>
              </a:graphicData>
            </a:graphic>
          </wp:inline>
        </w:drawing>
      </w:r>
    </w:p>
    <w:p w14:paraId="16913954" w14:textId="77777777" w:rsidR="00574A19" w:rsidRPr="000D2630" w:rsidRDefault="00574A19" w:rsidP="00574A19">
      <w:pPr>
        <w:pStyle w:val="af2"/>
        <w:jc w:val="center"/>
        <w:rPr>
          <w:rFonts w:ascii="Times New Roman" w:eastAsia="KaiTi" w:hAnsi="Times New Roman"/>
          <w:sz w:val="21"/>
          <w:szCs w:val="21"/>
          <w:rPrChange w:id="1712" w:author="Ling, Alex" w:date="2017-06-04T11:31:00Z">
            <w:rPr>
              <w:rFonts w:ascii="楷体" w:eastAsia="楷体" w:hAnsi="楷体"/>
              <w:sz w:val="21"/>
              <w:szCs w:val="21"/>
            </w:rPr>
          </w:rPrChange>
        </w:rPr>
      </w:pPr>
      <w:r w:rsidRPr="000D2630">
        <w:rPr>
          <w:rFonts w:ascii="Times New Roman" w:eastAsia="KaiTi" w:hAnsi="Times New Roman" w:hint="eastAsia"/>
          <w:sz w:val="21"/>
          <w:szCs w:val="21"/>
          <w:rPrChange w:id="1713" w:author="Ling, Alex" w:date="2017-06-04T11:31:00Z">
            <w:rPr>
              <w:rFonts w:ascii="楷体" w:eastAsia="楷体" w:hAnsi="楷体" w:hint="eastAsia"/>
              <w:sz w:val="21"/>
              <w:szCs w:val="21"/>
            </w:rPr>
          </w:rPrChange>
        </w:rPr>
        <w:t>图</w:t>
      </w:r>
      <w:r w:rsidRPr="000D2630">
        <w:rPr>
          <w:rFonts w:ascii="Times New Roman" w:eastAsia="KaiTi" w:hAnsi="Times New Roman"/>
          <w:sz w:val="21"/>
          <w:szCs w:val="21"/>
          <w:rPrChange w:id="1714" w:author="Ling, Alex" w:date="2017-06-04T11:31:00Z">
            <w:rPr>
              <w:rFonts w:ascii="楷体" w:eastAsia="楷体" w:hAnsi="楷体"/>
              <w:sz w:val="21"/>
              <w:szCs w:val="21"/>
            </w:rPr>
          </w:rPrChange>
        </w:rPr>
        <w:t xml:space="preserve"> 4-</w:t>
      </w:r>
      <w:r w:rsidR="00731092" w:rsidRPr="000D2630">
        <w:rPr>
          <w:rFonts w:ascii="Times New Roman" w:eastAsia="KaiTi" w:hAnsi="Times New Roman"/>
          <w:sz w:val="21"/>
          <w:szCs w:val="21"/>
          <w:rPrChange w:id="1715" w:author="Ling, Alex" w:date="2017-06-04T11:31:00Z">
            <w:rPr>
              <w:rFonts w:ascii="楷体" w:eastAsia="楷体" w:hAnsi="楷体"/>
              <w:sz w:val="21"/>
              <w:szCs w:val="21"/>
            </w:rPr>
          </w:rPrChange>
        </w:rPr>
        <w:t xml:space="preserve">5 </w:t>
      </w:r>
      <w:r w:rsidRPr="000D2630">
        <w:rPr>
          <w:rFonts w:ascii="Times New Roman" w:eastAsia="KaiTi" w:hAnsi="Times New Roman"/>
          <w:sz w:val="21"/>
          <w:szCs w:val="21"/>
          <w:rPrChange w:id="1716" w:author="Ling, Alex" w:date="2017-06-04T11:31:00Z">
            <w:rPr>
              <w:rFonts w:ascii="楷体" w:eastAsia="楷体" w:hAnsi="楷体"/>
              <w:sz w:val="21"/>
              <w:szCs w:val="21"/>
            </w:rPr>
          </w:rPrChange>
        </w:rPr>
        <w:t>mxt_runtime_suspend()</w:t>
      </w:r>
      <w:r w:rsidRPr="000D2630">
        <w:rPr>
          <w:rFonts w:ascii="Times New Roman" w:eastAsia="KaiTi" w:hAnsi="Times New Roman" w:hint="eastAsia"/>
          <w:sz w:val="21"/>
          <w:szCs w:val="21"/>
          <w:rPrChange w:id="1717" w:author="Ling, Alex" w:date="2017-06-04T11:31:00Z">
            <w:rPr>
              <w:rFonts w:ascii="楷体" w:eastAsia="楷体" w:hAnsi="楷体" w:hint="eastAsia"/>
              <w:sz w:val="21"/>
              <w:szCs w:val="21"/>
            </w:rPr>
          </w:rPrChange>
        </w:rPr>
        <w:t>流程图</w:t>
      </w:r>
    </w:p>
    <w:p w14:paraId="5C510BE1" w14:textId="77777777" w:rsidR="00574A19" w:rsidRPr="000D2630" w:rsidRDefault="00574A19" w:rsidP="00574A19">
      <w:pPr>
        <w:pStyle w:val="af2"/>
        <w:jc w:val="center"/>
        <w:rPr>
          <w:rFonts w:ascii="Times New Roman" w:eastAsia="KaiTi" w:hAnsi="Times New Roman"/>
          <w:sz w:val="21"/>
          <w:szCs w:val="21"/>
          <w:rPrChange w:id="1718" w:author="Ling, Alex" w:date="2017-06-04T11:31:00Z">
            <w:rPr>
              <w:rFonts w:ascii="楷体" w:eastAsia="楷体" w:hAnsi="楷体"/>
              <w:sz w:val="21"/>
              <w:szCs w:val="21"/>
            </w:rPr>
          </w:rPrChange>
        </w:rPr>
      </w:pPr>
      <w:r w:rsidRPr="000D2630">
        <w:rPr>
          <w:rFonts w:ascii="Times New Roman" w:eastAsia="KaiTi" w:hAnsi="Times New Roman"/>
          <w:sz w:val="21"/>
          <w:szCs w:val="21"/>
          <w:rPrChange w:id="1719" w:author="Ling, Alex" w:date="2017-06-04T11:31:00Z">
            <w:rPr>
              <w:rFonts w:ascii="Times New Roman" w:hAnsi="Times New Roman"/>
              <w:sz w:val="21"/>
              <w:szCs w:val="21"/>
            </w:rPr>
          </w:rPrChange>
        </w:rPr>
        <w:t>Figure 4-</w:t>
      </w:r>
      <w:r w:rsidR="00731092" w:rsidRPr="000D2630">
        <w:rPr>
          <w:rFonts w:ascii="Times New Roman" w:eastAsia="KaiTi" w:hAnsi="Times New Roman"/>
          <w:sz w:val="21"/>
          <w:szCs w:val="21"/>
          <w:rPrChange w:id="1720" w:author="Ling, Alex" w:date="2017-06-04T11:31:00Z">
            <w:rPr>
              <w:rFonts w:ascii="Times New Roman" w:hAnsi="Times New Roman"/>
              <w:sz w:val="21"/>
              <w:szCs w:val="21"/>
            </w:rPr>
          </w:rPrChange>
        </w:rPr>
        <w:t xml:space="preserve">5 </w:t>
      </w:r>
      <w:r w:rsidRPr="000D2630">
        <w:rPr>
          <w:rFonts w:ascii="Times New Roman" w:eastAsia="KaiTi" w:hAnsi="Times New Roman"/>
          <w:sz w:val="21"/>
          <w:szCs w:val="21"/>
          <w:rPrChange w:id="1721" w:author="Ling, Alex" w:date="2017-06-04T11:31:00Z">
            <w:rPr>
              <w:rFonts w:ascii="Times New Roman" w:hAnsi="Times New Roman"/>
              <w:sz w:val="21"/>
              <w:szCs w:val="21"/>
            </w:rPr>
          </w:rPrChange>
        </w:rPr>
        <w:t>mxt_runtime_suspend() flow</w:t>
      </w:r>
    </w:p>
    <w:p w14:paraId="2C4191B4" w14:textId="77777777" w:rsidR="001066C3" w:rsidRPr="00ED504E" w:rsidRDefault="008A7BBE" w:rsidP="00574A19">
      <w:pPr>
        <w:ind w:firstLine="0"/>
        <w:rPr>
          <w:sz w:val="24"/>
          <w:szCs w:val="24"/>
        </w:rPr>
      </w:pPr>
      <w:r w:rsidRPr="00ED504E">
        <w:rPr>
          <w:sz w:val="24"/>
          <w:szCs w:val="24"/>
        </w:rPr>
        <w:tab/>
      </w:r>
    </w:p>
    <w:p w14:paraId="6A7F6D7F" w14:textId="77777777" w:rsidR="005848D5" w:rsidRDefault="00984E54">
      <w:pPr>
        <w:ind w:firstLine="426"/>
        <w:rPr>
          <w:sz w:val="24"/>
          <w:szCs w:val="24"/>
        </w:rPr>
      </w:pPr>
      <w:r w:rsidRPr="00ED504E">
        <w:rPr>
          <w:sz w:val="24"/>
          <w:szCs w:val="24"/>
        </w:rPr>
        <w:t>(</w:t>
      </w:r>
      <w:r w:rsidR="00952C04">
        <w:rPr>
          <w:rFonts w:hint="eastAsia"/>
          <w:sz w:val="24"/>
          <w:szCs w:val="24"/>
        </w:rPr>
        <w:t>3</w:t>
      </w:r>
      <w:r w:rsidRPr="00ED504E">
        <w:rPr>
          <w:sz w:val="24"/>
          <w:szCs w:val="24"/>
        </w:rPr>
        <w:t>) MXT1664 Runtime PM resume</w:t>
      </w:r>
      <w:r w:rsidRPr="00ED504E">
        <w:rPr>
          <w:rFonts w:hAnsi="SimSun"/>
          <w:sz w:val="24"/>
          <w:szCs w:val="24"/>
        </w:rPr>
        <w:t>回调函数</w:t>
      </w:r>
    </w:p>
    <w:p w14:paraId="35988970" w14:textId="77777777" w:rsidR="00984E54" w:rsidRDefault="0097351D" w:rsidP="00D831D4">
      <w:pPr>
        <w:rPr>
          <w:rFonts w:hAnsi="SimSun"/>
          <w:sz w:val="24"/>
          <w:szCs w:val="24"/>
        </w:rPr>
      </w:pPr>
      <w:r>
        <w:rPr>
          <w:rFonts w:hAnsi="SimSun" w:hint="eastAsia"/>
          <w:sz w:val="24"/>
          <w:szCs w:val="24"/>
        </w:rPr>
        <w:t>mxt_runtime_resume()</w:t>
      </w:r>
      <w:r w:rsidR="00984E54" w:rsidRPr="00ED504E">
        <w:rPr>
          <w:rFonts w:hAnsi="SimSun"/>
          <w:sz w:val="24"/>
          <w:szCs w:val="24"/>
        </w:rPr>
        <w:t>回调函数的作用在于</w:t>
      </w:r>
      <w:r w:rsidR="001066C3" w:rsidRPr="00ED504E">
        <w:rPr>
          <w:rFonts w:hAnsi="SimSun"/>
          <w:sz w:val="24"/>
          <w:szCs w:val="24"/>
        </w:rPr>
        <w:t>当设备的使用量记数大于</w:t>
      </w:r>
      <w:r w:rsidR="001066C3" w:rsidRPr="00ED504E">
        <w:rPr>
          <w:sz w:val="24"/>
          <w:szCs w:val="24"/>
        </w:rPr>
        <w:t>0</w:t>
      </w:r>
      <w:r w:rsidR="001066C3" w:rsidRPr="00ED504E">
        <w:rPr>
          <w:rFonts w:hAnsi="SimSun"/>
          <w:sz w:val="24"/>
          <w:szCs w:val="24"/>
        </w:rPr>
        <w:t>时</w:t>
      </w:r>
      <w:r w:rsidR="00984E54" w:rsidRPr="00ED504E">
        <w:rPr>
          <w:rFonts w:hAnsi="SimSun"/>
          <w:sz w:val="24"/>
          <w:szCs w:val="24"/>
        </w:rPr>
        <w:t>将设备</w:t>
      </w:r>
      <w:r w:rsidR="001066C3" w:rsidRPr="00ED504E">
        <w:rPr>
          <w:rFonts w:hAnsi="SimSun"/>
          <w:sz w:val="24"/>
          <w:szCs w:val="24"/>
        </w:rPr>
        <w:t>切换回</w:t>
      </w:r>
      <w:r w:rsidR="001066C3" w:rsidRPr="00ED504E">
        <w:rPr>
          <w:sz w:val="24"/>
          <w:szCs w:val="24"/>
        </w:rPr>
        <w:t>Active</w:t>
      </w:r>
      <w:r w:rsidR="001066C3" w:rsidRPr="00ED504E">
        <w:rPr>
          <w:rFonts w:hAnsi="SimSun"/>
          <w:sz w:val="24"/>
          <w:szCs w:val="24"/>
        </w:rPr>
        <w:t>模式并处理还未处理的</w:t>
      </w:r>
      <w:r w:rsidR="001066C3" w:rsidRPr="00ED504E">
        <w:rPr>
          <w:sz w:val="24"/>
          <w:szCs w:val="24"/>
        </w:rPr>
        <w:t>IO</w:t>
      </w:r>
      <w:r w:rsidR="001066C3" w:rsidRPr="00ED504E">
        <w:rPr>
          <w:rFonts w:hAnsi="SimSun"/>
          <w:sz w:val="24"/>
          <w:szCs w:val="24"/>
        </w:rPr>
        <w:t>请求。</w:t>
      </w:r>
      <w:r w:rsidR="004B7541">
        <w:rPr>
          <w:rFonts w:hAnsi="SimSun" w:hint="eastAsia"/>
          <w:sz w:val="24"/>
          <w:szCs w:val="24"/>
        </w:rPr>
        <w:t>为完成这一任务，</w:t>
      </w:r>
      <w:r w:rsidR="004B7541">
        <w:rPr>
          <w:rFonts w:hAnsi="SimSun" w:hint="eastAsia"/>
          <w:sz w:val="24"/>
          <w:szCs w:val="24"/>
        </w:rPr>
        <w:t>mxt_runtime_suspend()</w:t>
      </w:r>
      <w:r w:rsidR="004B7541">
        <w:rPr>
          <w:rFonts w:hAnsi="SimSun" w:hint="eastAsia"/>
          <w:sz w:val="24"/>
          <w:szCs w:val="24"/>
        </w:rPr>
        <w:t>需要先获取</w:t>
      </w:r>
      <w:r w:rsidR="004B7541">
        <w:rPr>
          <w:rFonts w:hAnsi="SimSun" w:hint="eastAsia"/>
          <w:sz w:val="24"/>
          <w:szCs w:val="24"/>
        </w:rPr>
        <w:t>sync_lock</w:t>
      </w:r>
      <w:r w:rsidR="004B7541">
        <w:rPr>
          <w:rFonts w:hAnsi="SimSun" w:hint="eastAsia"/>
          <w:sz w:val="24"/>
          <w:szCs w:val="24"/>
        </w:rPr>
        <w:t>。</w:t>
      </w:r>
      <w:r w:rsidR="00D831D4">
        <w:rPr>
          <w:rFonts w:hAnsi="SimSun" w:hint="eastAsia"/>
          <w:sz w:val="24"/>
          <w:szCs w:val="24"/>
        </w:rPr>
        <w:t>然后配置</w:t>
      </w:r>
      <w:r w:rsidR="00D831D4">
        <w:rPr>
          <w:rFonts w:hAnsi="SimSun" w:hint="eastAsia"/>
          <w:sz w:val="24"/>
          <w:szCs w:val="24"/>
        </w:rPr>
        <w:t>MXT1664</w:t>
      </w:r>
      <w:r w:rsidR="00D831D4">
        <w:rPr>
          <w:rFonts w:hAnsi="SimSun" w:hint="eastAsia"/>
          <w:sz w:val="24"/>
          <w:szCs w:val="24"/>
        </w:rPr>
        <w:t>的寄存器使它切换到正常工作模式。由于在进入</w:t>
      </w:r>
      <w:r w:rsidR="00D831D4">
        <w:rPr>
          <w:rFonts w:hAnsi="SimSun" w:hint="eastAsia"/>
          <w:sz w:val="24"/>
          <w:szCs w:val="24"/>
        </w:rPr>
        <w:lastRenderedPageBreak/>
        <w:t>runtime_suspend</w:t>
      </w:r>
      <w:r w:rsidR="00D831D4">
        <w:rPr>
          <w:rFonts w:hAnsi="SimSun" w:hint="eastAsia"/>
          <w:sz w:val="24"/>
          <w:szCs w:val="24"/>
        </w:rPr>
        <w:t>状态下，设备很可能是由于接收到新的触摸</w:t>
      </w:r>
      <w:r w:rsidR="00D831D4">
        <w:rPr>
          <w:rFonts w:hAnsi="SimSun" w:hint="eastAsia"/>
          <w:sz w:val="24"/>
          <w:szCs w:val="24"/>
        </w:rPr>
        <w:t>IO</w:t>
      </w:r>
      <w:r w:rsidR="00D831D4">
        <w:rPr>
          <w:rFonts w:hAnsi="SimSun" w:hint="eastAsia"/>
          <w:sz w:val="24"/>
          <w:szCs w:val="24"/>
        </w:rPr>
        <w:t>请求才会进入</w:t>
      </w:r>
      <w:r w:rsidR="00D831D4">
        <w:rPr>
          <w:rFonts w:hAnsi="SimSun" w:hint="eastAsia"/>
          <w:sz w:val="24"/>
          <w:szCs w:val="24"/>
        </w:rPr>
        <w:t>runtime_resume</w:t>
      </w:r>
      <w:r w:rsidR="00D831D4">
        <w:rPr>
          <w:rFonts w:hAnsi="SimSun" w:hint="eastAsia"/>
          <w:sz w:val="24"/>
          <w:szCs w:val="24"/>
        </w:rPr>
        <w:t>状态。在这里需要判断是否有正在待处理的</w:t>
      </w:r>
      <w:r w:rsidR="00D831D4">
        <w:rPr>
          <w:rFonts w:hAnsi="SimSun" w:hint="eastAsia"/>
          <w:sz w:val="24"/>
          <w:szCs w:val="24"/>
        </w:rPr>
        <w:t>IO</w:t>
      </w:r>
      <w:r w:rsidR="00D831D4">
        <w:rPr>
          <w:rFonts w:hAnsi="SimSun" w:hint="eastAsia"/>
          <w:sz w:val="24"/>
          <w:szCs w:val="24"/>
        </w:rPr>
        <w:t>请求。如果没有，直接返回成功；否则，需要启动驱动中的</w:t>
      </w:r>
      <w:r w:rsidR="00D831D4">
        <w:rPr>
          <w:rFonts w:hAnsi="SimSun" w:hint="eastAsia"/>
          <w:sz w:val="24"/>
          <w:szCs w:val="24"/>
        </w:rPr>
        <w:t>IO</w:t>
      </w:r>
      <w:r w:rsidR="00D831D4">
        <w:rPr>
          <w:rFonts w:hAnsi="SimSun" w:hint="eastAsia"/>
          <w:sz w:val="24"/>
          <w:szCs w:val="24"/>
        </w:rPr>
        <w:t>处理线程再返回。</w:t>
      </w:r>
      <w:r>
        <w:rPr>
          <w:rFonts w:hAnsi="SimSun" w:hint="eastAsia"/>
          <w:sz w:val="24"/>
          <w:szCs w:val="24"/>
        </w:rPr>
        <w:t>它的流程如图</w:t>
      </w:r>
      <w:r>
        <w:rPr>
          <w:rFonts w:hAnsi="SimSun" w:hint="eastAsia"/>
          <w:sz w:val="24"/>
          <w:szCs w:val="24"/>
        </w:rPr>
        <w:t>4-</w:t>
      </w:r>
      <w:r w:rsidR="00D55868">
        <w:rPr>
          <w:rFonts w:hAnsi="SimSun" w:hint="eastAsia"/>
          <w:sz w:val="24"/>
          <w:szCs w:val="24"/>
        </w:rPr>
        <w:t>6</w:t>
      </w:r>
      <w:r>
        <w:rPr>
          <w:rFonts w:hAnsi="SimSun" w:hint="eastAsia"/>
          <w:sz w:val="24"/>
          <w:szCs w:val="24"/>
        </w:rPr>
        <w:t>所示，完整代码参考附录</w:t>
      </w:r>
      <w:r>
        <w:rPr>
          <w:rFonts w:hAnsi="SimSun" w:hint="eastAsia"/>
          <w:sz w:val="24"/>
          <w:szCs w:val="24"/>
        </w:rPr>
        <w:t>V</w:t>
      </w:r>
      <w:r>
        <w:rPr>
          <w:rFonts w:hAnsi="SimSun" w:hint="eastAsia"/>
          <w:sz w:val="24"/>
          <w:szCs w:val="24"/>
        </w:rPr>
        <w:t>。</w:t>
      </w:r>
    </w:p>
    <w:p w14:paraId="37DD6188" w14:textId="77777777" w:rsidR="0097351D" w:rsidRDefault="0097351D" w:rsidP="003F6DB6">
      <w:pPr>
        <w:ind w:firstLine="0"/>
        <w:jc w:val="center"/>
        <w:rPr>
          <w:sz w:val="24"/>
          <w:szCs w:val="24"/>
        </w:rPr>
      </w:pPr>
      <w:r>
        <w:rPr>
          <w:noProof/>
          <w:snapToGrid/>
          <w:sz w:val="24"/>
          <w:szCs w:val="24"/>
        </w:rPr>
        <w:drawing>
          <wp:inline distT="0" distB="0" distL="0" distR="0" wp14:anchorId="1937D70E" wp14:editId="0E41E2FF">
            <wp:extent cx="5274310" cy="6080760"/>
            <wp:effectExtent l="19050" t="0" r="2540" b="0"/>
            <wp:docPr id="13" name="Picture 12" descr="mxt_runtime_resume_flow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xt_runtime_resume_flow_fixed.png"/>
                    <pic:cNvPicPr/>
                  </pic:nvPicPr>
                  <pic:blipFill>
                    <a:blip r:embed="rId26"/>
                    <a:stretch>
                      <a:fillRect/>
                    </a:stretch>
                  </pic:blipFill>
                  <pic:spPr>
                    <a:xfrm>
                      <a:off x="0" y="0"/>
                      <a:ext cx="5274310" cy="6080760"/>
                    </a:xfrm>
                    <a:prstGeom prst="rect">
                      <a:avLst/>
                    </a:prstGeom>
                  </pic:spPr>
                </pic:pic>
              </a:graphicData>
            </a:graphic>
          </wp:inline>
        </w:drawing>
      </w:r>
    </w:p>
    <w:p w14:paraId="42F38210" w14:textId="77777777" w:rsidR="00BE54B2" w:rsidRPr="000D2630" w:rsidRDefault="00BE54B2" w:rsidP="00BE54B2">
      <w:pPr>
        <w:pStyle w:val="af2"/>
        <w:jc w:val="center"/>
        <w:rPr>
          <w:rFonts w:ascii="Times New Roman" w:eastAsia="KaiTi" w:hAnsi="Times New Roman"/>
          <w:sz w:val="21"/>
          <w:szCs w:val="21"/>
          <w:rPrChange w:id="1722" w:author="Ling, Alex" w:date="2017-06-04T11:31:00Z">
            <w:rPr>
              <w:rFonts w:ascii="楷体" w:eastAsia="楷体" w:hAnsi="楷体"/>
              <w:sz w:val="21"/>
              <w:szCs w:val="21"/>
            </w:rPr>
          </w:rPrChange>
        </w:rPr>
      </w:pPr>
      <w:r w:rsidRPr="000D2630">
        <w:rPr>
          <w:rFonts w:ascii="Times New Roman" w:eastAsia="KaiTi" w:hAnsi="Times New Roman" w:hint="eastAsia"/>
          <w:sz w:val="21"/>
          <w:szCs w:val="21"/>
          <w:rPrChange w:id="1723" w:author="Ling, Alex" w:date="2017-06-04T11:31:00Z">
            <w:rPr>
              <w:rFonts w:ascii="楷体" w:eastAsia="楷体" w:hAnsi="楷体" w:hint="eastAsia"/>
              <w:sz w:val="21"/>
              <w:szCs w:val="21"/>
            </w:rPr>
          </w:rPrChange>
        </w:rPr>
        <w:t>图</w:t>
      </w:r>
      <w:r w:rsidRPr="000D2630">
        <w:rPr>
          <w:rFonts w:ascii="Times New Roman" w:eastAsia="KaiTi" w:hAnsi="Times New Roman"/>
          <w:sz w:val="21"/>
          <w:szCs w:val="21"/>
          <w:rPrChange w:id="1724" w:author="Ling, Alex" w:date="2017-06-04T11:31:00Z">
            <w:rPr>
              <w:rFonts w:ascii="楷体" w:eastAsia="楷体" w:hAnsi="楷体"/>
              <w:sz w:val="21"/>
              <w:szCs w:val="21"/>
            </w:rPr>
          </w:rPrChange>
        </w:rPr>
        <w:t xml:space="preserve"> 4-</w:t>
      </w:r>
      <w:r w:rsidR="00D55868" w:rsidRPr="000D2630">
        <w:rPr>
          <w:rFonts w:ascii="Times New Roman" w:eastAsia="KaiTi" w:hAnsi="Times New Roman"/>
          <w:sz w:val="21"/>
          <w:szCs w:val="21"/>
          <w:rPrChange w:id="1725" w:author="Ling, Alex" w:date="2017-06-04T11:31:00Z">
            <w:rPr>
              <w:rFonts w:ascii="楷体" w:eastAsia="楷体" w:hAnsi="楷体"/>
              <w:sz w:val="21"/>
              <w:szCs w:val="21"/>
            </w:rPr>
          </w:rPrChange>
        </w:rPr>
        <w:t xml:space="preserve">6 </w:t>
      </w:r>
      <w:r w:rsidRPr="000D2630">
        <w:rPr>
          <w:rFonts w:ascii="Times New Roman" w:eastAsia="KaiTi" w:hAnsi="Times New Roman"/>
          <w:sz w:val="21"/>
          <w:szCs w:val="21"/>
          <w:rPrChange w:id="1726" w:author="Ling, Alex" w:date="2017-06-04T11:31:00Z">
            <w:rPr>
              <w:rFonts w:ascii="楷体" w:eastAsia="楷体" w:hAnsi="楷体"/>
              <w:sz w:val="21"/>
              <w:szCs w:val="21"/>
            </w:rPr>
          </w:rPrChange>
        </w:rPr>
        <w:t>mxt_runtime_resume()</w:t>
      </w:r>
      <w:r w:rsidRPr="000D2630">
        <w:rPr>
          <w:rFonts w:ascii="Times New Roman" w:eastAsia="KaiTi" w:hAnsi="Times New Roman" w:hint="eastAsia"/>
          <w:sz w:val="21"/>
          <w:szCs w:val="21"/>
          <w:rPrChange w:id="1727" w:author="Ling, Alex" w:date="2017-06-04T11:31:00Z">
            <w:rPr>
              <w:rFonts w:ascii="楷体" w:eastAsia="楷体" w:hAnsi="楷体" w:hint="eastAsia"/>
              <w:sz w:val="21"/>
              <w:szCs w:val="21"/>
            </w:rPr>
          </w:rPrChange>
        </w:rPr>
        <w:t>流程图</w:t>
      </w:r>
    </w:p>
    <w:p w14:paraId="12D1699F" w14:textId="77777777" w:rsidR="00BE54B2" w:rsidRPr="000D2630" w:rsidRDefault="00BE54B2" w:rsidP="00BE54B2">
      <w:pPr>
        <w:pStyle w:val="af2"/>
        <w:jc w:val="center"/>
        <w:rPr>
          <w:rFonts w:ascii="Times New Roman" w:eastAsia="KaiTi" w:hAnsi="Times New Roman"/>
          <w:sz w:val="21"/>
          <w:szCs w:val="21"/>
          <w:rPrChange w:id="1728" w:author="Ling, Alex" w:date="2017-06-04T11:31:00Z">
            <w:rPr>
              <w:rFonts w:ascii="楷体" w:eastAsia="楷体" w:hAnsi="楷体"/>
              <w:sz w:val="21"/>
              <w:szCs w:val="21"/>
            </w:rPr>
          </w:rPrChange>
        </w:rPr>
      </w:pPr>
      <w:r w:rsidRPr="000D2630">
        <w:rPr>
          <w:rFonts w:ascii="Times New Roman" w:eastAsia="KaiTi" w:hAnsi="Times New Roman"/>
          <w:sz w:val="21"/>
          <w:szCs w:val="21"/>
          <w:rPrChange w:id="1729" w:author="Ling, Alex" w:date="2017-06-04T11:31:00Z">
            <w:rPr>
              <w:rFonts w:ascii="Times New Roman" w:hAnsi="Times New Roman"/>
              <w:sz w:val="21"/>
              <w:szCs w:val="21"/>
            </w:rPr>
          </w:rPrChange>
        </w:rPr>
        <w:t>Figure 4-</w:t>
      </w:r>
      <w:r w:rsidR="00D55868" w:rsidRPr="000D2630">
        <w:rPr>
          <w:rFonts w:ascii="Times New Roman" w:eastAsia="KaiTi" w:hAnsi="Times New Roman"/>
          <w:sz w:val="21"/>
          <w:szCs w:val="21"/>
          <w:rPrChange w:id="1730" w:author="Ling, Alex" w:date="2017-06-04T11:31:00Z">
            <w:rPr>
              <w:rFonts w:ascii="Times New Roman" w:hAnsi="Times New Roman"/>
              <w:sz w:val="21"/>
              <w:szCs w:val="21"/>
            </w:rPr>
          </w:rPrChange>
        </w:rPr>
        <w:t xml:space="preserve">6 </w:t>
      </w:r>
      <w:r w:rsidRPr="000D2630">
        <w:rPr>
          <w:rFonts w:ascii="Times New Roman" w:eastAsia="KaiTi" w:hAnsi="Times New Roman"/>
          <w:sz w:val="21"/>
          <w:szCs w:val="21"/>
          <w:rPrChange w:id="1731" w:author="Ling, Alex" w:date="2017-06-04T11:31:00Z">
            <w:rPr>
              <w:rFonts w:ascii="Times New Roman" w:hAnsi="Times New Roman"/>
              <w:sz w:val="21"/>
              <w:szCs w:val="21"/>
            </w:rPr>
          </w:rPrChange>
        </w:rPr>
        <w:t>mxt_runtime_resume() flow</w:t>
      </w:r>
    </w:p>
    <w:p w14:paraId="06CDA905" w14:textId="77777777" w:rsidR="001066C3" w:rsidRPr="00ED504E" w:rsidRDefault="001066C3" w:rsidP="0097351D">
      <w:pPr>
        <w:ind w:firstLine="0"/>
        <w:rPr>
          <w:sz w:val="24"/>
          <w:szCs w:val="24"/>
        </w:rPr>
      </w:pPr>
      <w:r w:rsidRPr="00ED504E">
        <w:rPr>
          <w:sz w:val="24"/>
          <w:szCs w:val="24"/>
        </w:rPr>
        <w:tab/>
      </w:r>
    </w:p>
    <w:p w14:paraId="1AD9D765" w14:textId="77777777" w:rsidR="005848D5" w:rsidRDefault="001066C3">
      <w:pPr>
        <w:ind w:firstLine="426"/>
        <w:rPr>
          <w:sz w:val="24"/>
          <w:szCs w:val="24"/>
        </w:rPr>
      </w:pPr>
      <w:r w:rsidRPr="00ED504E">
        <w:rPr>
          <w:sz w:val="24"/>
          <w:szCs w:val="24"/>
        </w:rPr>
        <w:t>(</w:t>
      </w:r>
      <w:r w:rsidR="00952C04">
        <w:rPr>
          <w:rFonts w:hint="eastAsia"/>
          <w:sz w:val="24"/>
          <w:szCs w:val="24"/>
        </w:rPr>
        <w:t>4</w:t>
      </w:r>
      <w:r w:rsidRPr="00ED504E">
        <w:rPr>
          <w:sz w:val="24"/>
          <w:szCs w:val="24"/>
        </w:rPr>
        <w:t xml:space="preserve">) </w:t>
      </w:r>
      <w:r w:rsidR="007E2005" w:rsidRPr="00ED504E">
        <w:rPr>
          <w:sz w:val="24"/>
          <w:szCs w:val="24"/>
        </w:rPr>
        <w:t xml:space="preserve">MXT1664 </w:t>
      </w:r>
      <w:r w:rsidR="007E2005" w:rsidRPr="00ED504E">
        <w:rPr>
          <w:rFonts w:hAnsi="SimSun"/>
          <w:sz w:val="24"/>
          <w:szCs w:val="24"/>
        </w:rPr>
        <w:t>设备</w:t>
      </w:r>
      <w:r w:rsidR="007E2005" w:rsidRPr="00ED504E">
        <w:rPr>
          <w:sz w:val="24"/>
          <w:szCs w:val="24"/>
        </w:rPr>
        <w:t>I/O</w:t>
      </w:r>
      <w:r w:rsidR="007E2005" w:rsidRPr="00ED504E">
        <w:rPr>
          <w:rFonts w:hAnsi="SimSun"/>
          <w:sz w:val="24"/>
          <w:szCs w:val="24"/>
        </w:rPr>
        <w:t>完成</w:t>
      </w:r>
    </w:p>
    <w:p w14:paraId="32290879" w14:textId="77777777" w:rsidR="000E0BC9" w:rsidRDefault="00576121" w:rsidP="001066C3">
      <w:pPr>
        <w:ind w:firstLine="426"/>
        <w:rPr>
          <w:rFonts w:hAnsi="SimSun"/>
          <w:sz w:val="24"/>
          <w:szCs w:val="24"/>
        </w:rPr>
      </w:pPr>
      <w:r>
        <w:rPr>
          <w:rFonts w:hAnsi="SimSun" w:hint="eastAsia"/>
          <w:sz w:val="24"/>
          <w:szCs w:val="24"/>
        </w:rPr>
        <w:t>mxt_io_complete()</w:t>
      </w:r>
      <w:r w:rsidR="000E0BC9" w:rsidRPr="00ED504E">
        <w:rPr>
          <w:rFonts w:hAnsi="SimSun"/>
          <w:sz w:val="24"/>
          <w:szCs w:val="24"/>
        </w:rPr>
        <w:t>回调函数用来完成设备</w:t>
      </w:r>
      <w:r w:rsidR="000E0BC9" w:rsidRPr="00ED504E">
        <w:rPr>
          <w:sz w:val="24"/>
          <w:szCs w:val="24"/>
        </w:rPr>
        <w:t>I/O</w:t>
      </w:r>
      <w:r w:rsidR="000E0BC9" w:rsidRPr="00ED504E">
        <w:rPr>
          <w:rFonts w:hAnsi="SimSun"/>
          <w:sz w:val="24"/>
          <w:szCs w:val="24"/>
        </w:rPr>
        <w:t>请求并记录设备开始空闲时间</w:t>
      </w:r>
      <w:r w:rsidR="000E0BC9" w:rsidRPr="00ED504E">
        <w:rPr>
          <w:sz w:val="24"/>
          <w:szCs w:val="24"/>
        </w:rPr>
        <w:lastRenderedPageBreak/>
        <w:t>idle_start</w:t>
      </w:r>
      <w:r>
        <w:rPr>
          <w:rFonts w:hAnsi="SimSun"/>
          <w:sz w:val="24"/>
          <w:szCs w:val="24"/>
        </w:rPr>
        <w:t>。</w:t>
      </w:r>
      <w:r w:rsidR="007779E8">
        <w:rPr>
          <w:rFonts w:hAnsi="SimSun" w:hint="eastAsia"/>
          <w:sz w:val="24"/>
          <w:szCs w:val="24"/>
        </w:rPr>
        <w:t>为完成这一任务，它需要先获取同步锁</w:t>
      </w:r>
      <w:r w:rsidR="007779E8">
        <w:rPr>
          <w:rFonts w:hAnsi="SimSun" w:hint="eastAsia"/>
          <w:sz w:val="24"/>
          <w:szCs w:val="24"/>
        </w:rPr>
        <w:t>sync_lock</w:t>
      </w:r>
      <w:r w:rsidR="007779E8">
        <w:rPr>
          <w:rFonts w:hAnsi="SimSun" w:hint="eastAsia"/>
          <w:sz w:val="24"/>
          <w:szCs w:val="24"/>
        </w:rPr>
        <w:t>。然后判断当前还有待处理的</w:t>
      </w:r>
      <w:r w:rsidR="007779E8">
        <w:rPr>
          <w:rFonts w:hAnsi="SimSun" w:hint="eastAsia"/>
          <w:sz w:val="24"/>
          <w:szCs w:val="24"/>
        </w:rPr>
        <w:t>IO</w:t>
      </w:r>
      <w:r w:rsidR="007779E8">
        <w:rPr>
          <w:rFonts w:hAnsi="SimSun" w:hint="eastAsia"/>
          <w:sz w:val="24"/>
          <w:szCs w:val="24"/>
        </w:rPr>
        <w:t>请求。如果没有，说明</w:t>
      </w:r>
      <w:r w:rsidR="007779E8">
        <w:rPr>
          <w:rFonts w:hAnsi="SimSun" w:hint="eastAsia"/>
          <w:sz w:val="24"/>
          <w:szCs w:val="24"/>
        </w:rPr>
        <w:t>MXT1664</w:t>
      </w:r>
      <w:r w:rsidR="007779E8">
        <w:rPr>
          <w:rFonts w:hAnsi="SimSun" w:hint="eastAsia"/>
          <w:sz w:val="24"/>
          <w:szCs w:val="24"/>
        </w:rPr>
        <w:t>可以进入</w:t>
      </w:r>
      <w:r w:rsidR="007779E8">
        <w:rPr>
          <w:rFonts w:hAnsi="SimSun" w:hint="eastAsia"/>
          <w:sz w:val="24"/>
          <w:szCs w:val="24"/>
        </w:rPr>
        <w:t>runtime idle</w:t>
      </w:r>
      <w:r w:rsidR="007779E8">
        <w:rPr>
          <w:rFonts w:hAnsi="SimSun" w:hint="eastAsia"/>
          <w:sz w:val="24"/>
          <w:szCs w:val="24"/>
        </w:rPr>
        <w:t>状态，给设备的使用量记数减</w:t>
      </w:r>
      <w:r w:rsidR="007779E8">
        <w:rPr>
          <w:rFonts w:hAnsi="SimSun" w:hint="eastAsia"/>
          <w:sz w:val="24"/>
          <w:szCs w:val="24"/>
        </w:rPr>
        <w:t>1</w:t>
      </w:r>
      <w:r w:rsidR="00A022F2">
        <w:rPr>
          <w:rFonts w:hAnsi="SimSun" w:hint="eastAsia"/>
          <w:sz w:val="24"/>
          <w:szCs w:val="24"/>
        </w:rPr>
        <w:t>；</w:t>
      </w:r>
      <w:r w:rsidR="007779E8">
        <w:rPr>
          <w:rFonts w:hAnsi="SimSun" w:hint="eastAsia"/>
          <w:sz w:val="24"/>
          <w:szCs w:val="24"/>
        </w:rPr>
        <w:t>如果有，则需要</w:t>
      </w:r>
      <w:r w:rsidR="00A022F2">
        <w:rPr>
          <w:rFonts w:hAnsi="SimSun" w:hint="eastAsia"/>
          <w:sz w:val="24"/>
          <w:szCs w:val="24"/>
        </w:rPr>
        <w:t>启动</w:t>
      </w:r>
      <w:r w:rsidR="00A022F2">
        <w:rPr>
          <w:rFonts w:hAnsi="SimSun" w:hint="eastAsia"/>
          <w:sz w:val="24"/>
          <w:szCs w:val="24"/>
        </w:rPr>
        <w:t>IO</w:t>
      </w:r>
      <w:r w:rsidR="00A022F2">
        <w:rPr>
          <w:rFonts w:hAnsi="SimSun" w:hint="eastAsia"/>
          <w:sz w:val="24"/>
          <w:szCs w:val="24"/>
        </w:rPr>
        <w:t>处理线程。最后释放</w:t>
      </w:r>
      <w:r w:rsidR="00A022F2">
        <w:rPr>
          <w:rFonts w:hAnsi="SimSun" w:hint="eastAsia"/>
          <w:sz w:val="24"/>
          <w:szCs w:val="24"/>
        </w:rPr>
        <w:t>sync_lock</w:t>
      </w:r>
      <w:r w:rsidR="00A022F2">
        <w:rPr>
          <w:rFonts w:hAnsi="SimSun" w:hint="eastAsia"/>
          <w:sz w:val="24"/>
          <w:szCs w:val="24"/>
        </w:rPr>
        <w:t>并返回。</w:t>
      </w:r>
      <w:r>
        <w:rPr>
          <w:rFonts w:hAnsi="SimSun" w:hint="eastAsia"/>
          <w:sz w:val="24"/>
          <w:szCs w:val="24"/>
        </w:rPr>
        <w:t>它的流程如图</w:t>
      </w:r>
      <w:r>
        <w:rPr>
          <w:rFonts w:hAnsi="SimSun" w:hint="eastAsia"/>
          <w:sz w:val="24"/>
          <w:szCs w:val="24"/>
        </w:rPr>
        <w:t>4-</w:t>
      </w:r>
      <w:r w:rsidR="00D55868">
        <w:rPr>
          <w:rFonts w:hAnsi="SimSun" w:hint="eastAsia"/>
          <w:sz w:val="24"/>
          <w:szCs w:val="24"/>
        </w:rPr>
        <w:t>7</w:t>
      </w:r>
      <w:r>
        <w:rPr>
          <w:rFonts w:hAnsi="SimSun" w:hint="eastAsia"/>
          <w:sz w:val="24"/>
          <w:szCs w:val="24"/>
        </w:rPr>
        <w:t>所示，完整代码参考附录</w:t>
      </w:r>
      <w:r>
        <w:rPr>
          <w:rFonts w:hAnsi="SimSun" w:hint="eastAsia"/>
          <w:sz w:val="24"/>
          <w:szCs w:val="24"/>
        </w:rPr>
        <w:t>V</w:t>
      </w:r>
      <w:r w:rsidR="00B910F5">
        <w:rPr>
          <w:rFonts w:hAnsi="SimSun" w:hint="eastAsia"/>
          <w:sz w:val="24"/>
          <w:szCs w:val="24"/>
        </w:rPr>
        <w:t>I</w:t>
      </w:r>
      <w:r>
        <w:rPr>
          <w:rFonts w:hAnsi="SimSun" w:hint="eastAsia"/>
          <w:sz w:val="24"/>
          <w:szCs w:val="24"/>
        </w:rPr>
        <w:t>。</w:t>
      </w:r>
    </w:p>
    <w:p w14:paraId="6B36C812" w14:textId="77777777" w:rsidR="00576121" w:rsidRDefault="00576121" w:rsidP="003F6DB6">
      <w:pPr>
        <w:ind w:firstLine="0"/>
        <w:jc w:val="center"/>
        <w:rPr>
          <w:sz w:val="24"/>
          <w:szCs w:val="24"/>
        </w:rPr>
      </w:pPr>
      <w:r>
        <w:rPr>
          <w:noProof/>
          <w:snapToGrid/>
          <w:sz w:val="24"/>
          <w:szCs w:val="24"/>
        </w:rPr>
        <w:drawing>
          <wp:inline distT="0" distB="0" distL="0" distR="0" wp14:anchorId="10AE0FE1" wp14:editId="00A3E9E8">
            <wp:extent cx="4903753" cy="6936455"/>
            <wp:effectExtent l="19050" t="0" r="0" b="0"/>
            <wp:docPr id="14" name="Picture 13" descr="mxt_io_complete_flow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xt_io_complete_flow_fixed.png"/>
                    <pic:cNvPicPr/>
                  </pic:nvPicPr>
                  <pic:blipFill>
                    <a:blip r:embed="rId27"/>
                    <a:stretch>
                      <a:fillRect/>
                    </a:stretch>
                  </pic:blipFill>
                  <pic:spPr>
                    <a:xfrm>
                      <a:off x="0" y="0"/>
                      <a:ext cx="4903310" cy="6935829"/>
                    </a:xfrm>
                    <a:prstGeom prst="rect">
                      <a:avLst/>
                    </a:prstGeom>
                  </pic:spPr>
                </pic:pic>
              </a:graphicData>
            </a:graphic>
          </wp:inline>
        </w:drawing>
      </w:r>
    </w:p>
    <w:p w14:paraId="2FA64AA2" w14:textId="77777777" w:rsidR="00576121" w:rsidRPr="000D2630" w:rsidRDefault="00576121" w:rsidP="00576121">
      <w:pPr>
        <w:pStyle w:val="af2"/>
        <w:jc w:val="center"/>
        <w:rPr>
          <w:rFonts w:ascii="Times New Roman" w:eastAsia="KaiTi" w:hAnsi="Times New Roman"/>
          <w:sz w:val="21"/>
          <w:szCs w:val="21"/>
          <w:rPrChange w:id="1732" w:author="Ling, Alex" w:date="2017-06-04T11:31:00Z">
            <w:rPr>
              <w:rFonts w:ascii="楷体" w:eastAsia="楷体" w:hAnsi="楷体"/>
              <w:sz w:val="21"/>
              <w:szCs w:val="21"/>
            </w:rPr>
          </w:rPrChange>
        </w:rPr>
      </w:pPr>
      <w:r w:rsidRPr="000D2630">
        <w:rPr>
          <w:rFonts w:ascii="Times New Roman" w:eastAsia="KaiTi" w:hAnsi="Times New Roman" w:hint="eastAsia"/>
          <w:sz w:val="21"/>
          <w:szCs w:val="21"/>
          <w:rPrChange w:id="1733" w:author="Ling, Alex" w:date="2017-06-04T11:31:00Z">
            <w:rPr>
              <w:rFonts w:ascii="楷体" w:eastAsia="楷体" w:hAnsi="楷体" w:hint="eastAsia"/>
              <w:sz w:val="21"/>
              <w:szCs w:val="21"/>
            </w:rPr>
          </w:rPrChange>
        </w:rPr>
        <w:t>图</w:t>
      </w:r>
      <w:r w:rsidRPr="000D2630">
        <w:rPr>
          <w:rFonts w:ascii="Times New Roman" w:eastAsia="KaiTi" w:hAnsi="Times New Roman"/>
          <w:sz w:val="21"/>
          <w:szCs w:val="21"/>
          <w:rPrChange w:id="1734" w:author="Ling, Alex" w:date="2017-06-04T11:31:00Z">
            <w:rPr>
              <w:rFonts w:ascii="楷体" w:eastAsia="楷体" w:hAnsi="楷体"/>
              <w:sz w:val="21"/>
              <w:szCs w:val="21"/>
            </w:rPr>
          </w:rPrChange>
        </w:rPr>
        <w:t xml:space="preserve"> 4-</w:t>
      </w:r>
      <w:r w:rsidR="00D55868" w:rsidRPr="000D2630">
        <w:rPr>
          <w:rFonts w:ascii="Times New Roman" w:eastAsia="KaiTi" w:hAnsi="Times New Roman"/>
          <w:sz w:val="21"/>
          <w:szCs w:val="21"/>
          <w:rPrChange w:id="1735" w:author="Ling, Alex" w:date="2017-06-04T11:31:00Z">
            <w:rPr>
              <w:rFonts w:ascii="楷体" w:eastAsia="楷体" w:hAnsi="楷体"/>
              <w:sz w:val="21"/>
              <w:szCs w:val="21"/>
            </w:rPr>
          </w:rPrChange>
        </w:rPr>
        <w:t xml:space="preserve">7 </w:t>
      </w:r>
      <w:r w:rsidRPr="000D2630">
        <w:rPr>
          <w:rFonts w:ascii="Times New Roman" w:eastAsia="KaiTi" w:hAnsi="Times New Roman"/>
          <w:sz w:val="21"/>
          <w:szCs w:val="21"/>
          <w:rPrChange w:id="1736" w:author="Ling, Alex" w:date="2017-06-04T11:31:00Z">
            <w:rPr>
              <w:rFonts w:ascii="楷体" w:eastAsia="楷体" w:hAnsi="楷体"/>
              <w:sz w:val="21"/>
              <w:szCs w:val="21"/>
            </w:rPr>
          </w:rPrChange>
        </w:rPr>
        <w:t>mxt_io_complete()</w:t>
      </w:r>
      <w:r w:rsidRPr="000D2630">
        <w:rPr>
          <w:rFonts w:ascii="Times New Roman" w:eastAsia="KaiTi" w:hAnsi="Times New Roman" w:hint="eastAsia"/>
          <w:sz w:val="21"/>
          <w:szCs w:val="21"/>
          <w:rPrChange w:id="1737" w:author="Ling, Alex" w:date="2017-06-04T11:31:00Z">
            <w:rPr>
              <w:rFonts w:ascii="楷体" w:eastAsia="楷体" w:hAnsi="楷体" w:hint="eastAsia"/>
              <w:sz w:val="21"/>
              <w:szCs w:val="21"/>
            </w:rPr>
          </w:rPrChange>
        </w:rPr>
        <w:t>流程图</w:t>
      </w:r>
    </w:p>
    <w:p w14:paraId="1989F881" w14:textId="77777777" w:rsidR="00576121" w:rsidRPr="000D2630" w:rsidRDefault="00576121" w:rsidP="00576121">
      <w:pPr>
        <w:pStyle w:val="af2"/>
        <w:jc w:val="center"/>
        <w:rPr>
          <w:rFonts w:ascii="Times New Roman" w:eastAsia="KaiTi" w:hAnsi="Times New Roman"/>
          <w:sz w:val="21"/>
          <w:szCs w:val="21"/>
          <w:rPrChange w:id="1738" w:author="Ling, Alex" w:date="2017-06-04T11:31:00Z">
            <w:rPr>
              <w:rFonts w:ascii="Times New Roman" w:hAnsi="Times New Roman"/>
              <w:sz w:val="21"/>
              <w:szCs w:val="21"/>
            </w:rPr>
          </w:rPrChange>
        </w:rPr>
      </w:pPr>
      <w:r w:rsidRPr="000D2630">
        <w:rPr>
          <w:rFonts w:ascii="Times New Roman" w:eastAsia="KaiTi" w:hAnsi="Times New Roman"/>
          <w:sz w:val="21"/>
          <w:szCs w:val="21"/>
          <w:rPrChange w:id="1739" w:author="Ling, Alex" w:date="2017-06-04T11:31:00Z">
            <w:rPr>
              <w:rFonts w:ascii="Times New Roman" w:hAnsi="Times New Roman"/>
              <w:sz w:val="21"/>
              <w:szCs w:val="21"/>
            </w:rPr>
          </w:rPrChange>
        </w:rPr>
        <w:t>Figure 4-</w:t>
      </w:r>
      <w:r w:rsidR="00D55868" w:rsidRPr="000D2630">
        <w:rPr>
          <w:rFonts w:ascii="Times New Roman" w:eastAsia="KaiTi" w:hAnsi="Times New Roman"/>
          <w:sz w:val="21"/>
          <w:szCs w:val="21"/>
          <w:rPrChange w:id="1740" w:author="Ling, Alex" w:date="2017-06-04T11:31:00Z">
            <w:rPr>
              <w:rFonts w:ascii="Times New Roman" w:hAnsi="Times New Roman"/>
              <w:sz w:val="21"/>
              <w:szCs w:val="21"/>
            </w:rPr>
          </w:rPrChange>
        </w:rPr>
        <w:t xml:space="preserve">7 </w:t>
      </w:r>
      <w:r w:rsidRPr="000D2630">
        <w:rPr>
          <w:rFonts w:ascii="Times New Roman" w:eastAsia="KaiTi" w:hAnsi="Times New Roman"/>
          <w:sz w:val="21"/>
          <w:szCs w:val="21"/>
          <w:rPrChange w:id="1741" w:author="Ling, Alex" w:date="2017-06-04T11:31:00Z">
            <w:rPr>
              <w:rFonts w:ascii="Times New Roman" w:hAnsi="Times New Roman"/>
              <w:sz w:val="21"/>
              <w:szCs w:val="21"/>
            </w:rPr>
          </w:rPrChange>
        </w:rPr>
        <w:t>mxt_io_complete() flow</w:t>
      </w:r>
    </w:p>
    <w:p w14:paraId="5D0F238F" w14:textId="77777777" w:rsidR="00403A14" w:rsidRPr="00403A14" w:rsidRDefault="00403A14" w:rsidP="00403A14"/>
    <w:p w14:paraId="28D415B8" w14:textId="77777777" w:rsidR="005848D5" w:rsidRDefault="008A7BBE">
      <w:pPr>
        <w:ind w:firstLine="426"/>
        <w:rPr>
          <w:sz w:val="24"/>
          <w:szCs w:val="24"/>
        </w:rPr>
      </w:pPr>
      <w:r w:rsidRPr="00ED504E">
        <w:rPr>
          <w:sz w:val="24"/>
          <w:szCs w:val="24"/>
        </w:rPr>
        <w:lastRenderedPageBreak/>
        <w:t>(</w:t>
      </w:r>
      <w:r w:rsidR="00952C04">
        <w:rPr>
          <w:rFonts w:hint="eastAsia"/>
          <w:sz w:val="24"/>
          <w:szCs w:val="24"/>
        </w:rPr>
        <w:t>5</w:t>
      </w:r>
      <w:r w:rsidRPr="00ED504E">
        <w:rPr>
          <w:sz w:val="24"/>
          <w:szCs w:val="24"/>
        </w:rPr>
        <w:t xml:space="preserve">) </w:t>
      </w:r>
      <w:r w:rsidR="00E2116B" w:rsidRPr="00ED504E">
        <w:rPr>
          <w:sz w:val="24"/>
          <w:szCs w:val="24"/>
        </w:rPr>
        <w:t>MXT1664 Runtime idle</w:t>
      </w:r>
      <w:r w:rsidR="00E2116B" w:rsidRPr="00ED504E">
        <w:rPr>
          <w:rFonts w:hAnsi="SimSun"/>
          <w:sz w:val="24"/>
          <w:szCs w:val="24"/>
        </w:rPr>
        <w:t>回调函数</w:t>
      </w:r>
    </w:p>
    <w:p w14:paraId="6B51F57B" w14:textId="77777777" w:rsidR="00111985" w:rsidRDefault="00E2116B" w:rsidP="00111985">
      <w:pPr>
        <w:rPr>
          <w:rFonts w:hAnsi="SimSun"/>
          <w:sz w:val="24"/>
          <w:szCs w:val="24"/>
        </w:rPr>
      </w:pPr>
      <w:r w:rsidRPr="00ED504E">
        <w:rPr>
          <w:rFonts w:hAnsi="SimSun"/>
          <w:sz w:val="24"/>
          <w:szCs w:val="24"/>
        </w:rPr>
        <w:t>根据</w:t>
      </w:r>
      <w:r w:rsidRPr="00ED504E">
        <w:rPr>
          <w:sz w:val="24"/>
          <w:szCs w:val="24"/>
        </w:rPr>
        <w:t>3.2</w:t>
      </w:r>
      <w:r w:rsidRPr="00ED504E">
        <w:rPr>
          <w:rFonts w:hAnsi="SimSun"/>
          <w:sz w:val="24"/>
          <w:szCs w:val="24"/>
        </w:rPr>
        <w:t>节的设计，</w:t>
      </w:r>
      <w:r w:rsidRPr="00ED504E">
        <w:rPr>
          <w:sz w:val="24"/>
          <w:szCs w:val="24"/>
        </w:rPr>
        <w:t>MXT1664</w:t>
      </w:r>
      <w:r w:rsidRPr="00ED504E">
        <w:rPr>
          <w:rFonts w:hAnsi="SimSun"/>
          <w:sz w:val="24"/>
          <w:szCs w:val="24"/>
        </w:rPr>
        <w:t>的</w:t>
      </w:r>
      <w:r w:rsidR="00403A14">
        <w:rPr>
          <w:rFonts w:hint="eastAsia"/>
          <w:sz w:val="24"/>
          <w:szCs w:val="24"/>
        </w:rPr>
        <w:t>mxt_runtime_idle()</w:t>
      </w:r>
      <w:r w:rsidRPr="00ED504E">
        <w:rPr>
          <w:rFonts w:hAnsi="SimSun"/>
          <w:sz w:val="24"/>
          <w:szCs w:val="24"/>
        </w:rPr>
        <w:t>回调函数用来计算设备的实际空闲时间并根据这个时间来预测设备可能的空闲时间。如果</w:t>
      </w:r>
      <w:r w:rsidR="000A041B" w:rsidRPr="00ED504E">
        <w:rPr>
          <w:rFonts w:hAnsi="SimSun"/>
          <w:sz w:val="24"/>
          <w:szCs w:val="24"/>
        </w:rPr>
        <w:t>预测时间大于</w:t>
      </w:r>
      <w:r w:rsidR="000A041B" w:rsidRPr="00ED504E">
        <w:rPr>
          <w:sz w:val="24"/>
          <w:szCs w:val="24"/>
        </w:rPr>
        <w:t>I</w:t>
      </w:r>
      <w:r w:rsidR="000A041B" w:rsidRPr="00ED504E">
        <w:rPr>
          <w:sz w:val="24"/>
          <w:szCs w:val="24"/>
          <w:vertAlign w:val="subscript"/>
        </w:rPr>
        <w:t>th</w:t>
      </w:r>
      <w:r w:rsidR="000A041B" w:rsidRPr="00ED504E">
        <w:rPr>
          <w:rFonts w:hAnsi="SimSun"/>
          <w:sz w:val="24"/>
          <w:szCs w:val="24"/>
        </w:rPr>
        <w:t>阈值，则允许设备进入</w:t>
      </w:r>
      <w:r w:rsidR="000A041B" w:rsidRPr="00ED504E">
        <w:rPr>
          <w:sz w:val="24"/>
          <w:szCs w:val="24"/>
        </w:rPr>
        <w:t>Runtime suspend</w:t>
      </w:r>
      <w:r w:rsidR="000A041B" w:rsidRPr="00ED504E">
        <w:rPr>
          <w:rFonts w:hAnsi="SimSun"/>
          <w:sz w:val="24"/>
          <w:szCs w:val="24"/>
        </w:rPr>
        <w:t>模式，否则返回</w:t>
      </w:r>
      <w:r w:rsidR="000A041B" w:rsidRPr="00ED504E">
        <w:rPr>
          <w:sz w:val="24"/>
          <w:szCs w:val="24"/>
        </w:rPr>
        <w:t>-EAGAIN</w:t>
      </w:r>
      <w:r w:rsidR="000A041B" w:rsidRPr="00ED504E">
        <w:rPr>
          <w:rFonts w:hAnsi="SimSun"/>
          <w:sz w:val="24"/>
          <w:szCs w:val="24"/>
        </w:rPr>
        <w:t>错误值以等待下次再进入</w:t>
      </w:r>
      <w:r w:rsidR="000A041B" w:rsidRPr="00ED504E">
        <w:rPr>
          <w:sz w:val="24"/>
          <w:szCs w:val="24"/>
        </w:rPr>
        <w:t>Runtime idle</w:t>
      </w:r>
      <w:r w:rsidR="000A041B" w:rsidRPr="00ED504E">
        <w:rPr>
          <w:rFonts w:hAnsi="SimSun"/>
          <w:sz w:val="24"/>
          <w:szCs w:val="24"/>
        </w:rPr>
        <w:t>模式重新计算预测时间。</w:t>
      </w:r>
      <w:r w:rsidR="00111985" w:rsidRPr="00ED504E">
        <w:rPr>
          <w:rFonts w:hAnsi="SimSun"/>
          <w:sz w:val="24"/>
          <w:szCs w:val="24"/>
        </w:rPr>
        <w:t>在我们的设计中，实际设备的空闲时间是从一次</w:t>
      </w:r>
      <w:r w:rsidR="00111985" w:rsidRPr="00ED504E">
        <w:rPr>
          <w:sz w:val="24"/>
          <w:szCs w:val="24"/>
        </w:rPr>
        <w:t>MXT1664</w:t>
      </w:r>
      <w:r w:rsidR="00111985" w:rsidRPr="00ED504E">
        <w:rPr>
          <w:rFonts w:hAnsi="SimSun"/>
          <w:sz w:val="24"/>
          <w:szCs w:val="24"/>
        </w:rPr>
        <w:t>设备</w:t>
      </w:r>
      <w:r w:rsidR="00111985" w:rsidRPr="00ED504E">
        <w:rPr>
          <w:sz w:val="24"/>
          <w:szCs w:val="24"/>
        </w:rPr>
        <w:t>I/O</w:t>
      </w:r>
      <w:r w:rsidR="00111985" w:rsidRPr="00ED504E">
        <w:rPr>
          <w:rFonts w:hAnsi="SimSun"/>
          <w:sz w:val="24"/>
          <w:szCs w:val="24"/>
        </w:rPr>
        <w:t>完成到</w:t>
      </w:r>
      <w:r w:rsidR="006516D6" w:rsidRPr="00ED504E">
        <w:rPr>
          <w:rFonts w:hAnsi="SimSun"/>
          <w:sz w:val="24"/>
          <w:szCs w:val="24"/>
        </w:rPr>
        <w:t>进入</w:t>
      </w:r>
      <w:r w:rsidR="006516D6" w:rsidRPr="00ED504E">
        <w:rPr>
          <w:sz w:val="24"/>
          <w:szCs w:val="24"/>
        </w:rPr>
        <w:t>Runtime idle</w:t>
      </w:r>
      <w:r w:rsidR="006516D6" w:rsidRPr="00ED504E">
        <w:rPr>
          <w:rFonts w:hAnsi="SimSun"/>
          <w:sz w:val="24"/>
          <w:szCs w:val="24"/>
        </w:rPr>
        <w:t>回调函数为止所过去的时间</w:t>
      </w:r>
      <w:r w:rsidR="00111985" w:rsidRPr="00ED504E">
        <w:rPr>
          <w:rFonts w:hAnsi="SimSun"/>
          <w:sz w:val="24"/>
          <w:szCs w:val="24"/>
        </w:rPr>
        <w:t>。</w:t>
      </w:r>
      <w:r w:rsidR="006516D6" w:rsidRPr="00ED504E">
        <w:rPr>
          <w:rFonts w:hAnsi="SimSun"/>
          <w:sz w:val="24"/>
          <w:szCs w:val="24"/>
        </w:rPr>
        <w:t>根据这一设计，</w:t>
      </w:r>
      <w:r w:rsidR="006516D6" w:rsidRPr="00ED504E">
        <w:rPr>
          <w:sz w:val="24"/>
          <w:szCs w:val="24"/>
        </w:rPr>
        <w:t>mxt_runtime_idle()</w:t>
      </w:r>
      <w:r w:rsidR="00403A14">
        <w:rPr>
          <w:rFonts w:hAnsi="SimSun" w:hint="eastAsia"/>
          <w:sz w:val="24"/>
          <w:szCs w:val="24"/>
        </w:rPr>
        <w:t>的流程如</w:t>
      </w:r>
      <w:r w:rsidR="00D55868">
        <w:rPr>
          <w:rFonts w:hAnsi="SimSun" w:hint="eastAsia"/>
          <w:sz w:val="24"/>
          <w:szCs w:val="24"/>
        </w:rPr>
        <w:t>图</w:t>
      </w:r>
      <w:r w:rsidR="00D55868">
        <w:rPr>
          <w:rFonts w:hAnsi="SimSun" w:hint="eastAsia"/>
          <w:sz w:val="24"/>
          <w:szCs w:val="24"/>
        </w:rPr>
        <w:t>4-8</w:t>
      </w:r>
      <w:r w:rsidR="00403A14">
        <w:rPr>
          <w:rFonts w:hAnsi="SimSun" w:hint="eastAsia"/>
          <w:sz w:val="24"/>
          <w:szCs w:val="24"/>
        </w:rPr>
        <w:t>所示，完整代码参考附录</w:t>
      </w:r>
      <w:r w:rsidR="00403A14">
        <w:rPr>
          <w:rFonts w:hAnsi="SimSun" w:hint="eastAsia"/>
          <w:sz w:val="24"/>
          <w:szCs w:val="24"/>
        </w:rPr>
        <w:t>VI</w:t>
      </w:r>
      <w:r w:rsidR="00B910F5">
        <w:rPr>
          <w:rFonts w:hAnsi="SimSun" w:hint="eastAsia"/>
          <w:sz w:val="24"/>
          <w:szCs w:val="24"/>
        </w:rPr>
        <w:t>I</w:t>
      </w:r>
      <w:r w:rsidR="00403A14">
        <w:rPr>
          <w:rFonts w:hAnsi="SimSun" w:hint="eastAsia"/>
          <w:sz w:val="24"/>
          <w:szCs w:val="24"/>
        </w:rPr>
        <w:t>。</w:t>
      </w:r>
    </w:p>
    <w:p w14:paraId="42434E05" w14:textId="77777777" w:rsidR="00403A14" w:rsidRDefault="00403A14" w:rsidP="003F6DB6">
      <w:pPr>
        <w:ind w:firstLine="0"/>
        <w:jc w:val="center"/>
        <w:rPr>
          <w:sz w:val="24"/>
          <w:szCs w:val="24"/>
        </w:rPr>
      </w:pPr>
      <w:r>
        <w:rPr>
          <w:noProof/>
          <w:snapToGrid/>
          <w:sz w:val="24"/>
          <w:szCs w:val="24"/>
        </w:rPr>
        <w:drawing>
          <wp:inline distT="0" distB="0" distL="0" distR="0" wp14:anchorId="2B51217B" wp14:editId="627E2800">
            <wp:extent cx="4920875" cy="5764521"/>
            <wp:effectExtent l="19050" t="0" r="0" b="0"/>
            <wp:docPr id="15" name="Picture 14" descr="mxt_runtime_idle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xt_runtime_idle_flow.png"/>
                    <pic:cNvPicPr/>
                  </pic:nvPicPr>
                  <pic:blipFill>
                    <a:blip r:embed="rId28"/>
                    <a:stretch>
                      <a:fillRect/>
                    </a:stretch>
                  </pic:blipFill>
                  <pic:spPr>
                    <a:xfrm>
                      <a:off x="0" y="0"/>
                      <a:ext cx="4920546" cy="5764136"/>
                    </a:xfrm>
                    <a:prstGeom prst="rect">
                      <a:avLst/>
                    </a:prstGeom>
                  </pic:spPr>
                </pic:pic>
              </a:graphicData>
            </a:graphic>
          </wp:inline>
        </w:drawing>
      </w:r>
    </w:p>
    <w:p w14:paraId="2B14E3AB" w14:textId="77777777" w:rsidR="003F6DB6" w:rsidRPr="000D2630" w:rsidRDefault="003F6DB6" w:rsidP="003F6DB6">
      <w:pPr>
        <w:pStyle w:val="af2"/>
        <w:jc w:val="center"/>
        <w:rPr>
          <w:rFonts w:ascii="Times New Roman" w:eastAsia="KaiTi" w:hAnsi="Times New Roman"/>
          <w:sz w:val="21"/>
          <w:szCs w:val="21"/>
          <w:rPrChange w:id="1742" w:author="Ling, Alex" w:date="2017-06-04T11:31:00Z">
            <w:rPr>
              <w:rFonts w:ascii="楷体" w:eastAsia="楷体" w:hAnsi="楷体"/>
              <w:sz w:val="21"/>
              <w:szCs w:val="21"/>
            </w:rPr>
          </w:rPrChange>
        </w:rPr>
      </w:pPr>
      <w:r w:rsidRPr="000D2630">
        <w:rPr>
          <w:rFonts w:ascii="Times New Roman" w:eastAsia="KaiTi" w:hAnsi="Times New Roman" w:hint="eastAsia"/>
          <w:sz w:val="21"/>
          <w:szCs w:val="21"/>
          <w:rPrChange w:id="1743" w:author="Ling, Alex" w:date="2017-06-04T11:31:00Z">
            <w:rPr>
              <w:rFonts w:ascii="楷体" w:eastAsia="楷体" w:hAnsi="楷体" w:hint="eastAsia"/>
              <w:sz w:val="21"/>
              <w:szCs w:val="21"/>
            </w:rPr>
          </w:rPrChange>
        </w:rPr>
        <w:t>图</w:t>
      </w:r>
      <w:r w:rsidRPr="000D2630">
        <w:rPr>
          <w:rFonts w:ascii="Times New Roman" w:eastAsia="KaiTi" w:hAnsi="Times New Roman"/>
          <w:sz w:val="21"/>
          <w:szCs w:val="21"/>
          <w:rPrChange w:id="1744" w:author="Ling, Alex" w:date="2017-06-04T11:31:00Z">
            <w:rPr>
              <w:rFonts w:ascii="楷体" w:eastAsia="楷体" w:hAnsi="楷体"/>
              <w:sz w:val="21"/>
              <w:szCs w:val="21"/>
            </w:rPr>
          </w:rPrChange>
        </w:rPr>
        <w:t xml:space="preserve"> 4-</w:t>
      </w:r>
      <w:r w:rsidR="00D55868" w:rsidRPr="000D2630">
        <w:rPr>
          <w:rFonts w:ascii="Times New Roman" w:eastAsia="KaiTi" w:hAnsi="Times New Roman"/>
          <w:sz w:val="21"/>
          <w:szCs w:val="21"/>
          <w:rPrChange w:id="1745" w:author="Ling, Alex" w:date="2017-06-04T11:31:00Z">
            <w:rPr>
              <w:rFonts w:ascii="楷体" w:eastAsia="楷体" w:hAnsi="楷体"/>
              <w:sz w:val="21"/>
              <w:szCs w:val="21"/>
            </w:rPr>
          </w:rPrChange>
        </w:rPr>
        <w:t xml:space="preserve">8 </w:t>
      </w:r>
      <w:r w:rsidRPr="000D2630">
        <w:rPr>
          <w:rFonts w:ascii="Times New Roman" w:eastAsia="KaiTi" w:hAnsi="Times New Roman"/>
          <w:sz w:val="21"/>
          <w:szCs w:val="21"/>
          <w:rPrChange w:id="1746" w:author="Ling, Alex" w:date="2017-06-04T11:31:00Z">
            <w:rPr>
              <w:rFonts w:ascii="楷体" w:eastAsia="楷体" w:hAnsi="楷体"/>
              <w:sz w:val="21"/>
              <w:szCs w:val="21"/>
            </w:rPr>
          </w:rPrChange>
        </w:rPr>
        <w:t>mxt_runtime_idle()</w:t>
      </w:r>
      <w:r w:rsidRPr="000D2630">
        <w:rPr>
          <w:rFonts w:ascii="Times New Roman" w:eastAsia="KaiTi" w:hAnsi="Times New Roman" w:hint="eastAsia"/>
          <w:sz w:val="21"/>
          <w:szCs w:val="21"/>
          <w:rPrChange w:id="1747" w:author="Ling, Alex" w:date="2017-06-04T11:31:00Z">
            <w:rPr>
              <w:rFonts w:ascii="楷体" w:eastAsia="楷体" w:hAnsi="楷体" w:hint="eastAsia"/>
              <w:sz w:val="21"/>
              <w:szCs w:val="21"/>
            </w:rPr>
          </w:rPrChange>
        </w:rPr>
        <w:t>流程图</w:t>
      </w:r>
    </w:p>
    <w:p w14:paraId="5B6EE665" w14:textId="77777777" w:rsidR="003F6DB6" w:rsidRPr="000D2630" w:rsidRDefault="003F6DB6" w:rsidP="003F6DB6">
      <w:pPr>
        <w:pStyle w:val="af2"/>
        <w:jc w:val="center"/>
        <w:rPr>
          <w:rFonts w:ascii="Times New Roman" w:eastAsia="KaiTi" w:hAnsi="Times New Roman"/>
          <w:sz w:val="21"/>
          <w:szCs w:val="21"/>
          <w:rPrChange w:id="1748" w:author="Ling, Alex" w:date="2017-06-04T11:31:00Z">
            <w:rPr>
              <w:rFonts w:ascii="楷体" w:eastAsia="楷体" w:hAnsi="楷体"/>
              <w:sz w:val="21"/>
              <w:szCs w:val="21"/>
            </w:rPr>
          </w:rPrChange>
        </w:rPr>
      </w:pPr>
      <w:r w:rsidRPr="000D2630">
        <w:rPr>
          <w:rFonts w:ascii="Times New Roman" w:eastAsia="KaiTi" w:hAnsi="Times New Roman"/>
          <w:sz w:val="21"/>
          <w:szCs w:val="21"/>
          <w:rPrChange w:id="1749" w:author="Ling, Alex" w:date="2017-06-04T11:31:00Z">
            <w:rPr>
              <w:rFonts w:ascii="Times New Roman" w:hAnsi="Times New Roman"/>
              <w:sz w:val="21"/>
              <w:szCs w:val="21"/>
            </w:rPr>
          </w:rPrChange>
        </w:rPr>
        <w:t>Figure 4-</w:t>
      </w:r>
      <w:r w:rsidR="00D55868" w:rsidRPr="000D2630">
        <w:rPr>
          <w:rFonts w:ascii="Times New Roman" w:eastAsia="KaiTi" w:hAnsi="Times New Roman"/>
          <w:sz w:val="21"/>
          <w:szCs w:val="21"/>
          <w:rPrChange w:id="1750" w:author="Ling, Alex" w:date="2017-06-04T11:31:00Z">
            <w:rPr>
              <w:rFonts w:ascii="Times New Roman" w:hAnsi="Times New Roman"/>
              <w:sz w:val="21"/>
              <w:szCs w:val="21"/>
            </w:rPr>
          </w:rPrChange>
        </w:rPr>
        <w:t xml:space="preserve">8 </w:t>
      </w:r>
      <w:r w:rsidRPr="000D2630">
        <w:rPr>
          <w:rFonts w:ascii="Times New Roman" w:eastAsia="KaiTi" w:hAnsi="Times New Roman"/>
          <w:sz w:val="21"/>
          <w:szCs w:val="21"/>
          <w:rPrChange w:id="1751" w:author="Ling, Alex" w:date="2017-06-04T11:31:00Z">
            <w:rPr>
              <w:rFonts w:ascii="Times New Roman" w:hAnsi="Times New Roman"/>
              <w:sz w:val="21"/>
              <w:szCs w:val="21"/>
            </w:rPr>
          </w:rPrChange>
        </w:rPr>
        <w:t>mxt_runtime_idle() flow</w:t>
      </w:r>
    </w:p>
    <w:p w14:paraId="48899146" w14:textId="77777777" w:rsidR="00297E13" w:rsidRPr="00ED504E" w:rsidRDefault="00297E13" w:rsidP="006516D6">
      <w:pPr>
        <w:ind w:firstLine="0"/>
        <w:rPr>
          <w:sz w:val="24"/>
          <w:szCs w:val="24"/>
        </w:rPr>
      </w:pPr>
    </w:p>
    <w:p w14:paraId="60970970" w14:textId="77777777" w:rsidR="00297E13" w:rsidRDefault="00297E13" w:rsidP="00297E13">
      <w:pPr>
        <w:ind w:leftChars="-1" w:left="-1" w:rightChars="12" w:right="25" w:hanging="1"/>
        <w:outlineLvl w:val="2"/>
        <w:rPr>
          <w:rFonts w:ascii="SimHei" w:eastAsia="SimHei" w:hAnsi="SimSun"/>
          <w:sz w:val="24"/>
        </w:rPr>
      </w:pPr>
      <w:bookmarkStart w:id="1752" w:name="_Toc471381694"/>
      <w:r>
        <w:rPr>
          <w:rFonts w:ascii="SimHei" w:eastAsia="SimHei" w:hAnsi="SimSun" w:hint="eastAsia"/>
          <w:b/>
          <w:color w:val="339966"/>
          <w:sz w:val="24"/>
        </w:rPr>
        <w:t>4</w:t>
      </w:r>
      <w:r w:rsidRPr="002A055A">
        <w:rPr>
          <w:rFonts w:ascii="SimHei" w:eastAsia="SimHei" w:hAnsi="SimSun" w:hint="eastAsia"/>
          <w:b/>
          <w:color w:val="339966"/>
          <w:sz w:val="24"/>
        </w:rPr>
        <w:t>.</w:t>
      </w:r>
      <w:r>
        <w:rPr>
          <w:rFonts w:ascii="SimHei" w:eastAsia="SimHei" w:hAnsi="SimSun" w:hint="eastAsia"/>
          <w:b/>
          <w:color w:val="339966"/>
          <w:sz w:val="24"/>
        </w:rPr>
        <w:t>3</w:t>
      </w:r>
      <w:r w:rsidRPr="003469EB">
        <w:rPr>
          <w:rFonts w:ascii="SimHei" w:eastAsia="SimHei" w:hAnsi="SimSun" w:hint="eastAsia"/>
          <w:sz w:val="24"/>
        </w:rPr>
        <w:t xml:space="preserve"> </w:t>
      </w:r>
      <w:r>
        <w:rPr>
          <w:rFonts w:ascii="SimHei" w:eastAsia="SimHei" w:hAnsi="SimSun" w:hint="eastAsia"/>
          <w:sz w:val="24"/>
        </w:rPr>
        <w:t>本章小结</w:t>
      </w:r>
      <w:bookmarkEnd w:id="1752"/>
    </w:p>
    <w:p w14:paraId="1D51F3D1" w14:textId="77777777" w:rsidR="00CE6A72" w:rsidRPr="00ED504E" w:rsidRDefault="00297E13" w:rsidP="00297E13">
      <w:pPr>
        <w:rPr>
          <w:sz w:val="24"/>
          <w:szCs w:val="24"/>
        </w:rPr>
      </w:pPr>
      <w:r w:rsidRPr="00ED504E">
        <w:rPr>
          <w:rFonts w:hAnsi="SimSun"/>
          <w:sz w:val="24"/>
          <w:szCs w:val="24"/>
        </w:rPr>
        <w:lastRenderedPageBreak/>
        <w:t>本章描述了有节能意识的调度器和基于</w:t>
      </w:r>
      <w:r w:rsidRPr="00ED504E">
        <w:rPr>
          <w:sz w:val="24"/>
          <w:szCs w:val="24"/>
        </w:rPr>
        <w:t>Runtime PM</w:t>
      </w:r>
      <w:r w:rsidRPr="00ED504E">
        <w:rPr>
          <w:rFonts w:hAnsi="SimSun"/>
          <w:sz w:val="24"/>
          <w:szCs w:val="24"/>
        </w:rPr>
        <w:t>框架的设备动态电源管理的实现并详细阐述了各数据结构和关键函数的实现细节。提供了节能意识调度器的测试和性能评估结果。</w:t>
      </w:r>
    </w:p>
    <w:p w14:paraId="6C036281" w14:textId="77777777" w:rsidR="003E592D" w:rsidRDefault="003E592D">
      <w:pPr>
        <w:widowControl/>
        <w:adjustRightInd/>
        <w:snapToGrid/>
        <w:spacing w:before="0" w:line="240" w:lineRule="auto"/>
        <w:ind w:firstLine="0"/>
        <w:jc w:val="left"/>
      </w:pPr>
      <w:r>
        <w:br w:type="page"/>
      </w:r>
    </w:p>
    <w:p w14:paraId="58E6D6F0" w14:textId="77777777" w:rsidR="00A62EE4" w:rsidRPr="001B0EAB" w:rsidRDefault="00A62EE4" w:rsidP="00A62EE4">
      <w:pPr>
        <w:ind w:rightChars="12" w:right="25"/>
        <w:jc w:val="center"/>
        <w:outlineLvl w:val="0"/>
        <w:rPr>
          <w:rFonts w:ascii="SimHei" w:eastAsia="SimHei" w:hAnsi="SimSun"/>
          <w:b/>
          <w:sz w:val="32"/>
          <w:szCs w:val="32"/>
        </w:rPr>
      </w:pPr>
      <w:bookmarkStart w:id="1753" w:name="_Toc471381695"/>
      <w:r w:rsidRPr="001B0EAB">
        <w:rPr>
          <w:rFonts w:ascii="SimHei" w:eastAsia="SimHei" w:hAnsi="SimSun" w:hint="eastAsia"/>
          <w:b/>
          <w:sz w:val="32"/>
          <w:szCs w:val="32"/>
        </w:rPr>
        <w:lastRenderedPageBreak/>
        <w:t xml:space="preserve">5 </w:t>
      </w:r>
      <w:r>
        <w:rPr>
          <w:rFonts w:ascii="SimHei" w:eastAsia="SimHei" w:hAnsi="SimSun" w:hint="eastAsia"/>
          <w:b/>
          <w:sz w:val="32"/>
          <w:szCs w:val="32"/>
        </w:rPr>
        <w:t>系统功耗测试</w:t>
      </w:r>
      <w:bookmarkEnd w:id="1753"/>
    </w:p>
    <w:p w14:paraId="2AD09A91" w14:textId="77777777" w:rsidR="00A62EE4" w:rsidRPr="0080297E" w:rsidRDefault="00A62EE4" w:rsidP="00A62EE4">
      <w:pPr>
        <w:ind w:right="25" w:firstLine="410"/>
        <w:rPr>
          <w:sz w:val="24"/>
          <w:szCs w:val="24"/>
        </w:rPr>
      </w:pPr>
      <w:r w:rsidRPr="0080297E">
        <w:rPr>
          <w:rFonts w:hint="eastAsia"/>
          <w:sz w:val="24"/>
          <w:szCs w:val="24"/>
        </w:rPr>
        <w:t>为了验证本文中提出的电源管理方法改进的设计的效果，检验设计是否达到要求，我们将在本章中对系统功耗进行对比测试。测试的重点是</w:t>
      </w:r>
      <w:r w:rsidR="00571671" w:rsidRPr="0080297E">
        <w:rPr>
          <w:rFonts w:hint="eastAsia"/>
          <w:sz w:val="24"/>
          <w:szCs w:val="24"/>
        </w:rPr>
        <w:t>在</w:t>
      </w:r>
      <w:r w:rsidR="00ED0DF7" w:rsidRPr="0080297E">
        <w:rPr>
          <w:rFonts w:hint="eastAsia"/>
          <w:sz w:val="24"/>
          <w:szCs w:val="24"/>
        </w:rPr>
        <w:t>轻量级</w:t>
      </w:r>
      <w:r w:rsidR="00571671" w:rsidRPr="0080297E">
        <w:rPr>
          <w:rFonts w:hint="eastAsia"/>
          <w:sz w:val="24"/>
          <w:szCs w:val="24"/>
        </w:rPr>
        <w:t>工作负荷情况下，</w:t>
      </w:r>
      <w:r w:rsidRPr="0080297E">
        <w:rPr>
          <w:rFonts w:hint="eastAsia"/>
          <w:sz w:val="24"/>
          <w:szCs w:val="24"/>
        </w:rPr>
        <w:t>采用默认的</w:t>
      </w:r>
      <w:r w:rsidRPr="0080297E">
        <w:rPr>
          <w:rFonts w:hint="eastAsia"/>
          <w:sz w:val="24"/>
          <w:szCs w:val="24"/>
        </w:rPr>
        <w:t>CFS</w:t>
      </w:r>
      <w:r w:rsidRPr="0080297E">
        <w:rPr>
          <w:rFonts w:hint="eastAsia"/>
          <w:sz w:val="24"/>
          <w:szCs w:val="24"/>
        </w:rPr>
        <w:t>调度器和采用</w:t>
      </w:r>
      <w:r w:rsidR="00571671" w:rsidRPr="0080297E">
        <w:rPr>
          <w:rFonts w:hint="eastAsia"/>
          <w:sz w:val="24"/>
          <w:szCs w:val="24"/>
        </w:rPr>
        <w:t>改进的具有节能意识的调度器两种情况下</w:t>
      </w:r>
      <w:r w:rsidR="00571671" w:rsidRPr="0080297E">
        <w:rPr>
          <w:rFonts w:hint="eastAsia"/>
          <w:sz w:val="24"/>
          <w:szCs w:val="24"/>
        </w:rPr>
        <w:t>CPU</w:t>
      </w:r>
      <w:r w:rsidR="00571671" w:rsidRPr="0080297E">
        <w:rPr>
          <w:rFonts w:hint="eastAsia"/>
          <w:sz w:val="24"/>
          <w:szCs w:val="24"/>
        </w:rPr>
        <w:t>处于不同频率的时间对比。</w:t>
      </w:r>
      <w:r w:rsidR="00ED0DF7" w:rsidRPr="0080297E">
        <w:rPr>
          <w:rFonts w:hint="eastAsia"/>
          <w:sz w:val="24"/>
          <w:szCs w:val="24"/>
        </w:rPr>
        <w:t>一般来说，</w:t>
      </w:r>
      <w:r w:rsidR="00571671" w:rsidRPr="0080297E">
        <w:rPr>
          <w:rFonts w:hint="eastAsia"/>
          <w:sz w:val="24"/>
          <w:szCs w:val="24"/>
        </w:rPr>
        <w:t>CPU</w:t>
      </w:r>
      <w:r w:rsidR="00571671" w:rsidRPr="0080297E">
        <w:rPr>
          <w:rFonts w:hint="eastAsia"/>
          <w:sz w:val="24"/>
          <w:szCs w:val="24"/>
        </w:rPr>
        <w:t>处于高频率运行的时间越长，功耗就越大，反之，功耗就越小。这也是调度器改进的目标，即</w:t>
      </w:r>
      <w:r w:rsidR="00ED0DF7" w:rsidRPr="0080297E">
        <w:rPr>
          <w:rFonts w:hint="eastAsia"/>
          <w:sz w:val="24"/>
          <w:szCs w:val="24"/>
        </w:rPr>
        <w:t>在日常轻量级工作负荷情况下减少</w:t>
      </w:r>
      <w:r w:rsidR="00ED0DF7" w:rsidRPr="0080297E">
        <w:rPr>
          <w:rFonts w:hint="eastAsia"/>
          <w:sz w:val="24"/>
          <w:szCs w:val="24"/>
        </w:rPr>
        <w:t>CPU</w:t>
      </w:r>
      <w:r w:rsidR="00ED0DF7" w:rsidRPr="0080297E">
        <w:rPr>
          <w:rFonts w:hint="eastAsia"/>
          <w:sz w:val="24"/>
          <w:szCs w:val="24"/>
        </w:rPr>
        <w:t>处于高频率运行状态的整体时间从而降低</w:t>
      </w:r>
      <w:r w:rsidR="00ED0DF7" w:rsidRPr="0080297E">
        <w:rPr>
          <w:rFonts w:hint="eastAsia"/>
          <w:sz w:val="24"/>
          <w:szCs w:val="24"/>
        </w:rPr>
        <w:t>CPU</w:t>
      </w:r>
      <w:r w:rsidR="00ED0DF7" w:rsidRPr="0080297E">
        <w:rPr>
          <w:rFonts w:hint="eastAsia"/>
          <w:sz w:val="24"/>
          <w:szCs w:val="24"/>
        </w:rPr>
        <w:t>的整体功耗。</w:t>
      </w:r>
      <w:r w:rsidR="0080297E" w:rsidRPr="0080297E">
        <w:rPr>
          <w:rFonts w:hint="eastAsia"/>
          <w:sz w:val="24"/>
          <w:szCs w:val="24"/>
        </w:rPr>
        <w:t>在设备的动态电源管理方面，测试主要在于</w:t>
      </w:r>
      <w:r w:rsidR="00A13551">
        <w:rPr>
          <w:rFonts w:hint="eastAsia"/>
          <w:sz w:val="24"/>
          <w:szCs w:val="24"/>
        </w:rPr>
        <w:t>在一定设备使用时间内</w:t>
      </w:r>
      <w:r w:rsidR="0080297E" w:rsidRPr="0080297E">
        <w:rPr>
          <w:rFonts w:hint="eastAsia"/>
          <w:sz w:val="24"/>
          <w:szCs w:val="24"/>
        </w:rPr>
        <w:t>统计采用预测设备空闲时间方法后对于设备实际处于</w:t>
      </w:r>
      <w:r w:rsidR="0080297E" w:rsidRPr="0080297E">
        <w:rPr>
          <w:rFonts w:hint="eastAsia"/>
          <w:sz w:val="24"/>
          <w:szCs w:val="24"/>
        </w:rPr>
        <w:t>runtime suspended</w:t>
      </w:r>
      <w:r w:rsidR="0080297E" w:rsidRPr="0080297E">
        <w:rPr>
          <w:rFonts w:hint="eastAsia"/>
          <w:sz w:val="24"/>
          <w:szCs w:val="24"/>
        </w:rPr>
        <w:t>状态的时间。</w:t>
      </w:r>
    </w:p>
    <w:p w14:paraId="1FC67D4D" w14:textId="77777777" w:rsidR="00A62EE4" w:rsidRPr="00A46D0E" w:rsidRDefault="00A62EE4" w:rsidP="00A62EE4">
      <w:pPr>
        <w:ind w:right="25" w:firstLine="410"/>
      </w:pPr>
    </w:p>
    <w:p w14:paraId="1CC1B789" w14:textId="77777777" w:rsidR="00A62EE4" w:rsidRDefault="00A62EE4" w:rsidP="00A62EE4">
      <w:pPr>
        <w:ind w:leftChars="-1" w:left="-1" w:rightChars="12" w:right="25" w:hanging="1"/>
        <w:outlineLvl w:val="2"/>
        <w:rPr>
          <w:rFonts w:ascii="SimHei" w:eastAsia="SimHei" w:hAnsi="SimSun"/>
          <w:sz w:val="24"/>
        </w:rPr>
      </w:pPr>
      <w:bookmarkStart w:id="1754" w:name="_Toc471381696"/>
      <w:r>
        <w:rPr>
          <w:rFonts w:ascii="SimHei" w:eastAsia="SimHei" w:hAnsi="SimSun" w:hint="eastAsia"/>
          <w:b/>
          <w:color w:val="339966"/>
          <w:sz w:val="24"/>
        </w:rPr>
        <w:t>5</w:t>
      </w:r>
      <w:r w:rsidRPr="002A055A">
        <w:rPr>
          <w:rFonts w:ascii="SimHei" w:eastAsia="SimHei" w:hAnsi="SimSun" w:hint="eastAsia"/>
          <w:b/>
          <w:color w:val="339966"/>
          <w:sz w:val="24"/>
        </w:rPr>
        <w:t>.1</w:t>
      </w:r>
      <w:r w:rsidRPr="003469EB">
        <w:rPr>
          <w:rFonts w:ascii="SimHei" w:eastAsia="SimHei" w:hAnsi="SimSun" w:hint="eastAsia"/>
          <w:sz w:val="24"/>
        </w:rPr>
        <w:t xml:space="preserve"> </w:t>
      </w:r>
      <w:r>
        <w:rPr>
          <w:rFonts w:ascii="SimHei" w:eastAsia="SimHei" w:hAnsi="SimSun" w:hint="eastAsia"/>
          <w:sz w:val="24"/>
        </w:rPr>
        <w:t>测试环境</w:t>
      </w:r>
      <w:bookmarkEnd w:id="1754"/>
    </w:p>
    <w:p w14:paraId="4EAABDF6" w14:textId="77777777" w:rsidR="0080297E" w:rsidRPr="00ED504E" w:rsidRDefault="0080297E" w:rsidP="0080297E">
      <w:pPr>
        <w:rPr>
          <w:sz w:val="24"/>
          <w:szCs w:val="24"/>
        </w:rPr>
      </w:pPr>
      <w:r w:rsidRPr="00ED504E">
        <w:rPr>
          <w:rFonts w:hAnsi="SimSun"/>
          <w:sz w:val="24"/>
          <w:szCs w:val="24"/>
        </w:rPr>
        <w:t>为评估节能意识的调度器在降低系统功耗方面的成果，我们的硬件平台是高通</w:t>
      </w:r>
      <w:r w:rsidRPr="00ED504E">
        <w:rPr>
          <w:sz w:val="24"/>
          <w:szCs w:val="24"/>
        </w:rPr>
        <w:t>MTP8996</w:t>
      </w:r>
      <w:r w:rsidRPr="00ED504E">
        <w:rPr>
          <w:rFonts w:hAnsi="SimSun"/>
          <w:sz w:val="24"/>
          <w:szCs w:val="24"/>
        </w:rPr>
        <w:t>开发套件。</w:t>
      </w:r>
      <w:r w:rsidRPr="00ED504E">
        <w:rPr>
          <w:sz w:val="24"/>
          <w:szCs w:val="24"/>
        </w:rPr>
        <w:t>MTP8996</w:t>
      </w:r>
      <w:r w:rsidRPr="00ED504E">
        <w:rPr>
          <w:rFonts w:hAnsi="SimSun"/>
          <w:sz w:val="24"/>
          <w:szCs w:val="24"/>
        </w:rPr>
        <w:t>的</w:t>
      </w:r>
      <w:r w:rsidRPr="00ED504E">
        <w:rPr>
          <w:sz w:val="24"/>
          <w:szCs w:val="24"/>
        </w:rPr>
        <w:t>CPU</w:t>
      </w:r>
      <w:r w:rsidRPr="00ED504E">
        <w:rPr>
          <w:rFonts w:hAnsi="SimSun"/>
          <w:sz w:val="24"/>
          <w:szCs w:val="24"/>
        </w:rPr>
        <w:t>芯片组是高通</w:t>
      </w:r>
      <w:r w:rsidRPr="00ED504E">
        <w:rPr>
          <w:sz w:val="24"/>
          <w:szCs w:val="24"/>
        </w:rPr>
        <w:t>MSM8996</w:t>
      </w:r>
      <w:r w:rsidRPr="00ED504E">
        <w:rPr>
          <w:rFonts w:hAnsi="SimSun"/>
          <w:sz w:val="24"/>
          <w:szCs w:val="24"/>
        </w:rPr>
        <w:t>，包括</w:t>
      </w:r>
      <w:r w:rsidRPr="00ED504E">
        <w:rPr>
          <w:sz w:val="24"/>
          <w:szCs w:val="24"/>
        </w:rPr>
        <w:t>4</w:t>
      </w:r>
      <w:r w:rsidRPr="00ED504E">
        <w:rPr>
          <w:rFonts w:hAnsi="SimSun"/>
          <w:sz w:val="24"/>
          <w:szCs w:val="24"/>
        </w:rPr>
        <w:t>个</w:t>
      </w:r>
      <w:r w:rsidRPr="00ED504E">
        <w:rPr>
          <w:sz w:val="24"/>
          <w:szCs w:val="24"/>
        </w:rPr>
        <w:t>ARMv8-A 64</w:t>
      </w:r>
      <w:r w:rsidRPr="00ED504E">
        <w:rPr>
          <w:rFonts w:hAnsi="SimSun"/>
          <w:sz w:val="24"/>
          <w:szCs w:val="24"/>
        </w:rPr>
        <w:t>位架构</w:t>
      </w:r>
      <w:r w:rsidRPr="00ED504E">
        <w:rPr>
          <w:sz w:val="24"/>
          <w:szCs w:val="24"/>
        </w:rPr>
        <w:t>14</w:t>
      </w:r>
      <w:r w:rsidRPr="00ED504E">
        <w:rPr>
          <w:rFonts w:hAnsi="SimSun"/>
          <w:sz w:val="24"/>
          <w:szCs w:val="24"/>
        </w:rPr>
        <w:t>纳米制程的应用处理器</w:t>
      </w:r>
      <w:r w:rsidRPr="00ED504E">
        <w:rPr>
          <w:sz w:val="24"/>
          <w:szCs w:val="24"/>
        </w:rPr>
        <w:t>Kryo</w:t>
      </w:r>
      <w:r w:rsidRPr="00ED504E">
        <w:rPr>
          <w:rFonts w:hAnsi="SimSun"/>
          <w:sz w:val="24"/>
          <w:szCs w:val="24"/>
        </w:rPr>
        <w:t>核。其中</w:t>
      </w:r>
      <w:r w:rsidRPr="00ED504E">
        <w:rPr>
          <w:sz w:val="24"/>
          <w:szCs w:val="24"/>
        </w:rPr>
        <w:t>2</w:t>
      </w:r>
      <w:r w:rsidRPr="00ED504E">
        <w:rPr>
          <w:rFonts w:hAnsi="SimSun"/>
          <w:sz w:val="24"/>
          <w:szCs w:val="24"/>
        </w:rPr>
        <w:t>个</w:t>
      </w:r>
      <w:r w:rsidRPr="00ED504E">
        <w:rPr>
          <w:sz w:val="24"/>
          <w:szCs w:val="24"/>
        </w:rPr>
        <w:t>Kryo</w:t>
      </w:r>
      <w:r w:rsidRPr="00ED504E">
        <w:rPr>
          <w:rFonts w:hAnsi="SimSun"/>
          <w:sz w:val="24"/>
          <w:szCs w:val="24"/>
        </w:rPr>
        <w:t>核的最大时钟频率为</w:t>
      </w:r>
      <w:r w:rsidRPr="00ED504E">
        <w:rPr>
          <w:sz w:val="24"/>
          <w:szCs w:val="24"/>
        </w:rPr>
        <w:t>2.15GHz</w:t>
      </w:r>
      <w:r w:rsidRPr="00ED504E">
        <w:rPr>
          <w:rFonts w:hAnsi="SimSun"/>
          <w:sz w:val="24"/>
          <w:szCs w:val="24"/>
        </w:rPr>
        <w:t>，组成一个</w:t>
      </w:r>
      <w:r w:rsidRPr="00ED504E">
        <w:rPr>
          <w:sz w:val="24"/>
          <w:szCs w:val="24"/>
        </w:rPr>
        <w:t>golden</w:t>
      </w:r>
      <w:r w:rsidRPr="00ED504E">
        <w:rPr>
          <w:rFonts w:hAnsi="SimSun"/>
          <w:sz w:val="24"/>
          <w:szCs w:val="24"/>
        </w:rPr>
        <w:t>簇；另外</w:t>
      </w:r>
      <w:r w:rsidRPr="00ED504E">
        <w:rPr>
          <w:sz w:val="24"/>
          <w:szCs w:val="24"/>
        </w:rPr>
        <w:t>2</w:t>
      </w:r>
      <w:r w:rsidRPr="00ED504E">
        <w:rPr>
          <w:rFonts w:hAnsi="SimSun"/>
          <w:sz w:val="24"/>
          <w:szCs w:val="24"/>
        </w:rPr>
        <w:t>个</w:t>
      </w:r>
      <w:r w:rsidRPr="00ED504E">
        <w:rPr>
          <w:sz w:val="24"/>
          <w:szCs w:val="24"/>
        </w:rPr>
        <w:t>Kryo</w:t>
      </w:r>
      <w:r w:rsidRPr="00ED504E">
        <w:rPr>
          <w:rFonts w:hAnsi="SimSun"/>
          <w:sz w:val="24"/>
          <w:szCs w:val="24"/>
        </w:rPr>
        <w:t>核的最大时钟频率为</w:t>
      </w:r>
      <w:r w:rsidRPr="00ED504E">
        <w:rPr>
          <w:sz w:val="24"/>
          <w:szCs w:val="24"/>
        </w:rPr>
        <w:t>1.6GHz</w:t>
      </w:r>
      <w:r w:rsidRPr="00ED504E">
        <w:rPr>
          <w:rFonts w:hAnsi="SimSun"/>
          <w:sz w:val="24"/>
          <w:szCs w:val="24"/>
        </w:rPr>
        <w:t>，</w:t>
      </w:r>
      <w:r w:rsidRPr="00ED504E">
        <w:rPr>
          <w:rFonts w:hAnsi="SimSun" w:hint="eastAsia"/>
          <w:sz w:val="24"/>
          <w:szCs w:val="24"/>
        </w:rPr>
        <w:t>组成一个</w:t>
      </w:r>
      <w:r w:rsidRPr="00ED504E">
        <w:rPr>
          <w:sz w:val="24"/>
          <w:szCs w:val="24"/>
        </w:rPr>
        <w:t>silver</w:t>
      </w:r>
      <w:r w:rsidRPr="00ED504E">
        <w:rPr>
          <w:rFonts w:hAnsi="SimSun" w:hint="eastAsia"/>
          <w:sz w:val="24"/>
          <w:szCs w:val="24"/>
        </w:rPr>
        <w:t>簇</w:t>
      </w:r>
      <w:r w:rsidRPr="00ED504E">
        <w:rPr>
          <w:sz w:val="24"/>
          <w:szCs w:val="24"/>
          <w:vertAlign w:val="superscript"/>
        </w:rPr>
        <w:t xml:space="preserve"> [22]</w:t>
      </w:r>
      <w:r w:rsidRPr="00ED504E">
        <w:rPr>
          <w:rFonts w:hAnsi="SimSun" w:hint="eastAsia"/>
          <w:sz w:val="24"/>
          <w:szCs w:val="24"/>
        </w:rPr>
        <w:t xml:space="preserve"> </w:t>
      </w:r>
      <w:r w:rsidRPr="00ED504E">
        <w:rPr>
          <w:rFonts w:hAnsi="SimSun" w:hint="eastAsia"/>
          <w:sz w:val="24"/>
          <w:szCs w:val="24"/>
        </w:rPr>
        <w:t>。</w:t>
      </w:r>
      <w:r w:rsidRPr="00ED504E">
        <w:rPr>
          <w:sz w:val="24"/>
          <w:szCs w:val="24"/>
        </w:rPr>
        <w:t>Golden</w:t>
      </w:r>
      <w:r w:rsidRPr="00ED504E">
        <w:rPr>
          <w:rFonts w:hAnsi="SimSun"/>
          <w:sz w:val="24"/>
          <w:szCs w:val="24"/>
        </w:rPr>
        <w:t>簇主要面向高性能设计而</w:t>
      </w:r>
      <w:r w:rsidRPr="00ED504E">
        <w:rPr>
          <w:sz w:val="24"/>
          <w:szCs w:val="24"/>
        </w:rPr>
        <w:t>silver</w:t>
      </w:r>
      <w:r w:rsidRPr="00ED504E">
        <w:rPr>
          <w:rFonts w:hAnsi="SimSun"/>
          <w:sz w:val="24"/>
          <w:szCs w:val="24"/>
        </w:rPr>
        <w:t>簇主要面向低功耗。</w:t>
      </w:r>
    </w:p>
    <w:p w14:paraId="0746733E" w14:textId="77777777" w:rsidR="0080297E" w:rsidRPr="00ED504E" w:rsidRDefault="0080297E" w:rsidP="0080297E">
      <w:pPr>
        <w:rPr>
          <w:sz w:val="24"/>
          <w:szCs w:val="24"/>
        </w:rPr>
      </w:pPr>
      <w:r w:rsidRPr="00ED504E">
        <w:rPr>
          <w:rFonts w:hAnsi="SimSun"/>
          <w:sz w:val="24"/>
          <w:szCs w:val="24"/>
        </w:rPr>
        <w:t>软件方面操作系统为</w:t>
      </w:r>
      <w:r w:rsidRPr="00ED504E">
        <w:rPr>
          <w:sz w:val="24"/>
          <w:szCs w:val="24"/>
        </w:rPr>
        <w:t>Android 6.0.1</w:t>
      </w:r>
      <w:r w:rsidRPr="00ED504E">
        <w:rPr>
          <w:rFonts w:hAnsi="SimSun"/>
          <w:sz w:val="24"/>
          <w:szCs w:val="24"/>
        </w:rPr>
        <w:t>。采用了</w:t>
      </w:r>
      <w:r w:rsidRPr="00ED504E">
        <w:rPr>
          <w:sz w:val="24"/>
          <w:szCs w:val="24"/>
        </w:rPr>
        <w:t>BBench</w:t>
      </w:r>
      <w:r w:rsidRPr="00ED504E">
        <w:rPr>
          <w:rFonts w:hAnsi="SimSun"/>
          <w:sz w:val="24"/>
          <w:szCs w:val="24"/>
        </w:rPr>
        <w:t>和</w:t>
      </w:r>
      <w:r w:rsidRPr="00ED504E">
        <w:rPr>
          <w:sz w:val="24"/>
          <w:szCs w:val="24"/>
        </w:rPr>
        <w:t>Powertop</w:t>
      </w:r>
      <w:r w:rsidRPr="00ED504E">
        <w:rPr>
          <w:rFonts w:hAnsi="SimSun"/>
          <w:sz w:val="24"/>
          <w:szCs w:val="24"/>
        </w:rPr>
        <w:t>作为测试工具。</w:t>
      </w:r>
      <w:r w:rsidRPr="00ED504E">
        <w:rPr>
          <w:sz w:val="24"/>
          <w:szCs w:val="24"/>
        </w:rPr>
        <w:t>BBench</w:t>
      </w:r>
      <w:r w:rsidRPr="00ED504E">
        <w:rPr>
          <w:rFonts w:hAnsi="SimSun"/>
          <w:sz w:val="24"/>
          <w:szCs w:val="24"/>
        </w:rPr>
        <w:t>是一个由美国密歇根大学开发的自动化的网页渲染工具，可以让用户评估不同网页和网页技术的特性，评估浏览器性能。我们使用它的理由是它在渲染不同网页的过程中，可以产生一系列具有轻量级</w:t>
      </w:r>
      <w:r w:rsidRPr="00ED504E">
        <w:rPr>
          <w:sz w:val="24"/>
          <w:szCs w:val="24"/>
        </w:rPr>
        <w:t>CPU</w:t>
      </w:r>
      <w:r w:rsidRPr="00ED504E">
        <w:rPr>
          <w:rFonts w:hAnsi="SimSun"/>
          <w:sz w:val="24"/>
          <w:szCs w:val="24"/>
        </w:rPr>
        <w:t>负载的任务，具有一定的随机性，适合用于评估操作系统调度器性能。在测试中，我们使用的是</w:t>
      </w:r>
      <w:r w:rsidRPr="00ED504E">
        <w:rPr>
          <w:sz w:val="24"/>
          <w:szCs w:val="24"/>
        </w:rPr>
        <w:t>Android</w:t>
      </w:r>
      <w:r w:rsidRPr="00ED504E">
        <w:rPr>
          <w:rFonts w:hAnsi="SimSun"/>
          <w:sz w:val="24"/>
          <w:szCs w:val="24"/>
        </w:rPr>
        <w:t>版本的</w:t>
      </w:r>
      <w:r w:rsidRPr="00ED504E">
        <w:rPr>
          <w:sz w:val="24"/>
          <w:szCs w:val="24"/>
        </w:rPr>
        <w:t>Firefox</w:t>
      </w:r>
      <w:r w:rsidRPr="00ED504E">
        <w:rPr>
          <w:rFonts w:hAnsi="SimSun"/>
          <w:sz w:val="24"/>
          <w:szCs w:val="24"/>
        </w:rPr>
        <w:t>浏览器。</w:t>
      </w:r>
    </w:p>
    <w:p w14:paraId="34BFC214" w14:textId="77777777" w:rsidR="0080297E" w:rsidRPr="00ED504E" w:rsidRDefault="0080297E" w:rsidP="0080297E">
      <w:pPr>
        <w:rPr>
          <w:sz w:val="24"/>
          <w:szCs w:val="24"/>
        </w:rPr>
      </w:pPr>
      <w:r w:rsidRPr="00ED504E">
        <w:rPr>
          <w:sz w:val="24"/>
          <w:szCs w:val="24"/>
        </w:rPr>
        <w:t>Powertop</w:t>
      </w:r>
      <w:r w:rsidRPr="00ED504E">
        <w:rPr>
          <w:rFonts w:hAnsi="SimSun"/>
          <w:sz w:val="24"/>
          <w:szCs w:val="24"/>
        </w:rPr>
        <w:t>由</w:t>
      </w:r>
      <w:r w:rsidRPr="00ED504E">
        <w:rPr>
          <w:sz w:val="24"/>
          <w:szCs w:val="24"/>
        </w:rPr>
        <w:t>Intel</w:t>
      </w:r>
      <w:r w:rsidRPr="00ED504E">
        <w:rPr>
          <w:rFonts w:hAnsi="SimSun"/>
          <w:sz w:val="24"/>
          <w:szCs w:val="24"/>
        </w:rPr>
        <w:t>开发，是一个能够从多方面提供</w:t>
      </w:r>
      <w:r w:rsidRPr="00ED504E">
        <w:rPr>
          <w:sz w:val="24"/>
          <w:szCs w:val="24"/>
        </w:rPr>
        <w:t>Linux</w:t>
      </w:r>
      <w:r w:rsidRPr="00ED504E">
        <w:rPr>
          <w:rFonts w:hAnsi="SimSun"/>
          <w:sz w:val="24"/>
          <w:szCs w:val="24"/>
        </w:rPr>
        <w:t>系统功耗情况的工具。在我们使用的针对高通</w:t>
      </w:r>
      <w:r w:rsidRPr="00ED504E">
        <w:rPr>
          <w:sz w:val="24"/>
          <w:szCs w:val="24"/>
        </w:rPr>
        <w:t>MSM</w:t>
      </w:r>
      <w:r w:rsidRPr="00ED504E">
        <w:rPr>
          <w:rFonts w:hAnsi="SimSun"/>
          <w:sz w:val="24"/>
          <w:szCs w:val="24"/>
        </w:rPr>
        <w:t>硬件平台移植的</w:t>
      </w:r>
      <w:r w:rsidRPr="00ED504E">
        <w:rPr>
          <w:sz w:val="24"/>
          <w:szCs w:val="24"/>
        </w:rPr>
        <w:t>Powertop 1.11</w:t>
      </w:r>
      <w:r w:rsidRPr="00ED504E">
        <w:rPr>
          <w:rFonts w:hAnsi="SimSun"/>
          <w:sz w:val="24"/>
          <w:szCs w:val="24"/>
        </w:rPr>
        <w:t>版本上，它能够提供以下信息：</w:t>
      </w:r>
    </w:p>
    <w:p w14:paraId="3B8547B7" w14:textId="77777777" w:rsidR="0080297E" w:rsidRPr="002C50EB" w:rsidRDefault="0080297E" w:rsidP="00415507">
      <w:pPr>
        <w:pStyle w:val="af5"/>
        <w:numPr>
          <w:ilvl w:val="0"/>
          <w:numId w:val="21"/>
        </w:numPr>
        <w:rPr>
          <w:sz w:val="24"/>
          <w:szCs w:val="24"/>
        </w:rPr>
      </w:pPr>
      <w:r w:rsidRPr="002C50EB">
        <w:rPr>
          <w:sz w:val="24"/>
          <w:szCs w:val="24"/>
        </w:rPr>
        <w:t>CPU</w:t>
      </w:r>
      <w:r w:rsidRPr="002C50EB">
        <w:rPr>
          <w:rFonts w:hAnsi="SimSun"/>
          <w:sz w:val="24"/>
          <w:szCs w:val="24"/>
        </w:rPr>
        <w:t>核处于各</w:t>
      </w:r>
      <w:r w:rsidRPr="002C50EB">
        <w:rPr>
          <w:sz w:val="24"/>
          <w:szCs w:val="24"/>
        </w:rPr>
        <w:t>C-states</w:t>
      </w:r>
      <w:r w:rsidRPr="002C50EB">
        <w:rPr>
          <w:rFonts w:hAnsi="SimSun"/>
          <w:sz w:val="24"/>
          <w:szCs w:val="24"/>
        </w:rPr>
        <w:t>的时间和百分比</w:t>
      </w:r>
      <w:del w:id="1755" w:author="alling" w:date="2017-04-04T16:26:00Z">
        <w:r w:rsidRPr="002C50EB" w:rsidDel="00992333">
          <w:rPr>
            <w:rFonts w:hAnsi="SimSun"/>
            <w:sz w:val="24"/>
            <w:szCs w:val="24"/>
          </w:rPr>
          <w:delText>；</w:delText>
        </w:r>
      </w:del>
    </w:p>
    <w:p w14:paraId="031D1824" w14:textId="77777777" w:rsidR="0080297E" w:rsidRPr="002C50EB" w:rsidRDefault="0080297E" w:rsidP="00415507">
      <w:pPr>
        <w:pStyle w:val="af5"/>
        <w:numPr>
          <w:ilvl w:val="0"/>
          <w:numId w:val="21"/>
        </w:numPr>
        <w:rPr>
          <w:sz w:val="24"/>
          <w:szCs w:val="24"/>
        </w:rPr>
      </w:pPr>
      <w:r w:rsidRPr="002C50EB">
        <w:rPr>
          <w:sz w:val="24"/>
          <w:szCs w:val="24"/>
        </w:rPr>
        <w:t>CPU</w:t>
      </w:r>
      <w:r w:rsidRPr="002C50EB">
        <w:rPr>
          <w:rFonts w:hAnsi="SimSun"/>
          <w:sz w:val="24"/>
          <w:szCs w:val="24"/>
        </w:rPr>
        <w:t>核的</w:t>
      </w:r>
      <w:r w:rsidRPr="002C50EB">
        <w:rPr>
          <w:sz w:val="24"/>
          <w:szCs w:val="24"/>
        </w:rPr>
        <w:t>P-states</w:t>
      </w:r>
      <w:r w:rsidRPr="002C50EB">
        <w:rPr>
          <w:rFonts w:hAnsi="SimSun"/>
          <w:sz w:val="24"/>
          <w:szCs w:val="24"/>
        </w:rPr>
        <w:t>，即</w:t>
      </w:r>
      <w:r w:rsidRPr="002C50EB">
        <w:rPr>
          <w:sz w:val="24"/>
          <w:szCs w:val="24"/>
        </w:rPr>
        <w:t>CPU</w:t>
      </w:r>
      <w:r w:rsidRPr="002C50EB">
        <w:rPr>
          <w:rFonts w:hAnsi="SimSun"/>
          <w:sz w:val="24"/>
          <w:szCs w:val="24"/>
        </w:rPr>
        <w:t>核处于不同时钟频率的时间和百分比</w:t>
      </w:r>
      <w:del w:id="1756" w:author="alling" w:date="2017-04-04T16:26:00Z">
        <w:r w:rsidRPr="002C50EB" w:rsidDel="00992333">
          <w:rPr>
            <w:rFonts w:hAnsi="SimSun"/>
            <w:sz w:val="24"/>
            <w:szCs w:val="24"/>
          </w:rPr>
          <w:delText>；</w:delText>
        </w:r>
      </w:del>
    </w:p>
    <w:p w14:paraId="0E33DCB2" w14:textId="77777777" w:rsidR="0080297E" w:rsidRPr="00DC1CEF" w:rsidRDefault="0080297E" w:rsidP="00415507">
      <w:pPr>
        <w:pStyle w:val="af5"/>
        <w:numPr>
          <w:ilvl w:val="0"/>
          <w:numId w:val="21"/>
        </w:numPr>
        <w:rPr>
          <w:sz w:val="24"/>
          <w:szCs w:val="24"/>
        </w:rPr>
      </w:pPr>
      <w:r w:rsidRPr="002C50EB">
        <w:rPr>
          <w:rFonts w:hAnsi="SimSun"/>
          <w:sz w:val="24"/>
          <w:szCs w:val="24"/>
        </w:rPr>
        <w:t>各</w:t>
      </w:r>
      <w:r w:rsidRPr="002C50EB">
        <w:rPr>
          <w:sz w:val="24"/>
          <w:szCs w:val="24"/>
        </w:rPr>
        <w:t>CPU</w:t>
      </w:r>
      <w:r w:rsidRPr="002C50EB">
        <w:rPr>
          <w:rFonts w:hAnsi="SimSun"/>
          <w:sz w:val="24"/>
          <w:szCs w:val="24"/>
        </w:rPr>
        <w:t>核总计每秒钟从空闲状态唤醒的次数以及主要唤醒源统计</w:t>
      </w:r>
      <w:del w:id="1757" w:author="alling" w:date="2017-04-04T16:26:00Z">
        <w:r w:rsidRPr="002C50EB" w:rsidDel="00992333">
          <w:rPr>
            <w:rFonts w:hAnsi="SimSun"/>
            <w:sz w:val="24"/>
            <w:szCs w:val="24"/>
          </w:rPr>
          <w:delText>。</w:delText>
        </w:r>
      </w:del>
    </w:p>
    <w:p w14:paraId="76A6544E" w14:textId="77777777" w:rsidR="00DC1CEF" w:rsidRPr="00DC1CEF" w:rsidRDefault="00DC1CEF" w:rsidP="00DC1CEF">
      <w:pPr>
        <w:rPr>
          <w:sz w:val="24"/>
          <w:szCs w:val="24"/>
        </w:rPr>
      </w:pPr>
      <w:r w:rsidRPr="00DC1CEF">
        <w:rPr>
          <w:rFonts w:hint="eastAsia"/>
          <w:sz w:val="24"/>
          <w:szCs w:val="24"/>
        </w:rPr>
        <w:t>针对设备的动态电源管理设计验证，我们使用的硬件平台是</w:t>
      </w:r>
      <w:r>
        <w:rPr>
          <w:rFonts w:hint="eastAsia"/>
          <w:sz w:val="24"/>
          <w:szCs w:val="24"/>
        </w:rPr>
        <w:t>搭载了</w:t>
      </w:r>
      <w:r>
        <w:rPr>
          <w:rFonts w:hint="eastAsia"/>
          <w:sz w:val="24"/>
          <w:szCs w:val="24"/>
        </w:rPr>
        <w:t>Atmel MXT1664</w:t>
      </w:r>
      <w:r>
        <w:rPr>
          <w:rFonts w:hint="eastAsia"/>
          <w:sz w:val="24"/>
          <w:szCs w:val="24"/>
        </w:rPr>
        <w:t>触摸屏控制器的</w:t>
      </w:r>
      <w:r>
        <w:rPr>
          <w:rFonts w:hint="eastAsia"/>
          <w:sz w:val="24"/>
          <w:szCs w:val="24"/>
        </w:rPr>
        <w:t>HP Pro Slate 8</w:t>
      </w:r>
      <w:r>
        <w:rPr>
          <w:rFonts w:hint="eastAsia"/>
          <w:sz w:val="24"/>
          <w:szCs w:val="24"/>
        </w:rPr>
        <w:t>平板电脑。该硬件平台以高通</w:t>
      </w:r>
      <w:r>
        <w:rPr>
          <w:rFonts w:hint="eastAsia"/>
          <w:sz w:val="24"/>
          <w:szCs w:val="24"/>
        </w:rPr>
        <w:t>APQ8074</w:t>
      </w:r>
      <w:r>
        <w:rPr>
          <w:rFonts w:hint="eastAsia"/>
          <w:sz w:val="24"/>
          <w:szCs w:val="24"/>
        </w:rPr>
        <w:t>应用处理器为核心。它的液晶显示屏尺寸达到了</w:t>
      </w:r>
      <w:r>
        <w:rPr>
          <w:rFonts w:hint="eastAsia"/>
          <w:sz w:val="24"/>
          <w:szCs w:val="24"/>
        </w:rPr>
        <w:t>7.9</w:t>
      </w:r>
      <w:r>
        <w:rPr>
          <w:rFonts w:hint="eastAsia"/>
          <w:sz w:val="24"/>
          <w:szCs w:val="24"/>
        </w:rPr>
        <w:t>英寸，分辨率达到</w:t>
      </w:r>
      <w:r w:rsidR="00850C38">
        <w:rPr>
          <w:rFonts w:hint="eastAsia"/>
          <w:sz w:val="24"/>
          <w:szCs w:val="24"/>
        </w:rPr>
        <w:t>了</w:t>
      </w:r>
      <w:r w:rsidR="0050668C">
        <w:rPr>
          <w:rFonts w:hint="eastAsia"/>
          <w:sz w:val="24"/>
          <w:szCs w:val="24"/>
        </w:rPr>
        <w:t>2048x1536</w:t>
      </w:r>
      <w:r w:rsidR="0050668C">
        <w:rPr>
          <w:rFonts w:hint="eastAsia"/>
          <w:sz w:val="24"/>
          <w:szCs w:val="24"/>
        </w:rPr>
        <w:t>。</w:t>
      </w:r>
    </w:p>
    <w:p w14:paraId="65FD3BA8" w14:textId="77777777" w:rsidR="00A62EE4" w:rsidRDefault="00A62EE4" w:rsidP="0080297E">
      <w:pPr>
        <w:ind w:left="420" w:firstLine="0"/>
      </w:pPr>
    </w:p>
    <w:p w14:paraId="3EE677AB" w14:textId="77777777" w:rsidR="006D57AE" w:rsidRDefault="006D57AE" w:rsidP="006D57AE">
      <w:pPr>
        <w:ind w:leftChars="-1" w:left="-1" w:rightChars="12" w:right="25" w:hanging="1"/>
        <w:outlineLvl w:val="2"/>
        <w:rPr>
          <w:rFonts w:ascii="SimHei" w:eastAsia="SimHei" w:hAnsi="SimSun"/>
          <w:sz w:val="24"/>
        </w:rPr>
      </w:pPr>
      <w:bookmarkStart w:id="1758" w:name="_Toc471381697"/>
      <w:r>
        <w:rPr>
          <w:rFonts w:ascii="SimHei" w:eastAsia="SimHei" w:hAnsi="SimSun" w:hint="eastAsia"/>
          <w:b/>
          <w:color w:val="339966"/>
          <w:sz w:val="24"/>
        </w:rPr>
        <w:t>5</w:t>
      </w:r>
      <w:r w:rsidRPr="002A055A">
        <w:rPr>
          <w:rFonts w:ascii="SimHei" w:eastAsia="SimHei" w:hAnsi="SimSun" w:hint="eastAsia"/>
          <w:b/>
          <w:color w:val="339966"/>
          <w:sz w:val="24"/>
        </w:rPr>
        <w:t>.</w:t>
      </w:r>
      <w:r>
        <w:rPr>
          <w:rFonts w:ascii="SimHei" w:eastAsia="SimHei" w:hAnsi="SimSun" w:hint="eastAsia"/>
          <w:b/>
          <w:color w:val="339966"/>
          <w:sz w:val="24"/>
        </w:rPr>
        <w:t>2</w:t>
      </w:r>
      <w:r w:rsidRPr="003469EB">
        <w:rPr>
          <w:rFonts w:ascii="SimHei" w:eastAsia="SimHei" w:hAnsi="SimSun" w:hint="eastAsia"/>
          <w:sz w:val="24"/>
        </w:rPr>
        <w:t xml:space="preserve"> </w:t>
      </w:r>
      <w:r>
        <w:rPr>
          <w:rFonts w:ascii="SimHei" w:eastAsia="SimHei" w:hAnsi="SimSun" w:hint="eastAsia"/>
          <w:sz w:val="24"/>
        </w:rPr>
        <w:t>测试方法和结果</w:t>
      </w:r>
      <w:bookmarkEnd w:id="1758"/>
    </w:p>
    <w:p w14:paraId="2A89BA95" w14:textId="77777777" w:rsidR="00545AF0" w:rsidRDefault="00545AF0">
      <w:pPr>
        <w:ind w:leftChars="-1" w:left="-1" w:rightChars="12" w:right="25" w:hanging="1"/>
        <w:outlineLvl w:val="2"/>
        <w:rPr>
          <w:rFonts w:ascii="SimHei" w:eastAsia="SimHei" w:hAnsi="SimSun"/>
          <w:sz w:val="24"/>
        </w:rPr>
      </w:pPr>
      <w:bookmarkStart w:id="1759" w:name="_Toc471381698"/>
      <w:r>
        <w:rPr>
          <w:rFonts w:ascii="SimHei" w:eastAsia="SimHei" w:hAnsi="SimSun" w:hint="eastAsia"/>
          <w:b/>
          <w:color w:val="339966"/>
          <w:sz w:val="24"/>
        </w:rPr>
        <w:t>5</w:t>
      </w:r>
      <w:r w:rsidRPr="002A055A">
        <w:rPr>
          <w:rFonts w:ascii="SimHei" w:eastAsia="SimHei" w:hAnsi="SimSun" w:hint="eastAsia"/>
          <w:b/>
          <w:color w:val="339966"/>
          <w:sz w:val="24"/>
        </w:rPr>
        <w:t>.</w:t>
      </w:r>
      <w:r>
        <w:rPr>
          <w:rFonts w:ascii="SimHei" w:eastAsia="SimHei" w:hAnsi="SimSun" w:hint="eastAsia"/>
          <w:b/>
          <w:color w:val="339966"/>
          <w:sz w:val="24"/>
        </w:rPr>
        <w:t>2</w:t>
      </w:r>
      <w:r w:rsidRPr="002A055A">
        <w:rPr>
          <w:rFonts w:ascii="SimHei" w:eastAsia="SimHei" w:hAnsi="SimSun" w:hint="eastAsia"/>
          <w:b/>
          <w:color w:val="339966"/>
          <w:sz w:val="24"/>
        </w:rPr>
        <w:t>.</w:t>
      </w:r>
      <w:r>
        <w:rPr>
          <w:rFonts w:ascii="SimHei" w:eastAsia="SimHei" w:hAnsi="SimSun" w:hint="eastAsia"/>
          <w:b/>
          <w:color w:val="339966"/>
          <w:sz w:val="24"/>
        </w:rPr>
        <w:t>1</w:t>
      </w:r>
      <w:r w:rsidRPr="003469EB">
        <w:rPr>
          <w:rFonts w:ascii="SimHei" w:eastAsia="SimHei" w:hAnsi="SimSun" w:hint="eastAsia"/>
          <w:sz w:val="24"/>
        </w:rPr>
        <w:t xml:space="preserve"> </w:t>
      </w:r>
      <w:r>
        <w:rPr>
          <w:rFonts w:ascii="SimHei" w:eastAsia="SimHei" w:hAnsi="SimSun" w:hint="eastAsia"/>
          <w:sz w:val="24"/>
        </w:rPr>
        <w:t>有节能意识的调度器测试</w:t>
      </w:r>
      <w:bookmarkEnd w:id="1759"/>
    </w:p>
    <w:p w14:paraId="00C7A958" w14:textId="77777777" w:rsidR="006D57AE" w:rsidRPr="00256B92" w:rsidRDefault="006D57AE" w:rsidP="006D57AE">
      <w:pPr>
        <w:rPr>
          <w:rFonts w:hAnsi="SimSun"/>
          <w:sz w:val="24"/>
          <w:szCs w:val="24"/>
        </w:rPr>
      </w:pPr>
      <w:r w:rsidRPr="00ED504E">
        <w:rPr>
          <w:rFonts w:hAnsi="SimSun"/>
          <w:sz w:val="24"/>
          <w:szCs w:val="24"/>
        </w:rPr>
        <w:lastRenderedPageBreak/>
        <w:t>我们的测试方法是，在</w:t>
      </w:r>
      <w:r w:rsidRPr="00ED504E">
        <w:rPr>
          <w:sz w:val="24"/>
          <w:szCs w:val="24"/>
        </w:rPr>
        <w:t>Android</w:t>
      </w:r>
      <w:r w:rsidRPr="00ED504E">
        <w:rPr>
          <w:rFonts w:hAnsi="SimSun"/>
          <w:sz w:val="24"/>
          <w:szCs w:val="24"/>
        </w:rPr>
        <w:t>系统启动完成后，启动</w:t>
      </w:r>
      <w:r w:rsidRPr="00ED504E">
        <w:rPr>
          <w:sz w:val="24"/>
          <w:szCs w:val="24"/>
        </w:rPr>
        <w:t>Firefox</w:t>
      </w:r>
      <w:r w:rsidRPr="00ED504E">
        <w:rPr>
          <w:rFonts w:hAnsi="SimSun"/>
          <w:sz w:val="24"/>
          <w:szCs w:val="24"/>
        </w:rPr>
        <w:t>浏览器进入</w:t>
      </w:r>
      <w:r w:rsidRPr="00ED504E">
        <w:rPr>
          <w:sz w:val="24"/>
          <w:szCs w:val="24"/>
        </w:rPr>
        <w:t>BBench</w:t>
      </w:r>
      <w:r w:rsidRPr="00ED504E">
        <w:rPr>
          <w:rFonts w:hAnsi="SimSun"/>
          <w:sz w:val="24"/>
          <w:szCs w:val="24"/>
        </w:rPr>
        <w:t>测试并设置网页库为默认的</w:t>
      </w:r>
      <w:r w:rsidRPr="00ED504E">
        <w:rPr>
          <w:sz w:val="24"/>
          <w:szCs w:val="24"/>
        </w:rPr>
        <w:t>sites.txt</w:t>
      </w:r>
      <w:r w:rsidRPr="00ED504E">
        <w:rPr>
          <w:rFonts w:hAnsi="SimSun"/>
          <w:sz w:val="24"/>
          <w:szCs w:val="24"/>
        </w:rPr>
        <w:t>。首先用单次测试测出完成一次测试在</w:t>
      </w:r>
      <w:r w:rsidRPr="00ED504E">
        <w:rPr>
          <w:sz w:val="24"/>
          <w:szCs w:val="24"/>
        </w:rPr>
        <w:t>MTP8996</w:t>
      </w:r>
      <w:r w:rsidRPr="00ED504E">
        <w:rPr>
          <w:rFonts w:hAnsi="SimSun"/>
          <w:sz w:val="24"/>
          <w:szCs w:val="24"/>
        </w:rPr>
        <w:t>上所需的时间</w:t>
      </w:r>
      <w:r w:rsidRPr="00ED504E">
        <w:rPr>
          <w:sz w:val="24"/>
          <w:szCs w:val="24"/>
        </w:rPr>
        <w:t>t</w:t>
      </w:r>
      <w:r w:rsidRPr="00ED504E">
        <w:rPr>
          <w:sz w:val="24"/>
          <w:szCs w:val="24"/>
          <w:vertAlign w:val="subscript"/>
        </w:rPr>
        <w:t>0</w:t>
      </w:r>
      <w:r w:rsidRPr="00ED504E">
        <w:rPr>
          <w:rFonts w:hAnsi="SimSun"/>
          <w:sz w:val="24"/>
          <w:szCs w:val="24"/>
        </w:rPr>
        <w:t>，然后设置循环测试次数为</w:t>
      </w:r>
      <w:r w:rsidRPr="00ED504E">
        <w:rPr>
          <w:sz w:val="24"/>
          <w:szCs w:val="24"/>
        </w:rPr>
        <w:t>5</w:t>
      </w:r>
      <w:r w:rsidRPr="00ED504E">
        <w:rPr>
          <w:rFonts w:hAnsi="SimSun"/>
          <w:sz w:val="24"/>
          <w:szCs w:val="24"/>
        </w:rPr>
        <w:t>次。在</w:t>
      </w:r>
      <w:r w:rsidRPr="00ED504E">
        <w:rPr>
          <w:sz w:val="24"/>
          <w:szCs w:val="24"/>
        </w:rPr>
        <w:t>Android shell</w:t>
      </w:r>
      <w:r w:rsidRPr="00ED504E">
        <w:rPr>
          <w:rFonts w:hAnsi="SimSun"/>
          <w:sz w:val="24"/>
          <w:szCs w:val="24"/>
        </w:rPr>
        <w:t>命令行上用命令</w:t>
      </w:r>
      <w:r w:rsidRPr="00ED504E">
        <w:rPr>
          <w:sz w:val="24"/>
          <w:szCs w:val="24"/>
        </w:rPr>
        <w:t>powertop -d -t &lt;time&gt;</w:t>
      </w:r>
      <w:r w:rsidRPr="00ED504E">
        <w:rPr>
          <w:rFonts w:hAnsi="SimSun"/>
          <w:sz w:val="24"/>
          <w:szCs w:val="24"/>
        </w:rPr>
        <w:t>启动</w:t>
      </w:r>
      <w:r w:rsidRPr="00ED504E">
        <w:rPr>
          <w:sz w:val="24"/>
          <w:szCs w:val="24"/>
        </w:rPr>
        <w:t>Powertop</w:t>
      </w:r>
      <w:r w:rsidRPr="00ED504E">
        <w:rPr>
          <w:rFonts w:hAnsi="SimSun"/>
          <w:sz w:val="24"/>
          <w:szCs w:val="24"/>
        </w:rPr>
        <w:t>并同时开始</w:t>
      </w:r>
      <w:r w:rsidRPr="00ED504E">
        <w:rPr>
          <w:sz w:val="24"/>
          <w:szCs w:val="24"/>
        </w:rPr>
        <w:t>BBench</w:t>
      </w:r>
      <w:r w:rsidRPr="00ED504E">
        <w:rPr>
          <w:rFonts w:hAnsi="SimSun"/>
          <w:sz w:val="24"/>
          <w:szCs w:val="24"/>
        </w:rPr>
        <w:t>测试，</w:t>
      </w:r>
      <w:r w:rsidRPr="00ED504E">
        <w:rPr>
          <w:sz w:val="24"/>
          <w:szCs w:val="24"/>
        </w:rPr>
        <w:t>time</w:t>
      </w:r>
      <w:r w:rsidRPr="00ED504E">
        <w:rPr>
          <w:rFonts w:hAnsi="SimSun"/>
          <w:sz w:val="24"/>
          <w:szCs w:val="24"/>
        </w:rPr>
        <w:t>的值为</w:t>
      </w:r>
      <w:r w:rsidRPr="00ED504E">
        <w:rPr>
          <w:sz w:val="24"/>
          <w:szCs w:val="24"/>
        </w:rPr>
        <w:t>5</w:t>
      </w:r>
      <w:r w:rsidRPr="00ED504E">
        <w:rPr>
          <w:rFonts w:hAnsi="SimSun"/>
          <w:sz w:val="24"/>
          <w:szCs w:val="24"/>
        </w:rPr>
        <w:t>倍的</w:t>
      </w:r>
      <w:r w:rsidRPr="00ED504E">
        <w:rPr>
          <w:sz w:val="24"/>
          <w:szCs w:val="24"/>
        </w:rPr>
        <w:t>t</w:t>
      </w:r>
      <w:r w:rsidRPr="00ED504E">
        <w:rPr>
          <w:sz w:val="24"/>
          <w:szCs w:val="24"/>
          <w:vertAlign w:val="subscript"/>
        </w:rPr>
        <w:t>0</w:t>
      </w:r>
      <w:r w:rsidRPr="00ED504E">
        <w:rPr>
          <w:sz w:val="24"/>
          <w:szCs w:val="24"/>
        </w:rPr>
        <w:t xml:space="preserve"> </w:t>
      </w:r>
      <w:r w:rsidRPr="00ED504E">
        <w:rPr>
          <w:rFonts w:hAnsi="SimSun"/>
          <w:sz w:val="24"/>
          <w:szCs w:val="24"/>
        </w:rPr>
        <w:t>。做</w:t>
      </w:r>
      <w:r w:rsidRPr="00ED504E">
        <w:rPr>
          <w:sz w:val="24"/>
          <w:szCs w:val="24"/>
        </w:rPr>
        <w:t>5</w:t>
      </w:r>
      <w:r w:rsidRPr="00ED504E">
        <w:rPr>
          <w:rFonts w:hAnsi="SimSun"/>
          <w:sz w:val="24"/>
          <w:szCs w:val="24"/>
        </w:rPr>
        <w:t>次测试后计算出</w:t>
      </w:r>
      <w:r w:rsidRPr="00ED504E">
        <w:rPr>
          <w:sz w:val="24"/>
          <w:szCs w:val="24"/>
        </w:rPr>
        <w:t>CPU</w:t>
      </w:r>
      <w:r w:rsidRPr="00ED504E">
        <w:rPr>
          <w:rFonts w:hAnsi="SimSun"/>
          <w:sz w:val="24"/>
          <w:szCs w:val="24"/>
        </w:rPr>
        <w:t>核在各个状态时间百分比的平均值。作为对比，在没有调度器改进的情况下我们同样测试</w:t>
      </w:r>
      <w:r w:rsidRPr="00ED504E">
        <w:rPr>
          <w:sz w:val="24"/>
          <w:szCs w:val="24"/>
        </w:rPr>
        <w:t>5</w:t>
      </w:r>
      <w:r w:rsidRPr="00ED504E">
        <w:rPr>
          <w:rFonts w:hAnsi="SimSun"/>
          <w:sz w:val="24"/>
          <w:szCs w:val="24"/>
        </w:rPr>
        <w:t>次。测试结果的</w:t>
      </w:r>
      <w:r w:rsidRPr="00ED504E">
        <w:rPr>
          <w:sz w:val="24"/>
          <w:szCs w:val="24"/>
        </w:rPr>
        <w:t>C-states</w:t>
      </w:r>
      <w:r w:rsidRPr="00ED504E">
        <w:rPr>
          <w:rFonts w:hAnsi="SimSun"/>
          <w:sz w:val="24"/>
          <w:szCs w:val="24"/>
        </w:rPr>
        <w:t>和</w:t>
      </w:r>
      <w:r w:rsidRPr="00ED504E">
        <w:rPr>
          <w:sz w:val="24"/>
          <w:szCs w:val="24"/>
        </w:rPr>
        <w:t>P-states</w:t>
      </w:r>
      <w:r w:rsidRPr="00ED504E">
        <w:rPr>
          <w:rFonts w:hAnsi="SimSun"/>
          <w:sz w:val="24"/>
          <w:szCs w:val="24"/>
        </w:rPr>
        <w:t>平均用量</w:t>
      </w:r>
      <w:r>
        <w:rPr>
          <w:rFonts w:hAnsi="SimSun"/>
          <w:sz w:val="24"/>
          <w:szCs w:val="24"/>
        </w:rPr>
        <w:t>如</w:t>
      </w:r>
      <w:r w:rsidRPr="00ED504E">
        <w:rPr>
          <w:rFonts w:hAnsi="SimSun"/>
          <w:sz w:val="24"/>
          <w:szCs w:val="24"/>
        </w:rPr>
        <w:t>表</w:t>
      </w:r>
      <w:r>
        <w:rPr>
          <w:rFonts w:hint="eastAsia"/>
          <w:sz w:val="24"/>
          <w:szCs w:val="24"/>
        </w:rPr>
        <w:t>5</w:t>
      </w:r>
      <w:r w:rsidRPr="00ED504E">
        <w:rPr>
          <w:sz w:val="24"/>
          <w:szCs w:val="24"/>
        </w:rPr>
        <w:t>-</w:t>
      </w:r>
      <w:r>
        <w:rPr>
          <w:rFonts w:hint="eastAsia"/>
          <w:sz w:val="24"/>
          <w:szCs w:val="24"/>
        </w:rPr>
        <w:t>1</w:t>
      </w:r>
      <w:r w:rsidRPr="00ED504E">
        <w:rPr>
          <w:rFonts w:hAnsi="SimSun"/>
          <w:sz w:val="24"/>
          <w:szCs w:val="24"/>
        </w:rPr>
        <w:t>和</w:t>
      </w:r>
      <w:ins w:id="1760" w:author="alling" w:date="2017-04-04T16:38:00Z">
        <w:r w:rsidR="008F70DB">
          <w:rPr>
            <w:rFonts w:hAnsi="SimSun" w:hint="eastAsia"/>
            <w:sz w:val="24"/>
            <w:szCs w:val="24"/>
          </w:rPr>
          <w:t>表</w:t>
        </w:r>
      </w:ins>
      <w:r>
        <w:rPr>
          <w:rFonts w:hint="eastAsia"/>
          <w:sz w:val="24"/>
          <w:szCs w:val="24"/>
        </w:rPr>
        <w:t>5</w:t>
      </w:r>
      <w:r w:rsidRPr="00ED504E">
        <w:rPr>
          <w:sz w:val="24"/>
          <w:szCs w:val="24"/>
        </w:rPr>
        <w:t>-</w:t>
      </w:r>
      <w:r>
        <w:rPr>
          <w:rFonts w:hint="eastAsia"/>
          <w:sz w:val="24"/>
          <w:szCs w:val="24"/>
        </w:rPr>
        <w:t>2</w:t>
      </w:r>
      <w:r w:rsidRPr="00ED504E">
        <w:rPr>
          <w:rFonts w:hAnsi="SimSun"/>
          <w:sz w:val="24"/>
          <w:szCs w:val="24"/>
        </w:rPr>
        <w:t>所示</w:t>
      </w:r>
      <w:r w:rsidR="00122782">
        <w:rPr>
          <w:rFonts w:hAnsi="SimSun" w:hint="eastAsia"/>
          <w:sz w:val="24"/>
          <w:szCs w:val="24"/>
        </w:rPr>
        <w:t>。</w:t>
      </w:r>
    </w:p>
    <w:p w14:paraId="06B845D3" w14:textId="77777777" w:rsidR="006D57AE" w:rsidRPr="000D2630" w:rsidRDefault="006D57AE" w:rsidP="006D57AE">
      <w:pPr>
        <w:pStyle w:val="af2"/>
        <w:jc w:val="center"/>
        <w:rPr>
          <w:rFonts w:ascii="Times New Roman" w:eastAsia="KaiTi" w:hAnsi="Times New Roman"/>
          <w:sz w:val="21"/>
          <w:szCs w:val="21"/>
          <w:rPrChange w:id="1761" w:author="Ling, Alex" w:date="2017-06-04T11:31:00Z">
            <w:rPr>
              <w:rFonts w:ascii="楷体" w:eastAsia="楷体" w:hAnsi="楷体"/>
              <w:sz w:val="21"/>
              <w:szCs w:val="21"/>
            </w:rPr>
          </w:rPrChange>
        </w:rPr>
      </w:pPr>
      <w:r w:rsidRPr="000D2630">
        <w:rPr>
          <w:rFonts w:ascii="Times New Roman" w:eastAsia="KaiTi" w:hAnsi="Times New Roman" w:hint="eastAsia"/>
          <w:sz w:val="21"/>
          <w:szCs w:val="21"/>
          <w:rPrChange w:id="1762" w:author="Ling, Alex" w:date="2017-06-04T11:31:00Z">
            <w:rPr>
              <w:rFonts w:ascii="楷体" w:eastAsia="楷体" w:hAnsi="楷体" w:hint="eastAsia"/>
              <w:sz w:val="21"/>
              <w:szCs w:val="21"/>
            </w:rPr>
          </w:rPrChange>
        </w:rPr>
        <w:t>表</w:t>
      </w:r>
      <w:r w:rsidRPr="000D2630">
        <w:rPr>
          <w:rFonts w:ascii="Times New Roman" w:eastAsia="KaiTi" w:hAnsi="Times New Roman"/>
          <w:sz w:val="21"/>
          <w:szCs w:val="21"/>
          <w:rPrChange w:id="1763" w:author="Ling, Alex" w:date="2017-06-04T11:31:00Z">
            <w:rPr>
              <w:rFonts w:ascii="楷体" w:eastAsia="楷体" w:hAnsi="楷体"/>
              <w:sz w:val="21"/>
              <w:szCs w:val="21"/>
            </w:rPr>
          </w:rPrChange>
        </w:rPr>
        <w:t>5-1 C-states</w:t>
      </w:r>
      <w:r w:rsidRPr="000D2630">
        <w:rPr>
          <w:rFonts w:ascii="Times New Roman" w:eastAsia="KaiTi" w:hAnsi="Times New Roman" w:hint="eastAsia"/>
          <w:sz w:val="21"/>
          <w:szCs w:val="21"/>
          <w:rPrChange w:id="1764" w:author="Ling, Alex" w:date="2017-06-04T11:31:00Z">
            <w:rPr>
              <w:rFonts w:ascii="楷体" w:eastAsia="楷体" w:hAnsi="楷体" w:hint="eastAsia"/>
              <w:sz w:val="21"/>
              <w:szCs w:val="21"/>
            </w:rPr>
          </w:rPrChange>
        </w:rPr>
        <w:t>平均用量对比（单位：百分比）</w:t>
      </w:r>
    </w:p>
    <w:p w14:paraId="665B739D" w14:textId="77777777" w:rsidR="006D57AE" w:rsidRPr="00EC4EA8" w:rsidRDefault="006D57AE" w:rsidP="006D57AE">
      <w:pPr>
        <w:jc w:val="center"/>
        <w:rPr>
          <w:sz w:val="24"/>
          <w:szCs w:val="24"/>
        </w:rPr>
      </w:pPr>
      <w:r>
        <w:t xml:space="preserve">Table </w:t>
      </w:r>
      <w:r>
        <w:rPr>
          <w:rFonts w:hint="eastAsia"/>
        </w:rPr>
        <w:t>5</w:t>
      </w:r>
      <w:r w:rsidRPr="00630629">
        <w:t>-</w:t>
      </w:r>
      <w:r>
        <w:rPr>
          <w:rFonts w:hint="eastAsia"/>
        </w:rPr>
        <w:t>1</w:t>
      </w:r>
      <w:r w:rsidRPr="00630629">
        <w:t xml:space="preserve"> </w:t>
      </w:r>
      <w:r>
        <w:t xml:space="preserve">C-states average usage comparison (unit: percentage) </w:t>
      </w:r>
    </w:p>
    <w:tbl>
      <w:tblPr>
        <w:tblStyle w:val="af4"/>
        <w:tblW w:w="0" w:type="auto"/>
        <w:tblLayout w:type="fixed"/>
        <w:tblLook w:val="04A0" w:firstRow="1" w:lastRow="0" w:firstColumn="1" w:lastColumn="0" w:noHBand="0" w:noVBand="1"/>
      </w:tblPr>
      <w:tblGrid>
        <w:gridCol w:w="1548"/>
        <w:gridCol w:w="2280"/>
        <w:gridCol w:w="2280"/>
        <w:gridCol w:w="2280"/>
      </w:tblGrid>
      <w:tr w:rsidR="006D57AE" w:rsidRPr="009431F2" w14:paraId="6DDD7129" w14:textId="77777777" w:rsidTr="00A13551">
        <w:trPr>
          <w:cnfStyle w:val="100000000000" w:firstRow="1" w:lastRow="0" w:firstColumn="0" w:lastColumn="0" w:oddVBand="0" w:evenVBand="0" w:oddHBand="0" w:evenHBand="0" w:firstRowFirstColumn="0" w:firstRowLastColumn="0" w:lastRowFirstColumn="0" w:lastRowLastColumn="0"/>
          <w:trHeight w:val="300"/>
        </w:trPr>
        <w:tc>
          <w:tcPr>
            <w:tcW w:w="1548" w:type="dxa"/>
            <w:noWrap/>
            <w:hideMark/>
          </w:tcPr>
          <w:p w14:paraId="5D6F29B5" w14:textId="77777777" w:rsidR="006D57AE" w:rsidRPr="009431F2" w:rsidRDefault="006D57AE" w:rsidP="00A13551">
            <w:pPr>
              <w:widowControl/>
              <w:adjustRightInd/>
              <w:snapToGrid/>
              <w:spacing w:before="0" w:line="240" w:lineRule="auto"/>
              <w:ind w:firstLine="0"/>
              <w:jc w:val="left"/>
              <w:rPr>
                <w:rFonts w:ascii="SimSun" w:hAnsi="SimSun"/>
                <w:snapToGrid/>
                <w:color w:val="000000"/>
              </w:rPr>
            </w:pPr>
          </w:p>
        </w:tc>
        <w:tc>
          <w:tcPr>
            <w:tcW w:w="2280" w:type="dxa"/>
            <w:noWrap/>
            <w:hideMark/>
          </w:tcPr>
          <w:p w14:paraId="0C9FFAD8" w14:textId="77777777" w:rsidR="006D57AE" w:rsidRPr="009431F2" w:rsidRDefault="006D57AE" w:rsidP="00A13551">
            <w:pPr>
              <w:widowControl/>
              <w:adjustRightInd/>
              <w:snapToGrid/>
              <w:spacing w:before="0" w:line="240" w:lineRule="auto"/>
              <w:ind w:firstLine="0"/>
              <w:jc w:val="right"/>
              <w:rPr>
                <w:rFonts w:ascii="SimSun" w:hAnsi="SimSun"/>
                <w:snapToGrid/>
                <w:color w:val="FFFFFF" w:themeColor="background1"/>
              </w:rPr>
            </w:pPr>
            <w:r w:rsidRPr="009431F2">
              <w:rPr>
                <w:rFonts w:ascii="SimSun" w:hAnsi="SimSun" w:hint="eastAsia"/>
                <w:snapToGrid/>
                <w:color w:val="FFFFFF" w:themeColor="background1"/>
              </w:rPr>
              <w:t>非节能意识调度器</w:t>
            </w:r>
          </w:p>
        </w:tc>
        <w:tc>
          <w:tcPr>
            <w:tcW w:w="2280" w:type="dxa"/>
            <w:noWrap/>
            <w:hideMark/>
          </w:tcPr>
          <w:p w14:paraId="7066EE22" w14:textId="77777777" w:rsidR="006D57AE" w:rsidRPr="009431F2" w:rsidRDefault="006D57AE" w:rsidP="00A13551">
            <w:pPr>
              <w:widowControl/>
              <w:adjustRightInd/>
              <w:snapToGrid/>
              <w:spacing w:before="0" w:line="240" w:lineRule="auto"/>
              <w:ind w:firstLine="0"/>
              <w:jc w:val="right"/>
              <w:rPr>
                <w:rFonts w:ascii="SimSun" w:hAnsi="SimSun"/>
                <w:snapToGrid/>
                <w:color w:val="FFFFFF" w:themeColor="background1"/>
              </w:rPr>
            </w:pPr>
            <w:r w:rsidRPr="009431F2">
              <w:rPr>
                <w:rFonts w:ascii="SimSun" w:hAnsi="SimSun" w:hint="eastAsia"/>
                <w:snapToGrid/>
                <w:color w:val="FFFFFF" w:themeColor="background1"/>
              </w:rPr>
              <w:t>节能意识调度器</w:t>
            </w:r>
          </w:p>
        </w:tc>
        <w:tc>
          <w:tcPr>
            <w:tcW w:w="2280" w:type="dxa"/>
            <w:noWrap/>
            <w:hideMark/>
          </w:tcPr>
          <w:p w14:paraId="37CA7B00" w14:textId="77777777" w:rsidR="006D57AE" w:rsidRPr="009431F2" w:rsidRDefault="006D57AE" w:rsidP="00A13551">
            <w:pPr>
              <w:widowControl/>
              <w:adjustRightInd/>
              <w:snapToGrid/>
              <w:spacing w:before="0" w:line="240" w:lineRule="auto"/>
              <w:ind w:firstLine="0"/>
              <w:jc w:val="right"/>
              <w:rPr>
                <w:rFonts w:ascii="SimSun" w:hAnsi="SimSun"/>
                <w:snapToGrid/>
                <w:color w:val="FFFFFF" w:themeColor="background1"/>
              </w:rPr>
            </w:pPr>
            <w:r>
              <w:rPr>
                <w:rFonts w:ascii="SimSun" w:hAnsi="SimSun" w:hint="eastAsia"/>
                <w:snapToGrid/>
                <w:color w:val="FFFFFF" w:themeColor="background1"/>
              </w:rPr>
              <w:t>两者相差</w:t>
            </w:r>
          </w:p>
        </w:tc>
      </w:tr>
      <w:tr w:rsidR="006D57AE" w:rsidRPr="009431F2" w14:paraId="05719206" w14:textId="77777777" w:rsidTr="00A13551">
        <w:trPr>
          <w:trHeight w:val="300"/>
        </w:trPr>
        <w:tc>
          <w:tcPr>
            <w:tcW w:w="1548" w:type="dxa"/>
            <w:noWrap/>
            <w:hideMark/>
          </w:tcPr>
          <w:p w14:paraId="634B1AA4" w14:textId="77777777" w:rsidR="006D57AE" w:rsidRPr="009431F2" w:rsidRDefault="006D57AE" w:rsidP="00A13551">
            <w:pPr>
              <w:widowControl/>
              <w:adjustRightInd/>
              <w:snapToGrid/>
              <w:spacing w:before="0" w:line="240" w:lineRule="auto"/>
              <w:ind w:firstLine="0"/>
              <w:jc w:val="left"/>
              <w:rPr>
                <w:rFonts w:ascii="SimSun" w:hAnsi="SimSun"/>
                <w:snapToGrid/>
                <w:color w:val="000000"/>
              </w:rPr>
            </w:pPr>
            <w:r>
              <w:rPr>
                <w:rFonts w:ascii="SimSun" w:hAnsi="SimSun" w:hint="eastAsia"/>
                <w:snapToGrid/>
                <w:color w:val="000000"/>
              </w:rPr>
              <w:t>C0</w:t>
            </w:r>
          </w:p>
        </w:tc>
        <w:tc>
          <w:tcPr>
            <w:tcW w:w="2280" w:type="dxa"/>
            <w:noWrap/>
            <w:hideMark/>
          </w:tcPr>
          <w:p w14:paraId="534A0362" w14:textId="77777777" w:rsidR="006D57AE" w:rsidRPr="009431F2" w:rsidRDefault="006D57AE" w:rsidP="00A13551">
            <w:pPr>
              <w:widowControl/>
              <w:adjustRightInd/>
              <w:snapToGrid/>
              <w:spacing w:before="0" w:line="240" w:lineRule="auto"/>
              <w:ind w:firstLine="0"/>
              <w:jc w:val="right"/>
              <w:rPr>
                <w:rFonts w:ascii="SimSun" w:hAnsi="SimSun"/>
                <w:snapToGrid/>
                <w:color w:val="000000"/>
              </w:rPr>
            </w:pPr>
            <w:r w:rsidRPr="009431F2">
              <w:rPr>
                <w:rFonts w:ascii="SimSun" w:hAnsi="SimSun" w:hint="eastAsia"/>
                <w:snapToGrid/>
                <w:color w:val="000000"/>
              </w:rPr>
              <w:t>35.92</w:t>
            </w:r>
          </w:p>
        </w:tc>
        <w:tc>
          <w:tcPr>
            <w:tcW w:w="2280" w:type="dxa"/>
            <w:noWrap/>
            <w:hideMark/>
          </w:tcPr>
          <w:p w14:paraId="59709F77" w14:textId="77777777" w:rsidR="006D57AE" w:rsidRPr="009431F2" w:rsidRDefault="006D57AE" w:rsidP="00A13551">
            <w:pPr>
              <w:widowControl/>
              <w:adjustRightInd/>
              <w:snapToGrid/>
              <w:spacing w:before="0" w:line="240" w:lineRule="auto"/>
              <w:ind w:firstLine="0"/>
              <w:jc w:val="right"/>
              <w:rPr>
                <w:rFonts w:ascii="SimSun" w:hAnsi="SimSun"/>
                <w:snapToGrid/>
                <w:color w:val="000000"/>
              </w:rPr>
            </w:pPr>
            <w:r w:rsidRPr="009431F2">
              <w:rPr>
                <w:rFonts w:ascii="SimSun" w:hAnsi="SimSun" w:hint="eastAsia"/>
                <w:snapToGrid/>
                <w:color w:val="000000"/>
              </w:rPr>
              <w:t>31.96</w:t>
            </w:r>
          </w:p>
        </w:tc>
        <w:tc>
          <w:tcPr>
            <w:tcW w:w="2280" w:type="dxa"/>
            <w:noWrap/>
            <w:hideMark/>
          </w:tcPr>
          <w:p w14:paraId="50A28267" w14:textId="77777777" w:rsidR="006D57AE" w:rsidRPr="009431F2" w:rsidRDefault="006D57AE" w:rsidP="00A13551">
            <w:pPr>
              <w:widowControl/>
              <w:adjustRightInd/>
              <w:snapToGrid/>
              <w:spacing w:before="0" w:line="240" w:lineRule="auto"/>
              <w:ind w:firstLine="0"/>
              <w:jc w:val="right"/>
              <w:rPr>
                <w:rFonts w:ascii="SimSun" w:hAnsi="SimSun"/>
                <w:snapToGrid/>
                <w:color w:val="000000"/>
              </w:rPr>
            </w:pPr>
            <w:r w:rsidRPr="009431F2">
              <w:rPr>
                <w:rFonts w:ascii="SimSun" w:hAnsi="SimSun" w:hint="eastAsia"/>
                <w:snapToGrid/>
                <w:color w:val="000000"/>
              </w:rPr>
              <w:t>-3.96</w:t>
            </w:r>
          </w:p>
        </w:tc>
      </w:tr>
      <w:tr w:rsidR="006D57AE" w:rsidRPr="009431F2" w14:paraId="4FF42167" w14:textId="77777777" w:rsidTr="00A13551">
        <w:trPr>
          <w:trHeight w:val="300"/>
        </w:trPr>
        <w:tc>
          <w:tcPr>
            <w:tcW w:w="1548" w:type="dxa"/>
            <w:noWrap/>
            <w:hideMark/>
          </w:tcPr>
          <w:p w14:paraId="70FB932B" w14:textId="77777777" w:rsidR="006D57AE" w:rsidRPr="009431F2" w:rsidRDefault="006D57AE" w:rsidP="00A13551">
            <w:pPr>
              <w:widowControl/>
              <w:adjustRightInd/>
              <w:snapToGrid/>
              <w:spacing w:before="0" w:line="240" w:lineRule="auto"/>
              <w:ind w:firstLine="0"/>
              <w:jc w:val="left"/>
              <w:rPr>
                <w:rFonts w:ascii="SimSun" w:hAnsi="SimSun"/>
                <w:snapToGrid/>
                <w:color w:val="000000"/>
              </w:rPr>
            </w:pPr>
            <w:r>
              <w:rPr>
                <w:rFonts w:ascii="SimSun" w:hAnsi="SimSun" w:hint="eastAsia"/>
                <w:snapToGrid/>
                <w:color w:val="000000"/>
              </w:rPr>
              <w:t>C1</w:t>
            </w:r>
          </w:p>
        </w:tc>
        <w:tc>
          <w:tcPr>
            <w:tcW w:w="2280" w:type="dxa"/>
            <w:noWrap/>
            <w:hideMark/>
          </w:tcPr>
          <w:p w14:paraId="7E49D227" w14:textId="77777777" w:rsidR="006D57AE" w:rsidRPr="009431F2" w:rsidRDefault="006D57AE" w:rsidP="00A13551">
            <w:pPr>
              <w:widowControl/>
              <w:adjustRightInd/>
              <w:snapToGrid/>
              <w:spacing w:before="0" w:line="240" w:lineRule="auto"/>
              <w:ind w:firstLine="0"/>
              <w:jc w:val="right"/>
              <w:rPr>
                <w:rFonts w:ascii="SimSun" w:hAnsi="SimSun"/>
                <w:snapToGrid/>
                <w:color w:val="000000"/>
              </w:rPr>
            </w:pPr>
            <w:r w:rsidRPr="009431F2">
              <w:rPr>
                <w:rFonts w:ascii="SimSun" w:hAnsi="SimSun" w:hint="eastAsia"/>
                <w:snapToGrid/>
                <w:color w:val="000000"/>
              </w:rPr>
              <w:t>64.06</w:t>
            </w:r>
          </w:p>
        </w:tc>
        <w:tc>
          <w:tcPr>
            <w:tcW w:w="2280" w:type="dxa"/>
            <w:noWrap/>
            <w:hideMark/>
          </w:tcPr>
          <w:p w14:paraId="711013FB" w14:textId="77777777" w:rsidR="006D57AE" w:rsidRPr="009431F2" w:rsidRDefault="006D57AE" w:rsidP="00A13551">
            <w:pPr>
              <w:widowControl/>
              <w:adjustRightInd/>
              <w:snapToGrid/>
              <w:spacing w:before="0" w:line="240" w:lineRule="auto"/>
              <w:ind w:firstLine="0"/>
              <w:jc w:val="right"/>
              <w:rPr>
                <w:rFonts w:ascii="SimSun" w:hAnsi="SimSun"/>
                <w:snapToGrid/>
                <w:color w:val="000000"/>
              </w:rPr>
            </w:pPr>
            <w:r w:rsidRPr="009431F2">
              <w:rPr>
                <w:rFonts w:ascii="SimSun" w:hAnsi="SimSun" w:hint="eastAsia"/>
                <w:snapToGrid/>
                <w:color w:val="000000"/>
              </w:rPr>
              <w:t>68.04</w:t>
            </w:r>
          </w:p>
        </w:tc>
        <w:tc>
          <w:tcPr>
            <w:tcW w:w="2280" w:type="dxa"/>
            <w:noWrap/>
            <w:hideMark/>
          </w:tcPr>
          <w:p w14:paraId="10DB8118" w14:textId="77777777" w:rsidR="006D57AE" w:rsidRPr="009431F2" w:rsidRDefault="006D57AE" w:rsidP="00A13551">
            <w:pPr>
              <w:widowControl/>
              <w:adjustRightInd/>
              <w:snapToGrid/>
              <w:spacing w:before="0" w:line="240" w:lineRule="auto"/>
              <w:ind w:firstLine="0"/>
              <w:jc w:val="right"/>
              <w:rPr>
                <w:rFonts w:ascii="SimSun" w:hAnsi="SimSun"/>
                <w:snapToGrid/>
                <w:color w:val="000000"/>
              </w:rPr>
            </w:pPr>
            <w:r w:rsidRPr="009431F2">
              <w:rPr>
                <w:rFonts w:ascii="SimSun" w:hAnsi="SimSun" w:hint="eastAsia"/>
                <w:snapToGrid/>
                <w:color w:val="000000"/>
              </w:rPr>
              <w:t>3.98</w:t>
            </w:r>
          </w:p>
        </w:tc>
      </w:tr>
    </w:tbl>
    <w:p w14:paraId="63B24249" w14:textId="77777777" w:rsidR="006D57AE" w:rsidRPr="00ED504E" w:rsidRDefault="006D57AE" w:rsidP="006D57AE">
      <w:pPr>
        <w:rPr>
          <w:sz w:val="24"/>
          <w:szCs w:val="24"/>
        </w:rPr>
      </w:pPr>
      <w:r w:rsidRPr="00ED504E">
        <w:rPr>
          <w:rFonts w:hAnsi="SimSun"/>
          <w:sz w:val="24"/>
          <w:szCs w:val="24"/>
        </w:rPr>
        <w:t>其中，</w:t>
      </w:r>
      <w:r w:rsidRPr="00ED504E">
        <w:rPr>
          <w:sz w:val="24"/>
          <w:szCs w:val="24"/>
        </w:rPr>
        <w:t>C0</w:t>
      </w:r>
      <w:r w:rsidRPr="00ED504E">
        <w:rPr>
          <w:rFonts w:hAnsi="SimSun"/>
          <w:sz w:val="24"/>
          <w:szCs w:val="24"/>
        </w:rPr>
        <w:t>为</w:t>
      </w:r>
      <w:r w:rsidRPr="00ED504E">
        <w:rPr>
          <w:sz w:val="24"/>
          <w:szCs w:val="24"/>
        </w:rPr>
        <w:t>CPU</w:t>
      </w:r>
      <w:r w:rsidRPr="00ED504E">
        <w:rPr>
          <w:rFonts w:hAnsi="SimSun"/>
          <w:sz w:val="24"/>
          <w:szCs w:val="24"/>
        </w:rPr>
        <w:t>正常运行状态，</w:t>
      </w:r>
      <w:r w:rsidRPr="00ED504E">
        <w:rPr>
          <w:sz w:val="24"/>
          <w:szCs w:val="24"/>
        </w:rPr>
        <w:t>C1</w:t>
      </w:r>
      <w:r w:rsidRPr="00ED504E">
        <w:rPr>
          <w:rFonts w:hAnsi="SimSun"/>
          <w:sz w:val="24"/>
          <w:szCs w:val="24"/>
        </w:rPr>
        <w:t>为</w:t>
      </w:r>
      <w:r w:rsidRPr="00ED504E">
        <w:rPr>
          <w:sz w:val="24"/>
          <w:szCs w:val="24"/>
        </w:rPr>
        <w:t>CPU</w:t>
      </w:r>
      <w:r w:rsidRPr="00ED504E">
        <w:rPr>
          <w:rFonts w:hAnsi="SimSun"/>
          <w:sz w:val="24"/>
          <w:szCs w:val="24"/>
        </w:rPr>
        <w:t>空闲状态。从表中数据可以看出，在有节能意识的调度器作用下，</w:t>
      </w:r>
      <w:r w:rsidRPr="00ED504E">
        <w:rPr>
          <w:sz w:val="24"/>
          <w:szCs w:val="24"/>
        </w:rPr>
        <w:t>CPU</w:t>
      </w:r>
      <w:r w:rsidRPr="00ED504E">
        <w:rPr>
          <w:rFonts w:hAnsi="SimSun"/>
          <w:sz w:val="24"/>
          <w:szCs w:val="24"/>
        </w:rPr>
        <w:t>处于运行状态的时间减少了约</w:t>
      </w:r>
      <w:r w:rsidRPr="00ED504E">
        <w:rPr>
          <w:sz w:val="24"/>
          <w:szCs w:val="24"/>
        </w:rPr>
        <w:t>4</w:t>
      </w:r>
      <w:r w:rsidRPr="00ED504E">
        <w:rPr>
          <w:rFonts w:hAnsi="SimSun"/>
          <w:sz w:val="24"/>
          <w:szCs w:val="24"/>
        </w:rPr>
        <w:t>个百分点而相应地处于空闲状态的时间增加约</w:t>
      </w:r>
      <w:r w:rsidRPr="00ED504E">
        <w:rPr>
          <w:sz w:val="24"/>
          <w:szCs w:val="24"/>
        </w:rPr>
        <w:t>4</w:t>
      </w:r>
      <w:r w:rsidRPr="00ED504E">
        <w:rPr>
          <w:rFonts w:hAnsi="SimSun"/>
          <w:sz w:val="24"/>
          <w:szCs w:val="24"/>
        </w:rPr>
        <w:t>个百分点了。因此，</w:t>
      </w:r>
      <w:r w:rsidRPr="00ED504E">
        <w:rPr>
          <w:sz w:val="24"/>
          <w:szCs w:val="24"/>
        </w:rPr>
        <w:t>CPU</w:t>
      </w:r>
      <w:r w:rsidRPr="00ED504E">
        <w:rPr>
          <w:rFonts w:hAnsi="SimSun"/>
          <w:sz w:val="24"/>
          <w:szCs w:val="24"/>
        </w:rPr>
        <w:t>的整体功耗得到了降低。</w:t>
      </w:r>
    </w:p>
    <w:p w14:paraId="48A5CA81" w14:textId="77777777" w:rsidR="006D57AE" w:rsidRPr="000D2630" w:rsidRDefault="006D57AE" w:rsidP="006D57AE">
      <w:pPr>
        <w:pStyle w:val="af2"/>
        <w:jc w:val="center"/>
        <w:rPr>
          <w:rFonts w:ascii="Times New Roman" w:eastAsia="KaiTi" w:hAnsi="Times New Roman"/>
          <w:sz w:val="21"/>
          <w:szCs w:val="21"/>
          <w:rPrChange w:id="1765" w:author="Ling, Alex" w:date="2017-06-04T11:31:00Z">
            <w:rPr>
              <w:rFonts w:ascii="楷体" w:eastAsia="楷体" w:hAnsi="楷体"/>
              <w:sz w:val="21"/>
              <w:szCs w:val="21"/>
            </w:rPr>
          </w:rPrChange>
        </w:rPr>
      </w:pPr>
      <w:r w:rsidRPr="000D2630">
        <w:rPr>
          <w:rFonts w:ascii="Times New Roman" w:eastAsia="KaiTi" w:hAnsi="Times New Roman" w:hint="eastAsia"/>
          <w:sz w:val="21"/>
          <w:szCs w:val="21"/>
          <w:rPrChange w:id="1766" w:author="Ling, Alex" w:date="2017-06-04T11:31:00Z">
            <w:rPr>
              <w:rFonts w:ascii="楷体" w:eastAsia="楷体" w:hAnsi="楷体" w:hint="eastAsia"/>
              <w:sz w:val="21"/>
              <w:szCs w:val="21"/>
            </w:rPr>
          </w:rPrChange>
        </w:rPr>
        <w:t>表</w:t>
      </w:r>
      <w:r w:rsidRPr="000D2630">
        <w:rPr>
          <w:rFonts w:ascii="Times New Roman" w:eastAsia="KaiTi" w:hAnsi="Times New Roman"/>
          <w:sz w:val="21"/>
          <w:szCs w:val="21"/>
          <w:rPrChange w:id="1767" w:author="Ling, Alex" w:date="2017-06-04T11:31:00Z">
            <w:rPr>
              <w:rFonts w:ascii="楷体" w:eastAsia="楷体" w:hAnsi="楷体"/>
              <w:sz w:val="21"/>
              <w:szCs w:val="21"/>
            </w:rPr>
          </w:rPrChange>
        </w:rPr>
        <w:t>5-2 P-states</w:t>
      </w:r>
      <w:r w:rsidRPr="000D2630">
        <w:rPr>
          <w:rFonts w:ascii="Times New Roman" w:eastAsia="KaiTi" w:hAnsi="Times New Roman" w:hint="eastAsia"/>
          <w:sz w:val="21"/>
          <w:szCs w:val="21"/>
          <w:rPrChange w:id="1768" w:author="Ling, Alex" w:date="2017-06-04T11:31:00Z">
            <w:rPr>
              <w:rFonts w:ascii="楷体" w:eastAsia="楷体" w:hAnsi="楷体" w:hint="eastAsia"/>
              <w:sz w:val="21"/>
              <w:szCs w:val="21"/>
            </w:rPr>
          </w:rPrChange>
        </w:rPr>
        <w:t>平均用量对比（单位：百分比）</w:t>
      </w:r>
    </w:p>
    <w:p w14:paraId="1B56847E" w14:textId="77777777" w:rsidR="006D57AE" w:rsidRDefault="006D57AE" w:rsidP="006D57AE">
      <w:pPr>
        <w:jc w:val="center"/>
        <w:rPr>
          <w:sz w:val="24"/>
          <w:szCs w:val="24"/>
        </w:rPr>
      </w:pPr>
      <w:r>
        <w:t xml:space="preserve">Table </w:t>
      </w:r>
      <w:r>
        <w:rPr>
          <w:rFonts w:hint="eastAsia"/>
        </w:rPr>
        <w:t>5</w:t>
      </w:r>
      <w:r w:rsidRPr="00630629">
        <w:t>-</w:t>
      </w:r>
      <w:r>
        <w:rPr>
          <w:rFonts w:hint="eastAsia"/>
        </w:rPr>
        <w:t>2</w:t>
      </w:r>
      <w:r w:rsidRPr="00630629">
        <w:t xml:space="preserve"> </w:t>
      </w:r>
      <w:r>
        <w:t>P-states average usage comparison (unit: percentage)</w:t>
      </w:r>
    </w:p>
    <w:tbl>
      <w:tblPr>
        <w:tblW w:w="8370" w:type="dxa"/>
        <w:tblInd w:w="18" w:type="dxa"/>
        <w:tblLayout w:type="fixed"/>
        <w:tblLook w:val="04A0" w:firstRow="1" w:lastRow="0" w:firstColumn="1" w:lastColumn="0" w:noHBand="0" w:noVBand="1"/>
      </w:tblPr>
      <w:tblGrid>
        <w:gridCol w:w="1530"/>
        <w:gridCol w:w="1140"/>
        <w:gridCol w:w="1140"/>
        <w:gridCol w:w="1140"/>
        <w:gridCol w:w="1140"/>
        <w:gridCol w:w="1140"/>
        <w:gridCol w:w="1140"/>
      </w:tblGrid>
      <w:tr w:rsidR="006D57AE" w:rsidRPr="00BF75FD" w14:paraId="5E4FBC94" w14:textId="77777777" w:rsidTr="00A13551">
        <w:trPr>
          <w:trHeight w:val="300"/>
        </w:trPr>
        <w:tc>
          <w:tcPr>
            <w:tcW w:w="1530" w:type="dxa"/>
            <w:tcBorders>
              <w:top w:val="single" w:sz="4" w:space="0" w:color="auto"/>
              <w:left w:val="single" w:sz="4" w:space="0" w:color="auto"/>
              <w:bottom w:val="single" w:sz="4" w:space="0" w:color="auto"/>
              <w:right w:val="single" w:sz="4" w:space="0" w:color="auto"/>
            </w:tcBorders>
            <w:shd w:val="clear" w:color="000000" w:fill="000000"/>
            <w:vAlign w:val="bottom"/>
            <w:hideMark/>
          </w:tcPr>
          <w:p w14:paraId="61259024" w14:textId="77777777" w:rsidR="006D57AE" w:rsidRPr="00BF75FD" w:rsidRDefault="006D57AE" w:rsidP="00A13551">
            <w:pPr>
              <w:widowControl/>
              <w:adjustRightInd/>
              <w:snapToGrid/>
              <w:spacing w:before="0" w:line="240" w:lineRule="auto"/>
              <w:ind w:firstLine="0"/>
              <w:jc w:val="center"/>
              <w:rPr>
                <w:snapToGrid/>
                <w:color w:val="FFFFFF"/>
              </w:rPr>
            </w:pPr>
          </w:p>
        </w:tc>
        <w:tc>
          <w:tcPr>
            <w:tcW w:w="3420" w:type="dxa"/>
            <w:gridSpan w:val="3"/>
            <w:tcBorders>
              <w:top w:val="single" w:sz="4" w:space="0" w:color="auto"/>
              <w:left w:val="nil"/>
              <w:bottom w:val="single" w:sz="4" w:space="0" w:color="auto"/>
              <w:right w:val="single" w:sz="4" w:space="0" w:color="auto"/>
            </w:tcBorders>
            <w:shd w:val="clear" w:color="000000" w:fill="000000"/>
            <w:vAlign w:val="bottom"/>
            <w:hideMark/>
          </w:tcPr>
          <w:p w14:paraId="7917A205" w14:textId="77777777" w:rsidR="006D57AE" w:rsidRPr="00BF75FD" w:rsidRDefault="006D57AE" w:rsidP="00A13551">
            <w:pPr>
              <w:widowControl/>
              <w:adjustRightInd/>
              <w:snapToGrid/>
              <w:spacing w:before="0" w:line="240" w:lineRule="auto"/>
              <w:ind w:firstLine="0"/>
              <w:jc w:val="center"/>
              <w:rPr>
                <w:snapToGrid/>
                <w:color w:val="FFFFFF"/>
              </w:rPr>
            </w:pPr>
            <w:r w:rsidRPr="00BF75FD">
              <w:rPr>
                <w:snapToGrid/>
                <w:color w:val="FFFFFF"/>
              </w:rPr>
              <w:t>Silver Cluster</w:t>
            </w:r>
          </w:p>
        </w:tc>
        <w:tc>
          <w:tcPr>
            <w:tcW w:w="3420" w:type="dxa"/>
            <w:gridSpan w:val="3"/>
            <w:tcBorders>
              <w:top w:val="single" w:sz="4" w:space="0" w:color="auto"/>
              <w:left w:val="nil"/>
              <w:bottom w:val="single" w:sz="4" w:space="0" w:color="auto"/>
              <w:right w:val="single" w:sz="4" w:space="0" w:color="auto"/>
            </w:tcBorders>
            <w:shd w:val="clear" w:color="000000" w:fill="000000"/>
            <w:vAlign w:val="bottom"/>
            <w:hideMark/>
          </w:tcPr>
          <w:p w14:paraId="1AAF9E11" w14:textId="77777777" w:rsidR="006D57AE" w:rsidRPr="00BF75FD" w:rsidRDefault="006D57AE" w:rsidP="00A13551">
            <w:pPr>
              <w:widowControl/>
              <w:adjustRightInd/>
              <w:snapToGrid/>
              <w:spacing w:before="0" w:line="240" w:lineRule="auto"/>
              <w:ind w:firstLine="0"/>
              <w:jc w:val="center"/>
              <w:rPr>
                <w:snapToGrid/>
                <w:color w:val="FFFFFF"/>
              </w:rPr>
            </w:pPr>
            <w:r w:rsidRPr="00BF75FD">
              <w:rPr>
                <w:snapToGrid/>
                <w:color w:val="FFFFFF"/>
              </w:rPr>
              <w:t>Golden Cluster</w:t>
            </w:r>
          </w:p>
        </w:tc>
      </w:tr>
      <w:tr w:rsidR="006D57AE" w:rsidRPr="00BF75FD" w14:paraId="61008896" w14:textId="77777777" w:rsidTr="00A13551">
        <w:trPr>
          <w:trHeight w:val="900"/>
        </w:trPr>
        <w:tc>
          <w:tcPr>
            <w:tcW w:w="1530" w:type="dxa"/>
            <w:tcBorders>
              <w:top w:val="nil"/>
              <w:left w:val="single" w:sz="4" w:space="0" w:color="auto"/>
              <w:bottom w:val="single" w:sz="4" w:space="0" w:color="auto"/>
              <w:right w:val="single" w:sz="4" w:space="0" w:color="auto"/>
            </w:tcBorders>
            <w:shd w:val="clear" w:color="000000" w:fill="000000"/>
            <w:vAlign w:val="bottom"/>
            <w:hideMark/>
          </w:tcPr>
          <w:p w14:paraId="340261C4" w14:textId="77777777" w:rsidR="006D57AE" w:rsidRPr="00BF75FD" w:rsidRDefault="006D57AE" w:rsidP="00A13551">
            <w:pPr>
              <w:widowControl/>
              <w:adjustRightInd/>
              <w:snapToGrid/>
              <w:spacing w:before="0" w:line="240" w:lineRule="auto"/>
              <w:ind w:firstLine="0"/>
              <w:jc w:val="right"/>
              <w:rPr>
                <w:snapToGrid/>
                <w:color w:val="FFFFFF"/>
              </w:rPr>
            </w:pPr>
            <w:r w:rsidRPr="00BF75FD">
              <w:rPr>
                <w:snapToGrid/>
                <w:color w:val="FFFFFF"/>
              </w:rPr>
              <w:t>时钟频率（单位：</w:t>
            </w:r>
            <w:r w:rsidRPr="00BF75FD">
              <w:rPr>
                <w:snapToGrid/>
                <w:color w:val="FFFFFF"/>
              </w:rPr>
              <w:t>MHz</w:t>
            </w:r>
            <w:r w:rsidRPr="00BF75FD">
              <w:rPr>
                <w:snapToGrid/>
                <w:color w:val="FFFFFF"/>
              </w:rPr>
              <w:t>）</w:t>
            </w:r>
          </w:p>
        </w:tc>
        <w:tc>
          <w:tcPr>
            <w:tcW w:w="1140" w:type="dxa"/>
            <w:tcBorders>
              <w:top w:val="nil"/>
              <w:left w:val="nil"/>
              <w:bottom w:val="single" w:sz="4" w:space="0" w:color="auto"/>
              <w:right w:val="single" w:sz="4" w:space="0" w:color="auto"/>
            </w:tcBorders>
            <w:shd w:val="clear" w:color="000000" w:fill="000000"/>
            <w:vAlign w:val="bottom"/>
            <w:hideMark/>
          </w:tcPr>
          <w:p w14:paraId="5A6D7A89" w14:textId="77777777" w:rsidR="006D57AE" w:rsidRPr="00BF75FD" w:rsidRDefault="006D57AE" w:rsidP="00A13551">
            <w:pPr>
              <w:widowControl/>
              <w:adjustRightInd/>
              <w:snapToGrid/>
              <w:spacing w:before="0" w:line="240" w:lineRule="auto"/>
              <w:ind w:firstLine="0"/>
              <w:jc w:val="right"/>
              <w:rPr>
                <w:snapToGrid/>
                <w:color w:val="FFFFFF"/>
              </w:rPr>
            </w:pPr>
            <w:r w:rsidRPr="00BF75FD">
              <w:rPr>
                <w:snapToGrid/>
                <w:color w:val="FFFFFF"/>
              </w:rPr>
              <w:t>非节能意识调度器</w:t>
            </w:r>
          </w:p>
        </w:tc>
        <w:tc>
          <w:tcPr>
            <w:tcW w:w="1140" w:type="dxa"/>
            <w:tcBorders>
              <w:top w:val="nil"/>
              <w:left w:val="nil"/>
              <w:bottom w:val="single" w:sz="4" w:space="0" w:color="auto"/>
              <w:right w:val="single" w:sz="4" w:space="0" w:color="auto"/>
            </w:tcBorders>
            <w:shd w:val="clear" w:color="000000" w:fill="000000"/>
            <w:vAlign w:val="bottom"/>
            <w:hideMark/>
          </w:tcPr>
          <w:p w14:paraId="3502CDE9" w14:textId="77777777" w:rsidR="006D57AE" w:rsidRPr="00BF75FD" w:rsidRDefault="006D57AE" w:rsidP="00A13551">
            <w:pPr>
              <w:widowControl/>
              <w:adjustRightInd/>
              <w:snapToGrid/>
              <w:spacing w:before="0" w:line="240" w:lineRule="auto"/>
              <w:ind w:firstLine="0"/>
              <w:jc w:val="right"/>
              <w:rPr>
                <w:snapToGrid/>
                <w:color w:val="FFFFFF"/>
              </w:rPr>
            </w:pPr>
            <w:r w:rsidRPr="00BF75FD">
              <w:rPr>
                <w:snapToGrid/>
                <w:color w:val="FFFFFF"/>
              </w:rPr>
              <w:t>节能意识调度器</w:t>
            </w:r>
          </w:p>
        </w:tc>
        <w:tc>
          <w:tcPr>
            <w:tcW w:w="1140" w:type="dxa"/>
            <w:tcBorders>
              <w:top w:val="nil"/>
              <w:left w:val="nil"/>
              <w:bottom w:val="single" w:sz="4" w:space="0" w:color="auto"/>
              <w:right w:val="single" w:sz="4" w:space="0" w:color="auto"/>
            </w:tcBorders>
            <w:shd w:val="clear" w:color="000000" w:fill="000000"/>
            <w:vAlign w:val="bottom"/>
            <w:hideMark/>
          </w:tcPr>
          <w:p w14:paraId="47A22BF3" w14:textId="77777777" w:rsidR="006D57AE" w:rsidRPr="00BF75FD" w:rsidRDefault="006D57AE" w:rsidP="00A13551">
            <w:pPr>
              <w:widowControl/>
              <w:adjustRightInd/>
              <w:snapToGrid/>
              <w:spacing w:before="0" w:line="240" w:lineRule="auto"/>
              <w:ind w:firstLine="0"/>
              <w:jc w:val="right"/>
              <w:rPr>
                <w:snapToGrid/>
                <w:color w:val="FFFFFF"/>
              </w:rPr>
            </w:pPr>
            <w:r w:rsidRPr="00BF75FD">
              <w:rPr>
                <w:snapToGrid/>
                <w:color w:val="FFFFFF"/>
              </w:rPr>
              <w:t xml:space="preserve">　</w:t>
            </w:r>
            <w:r>
              <w:rPr>
                <w:rFonts w:hint="eastAsia"/>
                <w:snapToGrid/>
                <w:color w:val="FFFFFF"/>
              </w:rPr>
              <w:t>两者相差</w:t>
            </w:r>
          </w:p>
        </w:tc>
        <w:tc>
          <w:tcPr>
            <w:tcW w:w="1140" w:type="dxa"/>
            <w:tcBorders>
              <w:top w:val="nil"/>
              <w:left w:val="nil"/>
              <w:bottom w:val="single" w:sz="4" w:space="0" w:color="auto"/>
              <w:right w:val="single" w:sz="4" w:space="0" w:color="auto"/>
            </w:tcBorders>
            <w:shd w:val="clear" w:color="000000" w:fill="000000"/>
            <w:vAlign w:val="bottom"/>
            <w:hideMark/>
          </w:tcPr>
          <w:p w14:paraId="337CEDFB" w14:textId="77777777" w:rsidR="006D57AE" w:rsidRPr="00BF75FD" w:rsidRDefault="006D57AE" w:rsidP="00A13551">
            <w:pPr>
              <w:widowControl/>
              <w:adjustRightInd/>
              <w:snapToGrid/>
              <w:spacing w:before="0" w:line="240" w:lineRule="auto"/>
              <w:ind w:firstLine="0"/>
              <w:jc w:val="right"/>
              <w:rPr>
                <w:snapToGrid/>
                <w:color w:val="FFFFFF"/>
              </w:rPr>
            </w:pPr>
            <w:r w:rsidRPr="00BF75FD">
              <w:rPr>
                <w:snapToGrid/>
                <w:color w:val="FFFFFF"/>
              </w:rPr>
              <w:t>非节能意识调度器</w:t>
            </w:r>
          </w:p>
        </w:tc>
        <w:tc>
          <w:tcPr>
            <w:tcW w:w="1140" w:type="dxa"/>
            <w:tcBorders>
              <w:top w:val="nil"/>
              <w:left w:val="nil"/>
              <w:bottom w:val="single" w:sz="4" w:space="0" w:color="auto"/>
              <w:right w:val="single" w:sz="4" w:space="0" w:color="auto"/>
            </w:tcBorders>
            <w:shd w:val="clear" w:color="000000" w:fill="000000"/>
            <w:vAlign w:val="bottom"/>
            <w:hideMark/>
          </w:tcPr>
          <w:p w14:paraId="5AC294D1" w14:textId="77777777" w:rsidR="006D57AE" w:rsidRPr="00BF75FD" w:rsidRDefault="006D57AE" w:rsidP="00A13551">
            <w:pPr>
              <w:widowControl/>
              <w:adjustRightInd/>
              <w:snapToGrid/>
              <w:spacing w:before="0" w:line="240" w:lineRule="auto"/>
              <w:ind w:firstLine="0"/>
              <w:jc w:val="right"/>
              <w:rPr>
                <w:snapToGrid/>
                <w:color w:val="FFFFFF"/>
              </w:rPr>
            </w:pPr>
            <w:r w:rsidRPr="00BF75FD">
              <w:rPr>
                <w:snapToGrid/>
                <w:color w:val="FFFFFF"/>
              </w:rPr>
              <w:t>节能意识调度器</w:t>
            </w:r>
          </w:p>
        </w:tc>
        <w:tc>
          <w:tcPr>
            <w:tcW w:w="1140" w:type="dxa"/>
            <w:tcBorders>
              <w:top w:val="nil"/>
              <w:left w:val="nil"/>
              <w:bottom w:val="single" w:sz="4" w:space="0" w:color="auto"/>
              <w:right w:val="single" w:sz="4" w:space="0" w:color="auto"/>
            </w:tcBorders>
            <w:shd w:val="clear" w:color="000000" w:fill="000000"/>
            <w:vAlign w:val="bottom"/>
            <w:hideMark/>
          </w:tcPr>
          <w:p w14:paraId="75D3FF92" w14:textId="77777777" w:rsidR="006D57AE" w:rsidRPr="00BF75FD" w:rsidRDefault="006D57AE" w:rsidP="00A13551">
            <w:pPr>
              <w:widowControl/>
              <w:adjustRightInd/>
              <w:snapToGrid/>
              <w:spacing w:before="0" w:line="240" w:lineRule="auto"/>
              <w:ind w:firstLine="0"/>
              <w:jc w:val="right"/>
              <w:rPr>
                <w:snapToGrid/>
                <w:color w:val="FFFFFF"/>
              </w:rPr>
            </w:pPr>
            <w:r w:rsidRPr="00BF75FD">
              <w:rPr>
                <w:snapToGrid/>
                <w:color w:val="FFFFFF"/>
              </w:rPr>
              <w:t xml:space="preserve">　</w:t>
            </w:r>
            <w:r>
              <w:rPr>
                <w:rFonts w:hint="eastAsia"/>
                <w:snapToGrid/>
                <w:color w:val="FFFFFF"/>
              </w:rPr>
              <w:t>两者相差</w:t>
            </w:r>
          </w:p>
        </w:tc>
      </w:tr>
      <w:tr w:rsidR="006D57AE" w:rsidRPr="00BF75FD" w14:paraId="2C5538CD"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vAlign w:val="bottom"/>
            <w:hideMark/>
          </w:tcPr>
          <w:p w14:paraId="6C84C8C4"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307</w:t>
            </w:r>
          </w:p>
        </w:tc>
        <w:tc>
          <w:tcPr>
            <w:tcW w:w="1140" w:type="dxa"/>
            <w:tcBorders>
              <w:top w:val="nil"/>
              <w:left w:val="nil"/>
              <w:bottom w:val="single" w:sz="4" w:space="0" w:color="auto"/>
              <w:right w:val="single" w:sz="4" w:space="0" w:color="auto"/>
            </w:tcBorders>
            <w:shd w:val="clear" w:color="auto" w:fill="auto"/>
            <w:vAlign w:val="bottom"/>
            <w:hideMark/>
          </w:tcPr>
          <w:p w14:paraId="3D170515"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44.68 </w:t>
            </w:r>
          </w:p>
        </w:tc>
        <w:tc>
          <w:tcPr>
            <w:tcW w:w="1140" w:type="dxa"/>
            <w:tcBorders>
              <w:top w:val="nil"/>
              <w:left w:val="nil"/>
              <w:bottom w:val="single" w:sz="4" w:space="0" w:color="auto"/>
              <w:right w:val="single" w:sz="4" w:space="0" w:color="auto"/>
            </w:tcBorders>
            <w:shd w:val="clear" w:color="auto" w:fill="auto"/>
            <w:vAlign w:val="bottom"/>
            <w:hideMark/>
          </w:tcPr>
          <w:p w14:paraId="372AD677"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54.18 </w:t>
            </w:r>
          </w:p>
        </w:tc>
        <w:tc>
          <w:tcPr>
            <w:tcW w:w="1140" w:type="dxa"/>
            <w:tcBorders>
              <w:top w:val="nil"/>
              <w:left w:val="nil"/>
              <w:bottom w:val="single" w:sz="4" w:space="0" w:color="auto"/>
              <w:right w:val="single" w:sz="4" w:space="0" w:color="auto"/>
            </w:tcBorders>
            <w:shd w:val="clear" w:color="auto" w:fill="auto"/>
            <w:vAlign w:val="bottom"/>
            <w:hideMark/>
          </w:tcPr>
          <w:p w14:paraId="017252EC"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9.50 </w:t>
            </w:r>
          </w:p>
        </w:tc>
        <w:tc>
          <w:tcPr>
            <w:tcW w:w="1140" w:type="dxa"/>
            <w:tcBorders>
              <w:top w:val="nil"/>
              <w:left w:val="nil"/>
              <w:bottom w:val="single" w:sz="4" w:space="0" w:color="auto"/>
              <w:right w:val="single" w:sz="4" w:space="0" w:color="auto"/>
            </w:tcBorders>
            <w:shd w:val="clear" w:color="auto" w:fill="auto"/>
            <w:vAlign w:val="bottom"/>
            <w:hideMark/>
          </w:tcPr>
          <w:p w14:paraId="19E3EA59"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58.16 </w:t>
            </w:r>
          </w:p>
        </w:tc>
        <w:tc>
          <w:tcPr>
            <w:tcW w:w="1140" w:type="dxa"/>
            <w:tcBorders>
              <w:top w:val="nil"/>
              <w:left w:val="nil"/>
              <w:bottom w:val="single" w:sz="4" w:space="0" w:color="auto"/>
              <w:right w:val="single" w:sz="4" w:space="0" w:color="auto"/>
            </w:tcBorders>
            <w:shd w:val="clear" w:color="auto" w:fill="auto"/>
            <w:vAlign w:val="bottom"/>
            <w:hideMark/>
          </w:tcPr>
          <w:p w14:paraId="57A21E2A"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55.88 </w:t>
            </w:r>
          </w:p>
        </w:tc>
        <w:tc>
          <w:tcPr>
            <w:tcW w:w="1140" w:type="dxa"/>
            <w:tcBorders>
              <w:top w:val="nil"/>
              <w:left w:val="nil"/>
              <w:bottom w:val="single" w:sz="4" w:space="0" w:color="auto"/>
              <w:right w:val="single" w:sz="4" w:space="0" w:color="auto"/>
            </w:tcBorders>
            <w:shd w:val="clear" w:color="auto" w:fill="auto"/>
            <w:vAlign w:val="bottom"/>
            <w:hideMark/>
          </w:tcPr>
          <w:p w14:paraId="016C21B1"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-2.28 </w:t>
            </w:r>
          </w:p>
        </w:tc>
      </w:tr>
      <w:tr w:rsidR="006D57AE" w:rsidRPr="00BF75FD" w14:paraId="21D5211D"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vAlign w:val="bottom"/>
            <w:hideMark/>
          </w:tcPr>
          <w:p w14:paraId="5C70DE79"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403</w:t>
            </w:r>
          </w:p>
        </w:tc>
        <w:tc>
          <w:tcPr>
            <w:tcW w:w="1140" w:type="dxa"/>
            <w:tcBorders>
              <w:top w:val="nil"/>
              <w:left w:val="nil"/>
              <w:bottom w:val="single" w:sz="4" w:space="0" w:color="auto"/>
              <w:right w:val="single" w:sz="4" w:space="0" w:color="auto"/>
            </w:tcBorders>
            <w:shd w:val="clear" w:color="auto" w:fill="auto"/>
            <w:vAlign w:val="bottom"/>
            <w:hideMark/>
          </w:tcPr>
          <w:p w14:paraId="7113B0AB"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1B6D7713"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517DDD8E"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64A97FA1"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3.56 </w:t>
            </w:r>
          </w:p>
        </w:tc>
        <w:tc>
          <w:tcPr>
            <w:tcW w:w="1140" w:type="dxa"/>
            <w:tcBorders>
              <w:top w:val="nil"/>
              <w:left w:val="nil"/>
              <w:bottom w:val="single" w:sz="4" w:space="0" w:color="auto"/>
              <w:right w:val="single" w:sz="4" w:space="0" w:color="auto"/>
            </w:tcBorders>
            <w:shd w:val="clear" w:color="auto" w:fill="auto"/>
            <w:vAlign w:val="bottom"/>
            <w:hideMark/>
          </w:tcPr>
          <w:p w14:paraId="559224AB"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0.86 </w:t>
            </w:r>
          </w:p>
        </w:tc>
        <w:tc>
          <w:tcPr>
            <w:tcW w:w="1140" w:type="dxa"/>
            <w:tcBorders>
              <w:top w:val="nil"/>
              <w:left w:val="nil"/>
              <w:bottom w:val="single" w:sz="4" w:space="0" w:color="auto"/>
              <w:right w:val="single" w:sz="4" w:space="0" w:color="auto"/>
            </w:tcBorders>
            <w:shd w:val="clear" w:color="auto" w:fill="auto"/>
            <w:vAlign w:val="bottom"/>
            <w:hideMark/>
          </w:tcPr>
          <w:p w14:paraId="6295A483"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-2.70 </w:t>
            </w:r>
          </w:p>
        </w:tc>
      </w:tr>
      <w:tr w:rsidR="006D57AE" w:rsidRPr="00BF75FD" w14:paraId="1EF020E5"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0864221E"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422</w:t>
            </w:r>
          </w:p>
        </w:tc>
        <w:tc>
          <w:tcPr>
            <w:tcW w:w="1140" w:type="dxa"/>
            <w:tcBorders>
              <w:top w:val="nil"/>
              <w:left w:val="nil"/>
              <w:bottom w:val="single" w:sz="4" w:space="0" w:color="auto"/>
              <w:right w:val="single" w:sz="4" w:space="0" w:color="auto"/>
            </w:tcBorders>
            <w:shd w:val="clear" w:color="auto" w:fill="auto"/>
            <w:vAlign w:val="bottom"/>
            <w:hideMark/>
          </w:tcPr>
          <w:p w14:paraId="047D7E71"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4.08 </w:t>
            </w:r>
          </w:p>
        </w:tc>
        <w:tc>
          <w:tcPr>
            <w:tcW w:w="1140" w:type="dxa"/>
            <w:tcBorders>
              <w:top w:val="nil"/>
              <w:left w:val="nil"/>
              <w:bottom w:val="single" w:sz="4" w:space="0" w:color="auto"/>
              <w:right w:val="single" w:sz="4" w:space="0" w:color="auto"/>
            </w:tcBorders>
            <w:shd w:val="clear" w:color="auto" w:fill="auto"/>
            <w:vAlign w:val="bottom"/>
            <w:hideMark/>
          </w:tcPr>
          <w:p w14:paraId="5D68689A"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5.66 </w:t>
            </w:r>
          </w:p>
        </w:tc>
        <w:tc>
          <w:tcPr>
            <w:tcW w:w="1140" w:type="dxa"/>
            <w:tcBorders>
              <w:top w:val="nil"/>
              <w:left w:val="nil"/>
              <w:bottom w:val="single" w:sz="4" w:space="0" w:color="auto"/>
              <w:right w:val="single" w:sz="4" w:space="0" w:color="auto"/>
            </w:tcBorders>
            <w:shd w:val="clear" w:color="auto" w:fill="auto"/>
            <w:vAlign w:val="bottom"/>
            <w:hideMark/>
          </w:tcPr>
          <w:p w14:paraId="0981B497"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1.58 </w:t>
            </w:r>
          </w:p>
        </w:tc>
        <w:tc>
          <w:tcPr>
            <w:tcW w:w="1140" w:type="dxa"/>
            <w:tcBorders>
              <w:top w:val="nil"/>
              <w:left w:val="nil"/>
              <w:bottom w:val="single" w:sz="4" w:space="0" w:color="auto"/>
              <w:right w:val="single" w:sz="4" w:space="0" w:color="auto"/>
            </w:tcBorders>
            <w:shd w:val="clear" w:color="auto" w:fill="auto"/>
            <w:vAlign w:val="bottom"/>
            <w:hideMark/>
          </w:tcPr>
          <w:p w14:paraId="4FF9B3C3"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39720E71"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67A0CD48"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N/A</w:t>
            </w:r>
          </w:p>
        </w:tc>
      </w:tr>
      <w:tr w:rsidR="006D57AE" w:rsidRPr="00BF75FD" w14:paraId="2C75D8EF"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7D2AAD95"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480</w:t>
            </w:r>
          </w:p>
        </w:tc>
        <w:tc>
          <w:tcPr>
            <w:tcW w:w="1140" w:type="dxa"/>
            <w:tcBorders>
              <w:top w:val="nil"/>
              <w:left w:val="nil"/>
              <w:bottom w:val="single" w:sz="4" w:space="0" w:color="auto"/>
              <w:right w:val="single" w:sz="4" w:space="0" w:color="auto"/>
            </w:tcBorders>
            <w:shd w:val="clear" w:color="auto" w:fill="auto"/>
            <w:vAlign w:val="bottom"/>
            <w:hideMark/>
          </w:tcPr>
          <w:p w14:paraId="69521667"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1.32 </w:t>
            </w:r>
          </w:p>
        </w:tc>
        <w:tc>
          <w:tcPr>
            <w:tcW w:w="1140" w:type="dxa"/>
            <w:tcBorders>
              <w:top w:val="nil"/>
              <w:left w:val="nil"/>
              <w:bottom w:val="single" w:sz="4" w:space="0" w:color="auto"/>
              <w:right w:val="single" w:sz="4" w:space="0" w:color="auto"/>
            </w:tcBorders>
            <w:shd w:val="clear" w:color="auto" w:fill="auto"/>
            <w:vAlign w:val="bottom"/>
            <w:hideMark/>
          </w:tcPr>
          <w:p w14:paraId="0D324F34"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1.40 </w:t>
            </w:r>
          </w:p>
        </w:tc>
        <w:tc>
          <w:tcPr>
            <w:tcW w:w="1140" w:type="dxa"/>
            <w:tcBorders>
              <w:top w:val="nil"/>
              <w:left w:val="nil"/>
              <w:bottom w:val="single" w:sz="4" w:space="0" w:color="auto"/>
              <w:right w:val="single" w:sz="4" w:space="0" w:color="auto"/>
            </w:tcBorders>
            <w:shd w:val="clear" w:color="auto" w:fill="auto"/>
            <w:vAlign w:val="bottom"/>
            <w:hideMark/>
          </w:tcPr>
          <w:p w14:paraId="5E1532F0"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0.08 </w:t>
            </w:r>
          </w:p>
        </w:tc>
        <w:tc>
          <w:tcPr>
            <w:tcW w:w="1140" w:type="dxa"/>
            <w:tcBorders>
              <w:top w:val="nil"/>
              <w:left w:val="nil"/>
              <w:bottom w:val="single" w:sz="4" w:space="0" w:color="auto"/>
              <w:right w:val="single" w:sz="4" w:space="0" w:color="auto"/>
            </w:tcBorders>
            <w:shd w:val="clear" w:color="auto" w:fill="auto"/>
            <w:vAlign w:val="bottom"/>
            <w:hideMark/>
          </w:tcPr>
          <w:p w14:paraId="6E50121A"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1.78 </w:t>
            </w:r>
          </w:p>
        </w:tc>
        <w:tc>
          <w:tcPr>
            <w:tcW w:w="1140" w:type="dxa"/>
            <w:tcBorders>
              <w:top w:val="nil"/>
              <w:left w:val="nil"/>
              <w:bottom w:val="single" w:sz="4" w:space="0" w:color="auto"/>
              <w:right w:val="single" w:sz="4" w:space="0" w:color="auto"/>
            </w:tcBorders>
            <w:shd w:val="clear" w:color="auto" w:fill="auto"/>
            <w:vAlign w:val="bottom"/>
            <w:hideMark/>
          </w:tcPr>
          <w:p w14:paraId="10D36563"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0.42 </w:t>
            </w:r>
          </w:p>
        </w:tc>
        <w:tc>
          <w:tcPr>
            <w:tcW w:w="1140" w:type="dxa"/>
            <w:tcBorders>
              <w:top w:val="nil"/>
              <w:left w:val="nil"/>
              <w:bottom w:val="single" w:sz="4" w:space="0" w:color="auto"/>
              <w:right w:val="single" w:sz="4" w:space="0" w:color="auto"/>
            </w:tcBorders>
            <w:shd w:val="clear" w:color="auto" w:fill="auto"/>
            <w:vAlign w:val="bottom"/>
            <w:hideMark/>
          </w:tcPr>
          <w:p w14:paraId="18E536D9"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-1.36 </w:t>
            </w:r>
          </w:p>
        </w:tc>
      </w:tr>
      <w:tr w:rsidR="006D57AE" w:rsidRPr="00BF75FD" w14:paraId="38239F08"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401001D8"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557</w:t>
            </w:r>
          </w:p>
        </w:tc>
        <w:tc>
          <w:tcPr>
            <w:tcW w:w="1140" w:type="dxa"/>
            <w:tcBorders>
              <w:top w:val="nil"/>
              <w:left w:val="nil"/>
              <w:bottom w:val="single" w:sz="4" w:space="0" w:color="auto"/>
              <w:right w:val="single" w:sz="4" w:space="0" w:color="auto"/>
            </w:tcBorders>
            <w:shd w:val="clear" w:color="auto" w:fill="auto"/>
            <w:vAlign w:val="bottom"/>
            <w:hideMark/>
          </w:tcPr>
          <w:p w14:paraId="41239E13"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1.48 </w:t>
            </w:r>
          </w:p>
        </w:tc>
        <w:tc>
          <w:tcPr>
            <w:tcW w:w="1140" w:type="dxa"/>
            <w:tcBorders>
              <w:top w:val="nil"/>
              <w:left w:val="nil"/>
              <w:bottom w:val="single" w:sz="4" w:space="0" w:color="auto"/>
              <w:right w:val="single" w:sz="4" w:space="0" w:color="auto"/>
            </w:tcBorders>
            <w:shd w:val="clear" w:color="auto" w:fill="auto"/>
            <w:vAlign w:val="bottom"/>
            <w:hideMark/>
          </w:tcPr>
          <w:p w14:paraId="0E741A3E"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1.18 </w:t>
            </w:r>
          </w:p>
        </w:tc>
        <w:tc>
          <w:tcPr>
            <w:tcW w:w="1140" w:type="dxa"/>
            <w:tcBorders>
              <w:top w:val="nil"/>
              <w:left w:val="nil"/>
              <w:bottom w:val="single" w:sz="4" w:space="0" w:color="auto"/>
              <w:right w:val="single" w:sz="4" w:space="0" w:color="auto"/>
            </w:tcBorders>
            <w:shd w:val="clear" w:color="auto" w:fill="auto"/>
            <w:vAlign w:val="bottom"/>
            <w:hideMark/>
          </w:tcPr>
          <w:p w14:paraId="171F801D"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-0.30 </w:t>
            </w:r>
          </w:p>
        </w:tc>
        <w:tc>
          <w:tcPr>
            <w:tcW w:w="1140" w:type="dxa"/>
            <w:tcBorders>
              <w:top w:val="nil"/>
              <w:left w:val="nil"/>
              <w:bottom w:val="single" w:sz="4" w:space="0" w:color="auto"/>
              <w:right w:val="single" w:sz="4" w:space="0" w:color="auto"/>
            </w:tcBorders>
            <w:shd w:val="clear" w:color="auto" w:fill="auto"/>
            <w:vAlign w:val="bottom"/>
            <w:hideMark/>
          </w:tcPr>
          <w:p w14:paraId="2E8285DE"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1.68 </w:t>
            </w:r>
          </w:p>
        </w:tc>
        <w:tc>
          <w:tcPr>
            <w:tcW w:w="1140" w:type="dxa"/>
            <w:tcBorders>
              <w:top w:val="nil"/>
              <w:left w:val="nil"/>
              <w:bottom w:val="single" w:sz="4" w:space="0" w:color="auto"/>
              <w:right w:val="single" w:sz="4" w:space="0" w:color="auto"/>
            </w:tcBorders>
            <w:shd w:val="clear" w:color="auto" w:fill="auto"/>
            <w:vAlign w:val="bottom"/>
            <w:hideMark/>
          </w:tcPr>
          <w:p w14:paraId="60566B5D"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0.66 </w:t>
            </w:r>
          </w:p>
        </w:tc>
        <w:tc>
          <w:tcPr>
            <w:tcW w:w="1140" w:type="dxa"/>
            <w:tcBorders>
              <w:top w:val="nil"/>
              <w:left w:val="nil"/>
              <w:bottom w:val="single" w:sz="4" w:space="0" w:color="auto"/>
              <w:right w:val="single" w:sz="4" w:space="0" w:color="auto"/>
            </w:tcBorders>
            <w:shd w:val="clear" w:color="auto" w:fill="auto"/>
            <w:vAlign w:val="bottom"/>
            <w:hideMark/>
          </w:tcPr>
          <w:p w14:paraId="6E61C731"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-1.02 </w:t>
            </w:r>
          </w:p>
        </w:tc>
      </w:tr>
      <w:tr w:rsidR="006D57AE" w:rsidRPr="00BF75FD" w14:paraId="11805082"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4998D60A"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653</w:t>
            </w:r>
          </w:p>
        </w:tc>
        <w:tc>
          <w:tcPr>
            <w:tcW w:w="1140" w:type="dxa"/>
            <w:tcBorders>
              <w:top w:val="nil"/>
              <w:left w:val="nil"/>
              <w:bottom w:val="single" w:sz="4" w:space="0" w:color="auto"/>
              <w:right w:val="single" w:sz="4" w:space="0" w:color="auto"/>
            </w:tcBorders>
            <w:shd w:val="clear" w:color="auto" w:fill="auto"/>
            <w:vAlign w:val="bottom"/>
            <w:hideMark/>
          </w:tcPr>
          <w:p w14:paraId="07581933"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2.12 </w:t>
            </w:r>
          </w:p>
        </w:tc>
        <w:tc>
          <w:tcPr>
            <w:tcW w:w="1140" w:type="dxa"/>
            <w:tcBorders>
              <w:top w:val="nil"/>
              <w:left w:val="nil"/>
              <w:bottom w:val="single" w:sz="4" w:space="0" w:color="auto"/>
              <w:right w:val="single" w:sz="4" w:space="0" w:color="auto"/>
            </w:tcBorders>
            <w:shd w:val="clear" w:color="auto" w:fill="auto"/>
            <w:vAlign w:val="bottom"/>
            <w:hideMark/>
          </w:tcPr>
          <w:p w14:paraId="59CB6BA7"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1.22 </w:t>
            </w:r>
          </w:p>
        </w:tc>
        <w:tc>
          <w:tcPr>
            <w:tcW w:w="1140" w:type="dxa"/>
            <w:tcBorders>
              <w:top w:val="nil"/>
              <w:left w:val="nil"/>
              <w:bottom w:val="single" w:sz="4" w:space="0" w:color="auto"/>
              <w:right w:val="single" w:sz="4" w:space="0" w:color="auto"/>
            </w:tcBorders>
            <w:shd w:val="clear" w:color="auto" w:fill="auto"/>
            <w:vAlign w:val="bottom"/>
            <w:hideMark/>
          </w:tcPr>
          <w:p w14:paraId="6BEDD35C"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-0.90 </w:t>
            </w:r>
          </w:p>
        </w:tc>
        <w:tc>
          <w:tcPr>
            <w:tcW w:w="1140" w:type="dxa"/>
            <w:tcBorders>
              <w:top w:val="nil"/>
              <w:left w:val="nil"/>
              <w:bottom w:val="single" w:sz="4" w:space="0" w:color="auto"/>
              <w:right w:val="single" w:sz="4" w:space="0" w:color="auto"/>
            </w:tcBorders>
            <w:shd w:val="clear" w:color="auto" w:fill="auto"/>
            <w:vAlign w:val="bottom"/>
            <w:hideMark/>
          </w:tcPr>
          <w:p w14:paraId="1DD26DA1"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2.02 </w:t>
            </w:r>
          </w:p>
        </w:tc>
        <w:tc>
          <w:tcPr>
            <w:tcW w:w="1140" w:type="dxa"/>
            <w:tcBorders>
              <w:top w:val="nil"/>
              <w:left w:val="nil"/>
              <w:bottom w:val="single" w:sz="4" w:space="0" w:color="auto"/>
              <w:right w:val="single" w:sz="4" w:space="0" w:color="auto"/>
            </w:tcBorders>
            <w:shd w:val="clear" w:color="auto" w:fill="auto"/>
            <w:vAlign w:val="bottom"/>
            <w:hideMark/>
          </w:tcPr>
          <w:p w14:paraId="2CC4810C"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0.84 </w:t>
            </w:r>
          </w:p>
        </w:tc>
        <w:tc>
          <w:tcPr>
            <w:tcW w:w="1140" w:type="dxa"/>
            <w:tcBorders>
              <w:top w:val="nil"/>
              <w:left w:val="nil"/>
              <w:bottom w:val="single" w:sz="4" w:space="0" w:color="auto"/>
              <w:right w:val="single" w:sz="4" w:space="0" w:color="auto"/>
            </w:tcBorders>
            <w:shd w:val="clear" w:color="auto" w:fill="auto"/>
            <w:vAlign w:val="bottom"/>
            <w:hideMark/>
          </w:tcPr>
          <w:p w14:paraId="09976EBF"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-1.18 </w:t>
            </w:r>
          </w:p>
        </w:tc>
      </w:tr>
      <w:tr w:rsidR="006D57AE" w:rsidRPr="00BF75FD" w14:paraId="5B344EF6"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029D4AC5"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730</w:t>
            </w:r>
          </w:p>
        </w:tc>
        <w:tc>
          <w:tcPr>
            <w:tcW w:w="1140" w:type="dxa"/>
            <w:tcBorders>
              <w:top w:val="nil"/>
              <w:left w:val="nil"/>
              <w:bottom w:val="single" w:sz="4" w:space="0" w:color="auto"/>
              <w:right w:val="single" w:sz="4" w:space="0" w:color="auto"/>
            </w:tcBorders>
            <w:shd w:val="clear" w:color="auto" w:fill="auto"/>
            <w:vAlign w:val="bottom"/>
            <w:hideMark/>
          </w:tcPr>
          <w:p w14:paraId="674A1C3D"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1.64 </w:t>
            </w:r>
          </w:p>
        </w:tc>
        <w:tc>
          <w:tcPr>
            <w:tcW w:w="1140" w:type="dxa"/>
            <w:tcBorders>
              <w:top w:val="nil"/>
              <w:left w:val="nil"/>
              <w:bottom w:val="single" w:sz="4" w:space="0" w:color="auto"/>
              <w:right w:val="single" w:sz="4" w:space="0" w:color="auto"/>
            </w:tcBorders>
            <w:shd w:val="clear" w:color="auto" w:fill="auto"/>
            <w:vAlign w:val="bottom"/>
            <w:hideMark/>
          </w:tcPr>
          <w:p w14:paraId="212A449A"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0.94 </w:t>
            </w:r>
          </w:p>
        </w:tc>
        <w:tc>
          <w:tcPr>
            <w:tcW w:w="1140" w:type="dxa"/>
            <w:tcBorders>
              <w:top w:val="nil"/>
              <w:left w:val="nil"/>
              <w:bottom w:val="single" w:sz="4" w:space="0" w:color="auto"/>
              <w:right w:val="single" w:sz="4" w:space="0" w:color="auto"/>
            </w:tcBorders>
            <w:shd w:val="clear" w:color="auto" w:fill="auto"/>
            <w:vAlign w:val="bottom"/>
            <w:hideMark/>
          </w:tcPr>
          <w:p w14:paraId="6D969CC3"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-0.70 </w:t>
            </w:r>
          </w:p>
        </w:tc>
        <w:tc>
          <w:tcPr>
            <w:tcW w:w="1140" w:type="dxa"/>
            <w:tcBorders>
              <w:top w:val="nil"/>
              <w:left w:val="nil"/>
              <w:bottom w:val="single" w:sz="4" w:space="0" w:color="auto"/>
              <w:right w:val="single" w:sz="4" w:space="0" w:color="auto"/>
            </w:tcBorders>
            <w:shd w:val="clear" w:color="auto" w:fill="auto"/>
            <w:vAlign w:val="bottom"/>
            <w:hideMark/>
          </w:tcPr>
          <w:p w14:paraId="4608D65B"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1.56 </w:t>
            </w:r>
          </w:p>
        </w:tc>
        <w:tc>
          <w:tcPr>
            <w:tcW w:w="1140" w:type="dxa"/>
            <w:tcBorders>
              <w:top w:val="nil"/>
              <w:left w:val="nil"/>
              <w:bottom w:val="single" w:sz="4" w:space="0" w:color="auto"/>
              <w:right w:val="single" w:sz="4" w:space="0" w:color="auto"/>
            </w:tcBorders>
            <w:shd w:val="clear" w:color="auto" w:fill="auto"/>
            <w:vAlign w:val="bottom"/>
            <w:hideMark/>
          </w:tcPr>
          <w:p w14:paraId="5C144217"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0.60 </w:t>
            </w:r>
          </w:p>
        </w:tc>
        <w:tc>
          <w:tcPr>
            <w:tcW w:w="1140" w:type="dxa"/>
            <w:tcBorders>
              <w:top w:val="nil"/>
              <w:left w:val="nil"/>
              <w:bottom w:val="single" w:sz="4" w:space="0" w:color="auto"/>
              <w:right w:val="single" w:sz="4" w:space="0" w:color="auto"/>
            </w:tcBorders>
            <w:shd w:val="clear" w:color="auto" w:fill="auto"/>
            <w:vAlign w:val="bottom"/>
            <w:hideMark/>
          </w:tcPr>
          <w:p w14:paraId="10384ED1"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-0.96 </w:t>
            </w:r>
          </w:p>
        </w:tc>
      </w:tr>
      <w:tr w:rsidR="006D57AE" w:rsidRPr="00BF75FD" w14:paraId="60C9DD37"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00C62590"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806</w:t>
            </w:r>
          </w:p>
        </w:tc>
        <w:tc>
          <w:tcPr>
            <w:tcW w:w="1140" w:type="dxa"/>
            <w:tcBorders>
              <w:top w:val="nil"/>
              <w:left w:val="nil"/>
              <w:bottom w:val="single" w:sz="4" w:space="0" w:color="auto"/>
              <w:right w:val="single" w:sz="4" w:space="0" w:color="auto"/>
            </w:tcBorders>
            <w:shd w:val="clear" w:color="auto" w:fill="auto"/>
            <w:vAlign w:val="bottom"/>
            <w:hideMark/>
          </w:tcPr>
          <w:p w14:paraId="4C9BB1E5"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0C047AF5"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22EDC300"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165EA11B"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1.74 </w:t>
            </w:r>
          </w:p>
        </w:tc>
        <w:tc>
          <w:tcPr>
            <w:tcW w:w="1140" w:type="dxa"/>
            <w:tcBorders>
              <w:top w:val="nil"/>
              <w:left w:val="nil"/>
              <w:bottom w:val="single" w:sz="4" w:space="0" w:color="auto"/>
              <w:right w:val="single" w:sz="4" w:space="0" w:color="auto"/>
            </w:tcBorders>
            <w:shd w:val="clear" w:color="auto" w:fill="auto"/>
            <w:vAlign w:val="bottom"/>
            <w:hideMark/>
          </w:tcPr>
          <w:p w14:paraId="475754F0"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0.56 </w:t>
            </w:r>
          </w:p>
        </w:tc>
        <w:tc>
          <w:tcPr>
            <w:tcW w:w="1140" w:type="dxa"/>
            <w:tcBorders>
              <w:top w:val="nil"/>
              <w:left w:val="nil"/>
              <w:bottom w:val="single" w:sz="4" w:space="0" w:color="auto"/>
              <w:right w:val="single" w:sz="4" w:space="0" w:color="auto"/>
            </w:tcBorders>
            <w:shd w:val="clear" w:color="auto" w:fill="auto"/>
            <w:vAlign w:val="bottom"/>
            <w:hideMark/>
          </w:tcPr>
          <w:p w14:paraId="7C6243A4"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-1.18 </w:t>
            </w:r>
          </w:p>
        </w:tc>
      </w:tr>
      <w:tr w:rsidR="0013179D" w:rsidRPr="00BF75FD" w14:paraId="02286D71" w14:textId="77777777" w:rsidTr="00E76BC3">
        <w:trPr>
          <w:trHeight w:val="300"/>
        </w:trPr>
        <w:tc>
          <w:tcPr>
            <w:tcW w:w="8370" w:type="dxa"/>
            <w:gridSpan w:val="7"/>
            <w:shd w:val="clear" w:color="000000" w:fill="auto"/>
            <w:vAlign w:val="bottom"/>
            <w:hideMark/>
          </w:tcPr>
          <w:p w14:paraId="3B3883E3" w14:textId="77777777" w:rsidR="0013179D" w:rsidRPr="0036056C" w:rsidRDefault="0013179D" w:rsidP="00E76BC3">
            <w:pPr>
              <w:widowControl/>
              <w:adjustRightInd/>
              <w:snapToGrid/>
              <w:spacing w:before="0" w:line="240" w:lineRule="auto"/>
              <w:ind w:firstLine="0"/>
              <w:jc w:val="right"/>
              <w:rPr>
                <w:rFonts w:ascii="KaiTi" w:eastAsia="KaiTi" w:hAnsi="KaiTi"/>
                <w:snapToGrid/>
              </w:rPr>
            </w:pPr>
          </w:p>
        </w:tc>
      </w:tr>
      <w:tr w:rsidR="0013179D" w:rsidRPr="00BF75FD" w14:paraId="3683CE9A" w14:textId="77777777" w:rsidTr="00E76BC3">
        <w:trPr>
          <w:trHeight w:val="300"/>
        </w:trPr>
        <w:tc>
          <w:tcPr>
            <w:tcW w:w="8370" w:type="dxa"/>
            <w:gridSpan w:val="7"/>
            <w:shd w:val="clear" w:color="000000" w:fill="auto"/>
            <w:vAlign w:val="bottom"/>
            <w:hideMark/>
          </w:tcPr>
          <w:p w14:paraId="63FB3096" w14:textId="77777777" w:rsidR="0013179D" w:rsidRPr="0036056C" w:rsidRDefault="0013179D" w:rsidP="00E76BC3">
            <w:pPr>
              <w:widowControl/>
              <w:adjustRightInd/>
              <w:snapToGrid/>
              <w:spacing w:before="0" w:line="240" w:lineRule="auto"/>
              <w:ind w:firstLine="0"/>
              <w:jc w:val="right"/>
              <w:rPr>
                <w:rFonts w:ascii="KaiTi" w:eastAsia="KaiTi" w:hAnsi="KaiTi"/>
                <w:snapToGrid/>
                <w:color w:val="FFFFFF"/>
              </w:rPr>
            </w:pPr>
            <w:commentRangeStart w:id="1769"/>
            <w:r w:rsidRPr="0036056C">
              <w:rPr>
                <w:rFonts w:ascii="KaiTi" w:eastAsia="KaiTi" w:hAnsi="KaiTi" w:hint="eastAsia"/>
                <w:snapToGrid/>
              </w:rPr>
              <w:t>续表5-2</w:t>
            </w:r>
            <w:commentRangeEnd w:id="1769"/>
            <w:r w:rsidR="00EA45F7">
              <w:rPr>
                <w:rStyle w:val="ab"/>
              </w:rPr>
              <w:commentReference w:id="1769"/>
            </w:r>
          </w:p>
        </w:tc>
      </w:tr>
      <w:tr w:rsidR="0013179D" w:rsidRPr="00BF75FD" w14:paraId="53A01AC4" w14:textId="77777777" w:rsidTr="00E76BC3">
        <w:trPr>
          <w:trHeight w:val="300"/>
        </w:trPr>
        <w:tc>
          <w:tcPr>
            <w:tcW w:w="1530" w:type="dxa"/>
            <w:tcBorders>
              <w:left w:val="single" w:sz="4" w:space="0" w:color="auto"/>
              <w:bottom w:val="single" w:sz="4" w:space="0" w:color="auto"/>
              <w:right w:val="single" w:sz="4" w:space="0" w:color="auto"/>
            </w:tcBorders>
            <w:shd w:val="clear" w:color="000000" w:fill="000000"/>
            <w:vAlign w:val="bottom"/>
            <w:hideMark/>
          </w:tcPr>
          <w:p w14:paraId="7999A7D5" w14:textId="77777777" w:rsidR="0013179D" w:rsidRPr="00BF75FD" w:rsidRDefault="0013179D" w:rsidP="00E76BC3">
            <w:pPr>
              <w:widowControl/>
              <w:adjustRightInd/>
              <w:snapToGrid/>
              <w:spacing w:before="0" w:line="240" w:lineRule="auto"/>
              <w:ind w:firstLine="0"/>
              <w:jc w:val="center"/>
              <w:rPr>
                <w:snapToGrid/>
                <w:color w:val="FFFFFF"/>
              </w:rPr>
            </w:pPr>
          </w:p>
        </w:tc>
        <w:tc>
          <w:tcPr>
            <w:tcW w:w="3420" w:type="dxa"/>
            <w:gridSpan w:val="3"/>
            <w:tcBorders>
              <w:left w:val="nil"/>
              <w:bottom w:val="single" w:sz="4" w:space="0" w:color="auto"/>
              <w:right w:val="single" w:sz="4" w:space="0" w:color="auto"/>
            </w:tcBorders>
            <w:shd w:val="clear" w:color="000000" w:fill="000000"/>
            <w:vAlign w:val="bottom"/>
            <w:hideMark/>
          </w:tcPr>
          <w:p w14:paraId="16C897EF" w14:textId="77777777" w:rsidR="0013179D" w:rsidRPr="00BF75FD" w:rsidRDefault="0013179D" w:rsidP="00E76BC3">
            <w:pPr>
              <w:widowControl/>
              <w:adjustRightInd/>
              <w:snapToGrid/>
              <w:spacing w:before="0" w:line="240" w:lineRule="auto"/>
              <w:ind w:firstLine="0"/>
              <w:jc w:val="center"/>
              <w:rPr>
                <w:snapToGrid/>
                <w:color w:val="FFFFFF"/>
              </w:rPr>
            </w:pPr>
            <w:r w:rsidRPr="00BF75FD">
              <w:rPr>
                <w:snapToGrid/>
                <w:color w:val="FFFFFF"/>
              </w:rPr>
              <w:t>Silver Cluster</w:t>
            </w:r>
          </w:p>
        </w:tc>
        <w:tc>
          <w:tcPr>
            <w:tcW w:w="3420" w:type="dxa"/>
            <w:gridSpan w:val="3"/>
            <w:tcBorders>
              <w:left w:val="nil"/>
              <w:bottom w:val="single" w:sz="4" w:space="0" w:color="auto"/>
              <w:right w:val="single" w:sz="4" w:space="0" w:color="auto"/>
            </w:tcBorders>
            <w:shd w:val="clear" w:color="000000" w:fill="000000"/>
            <w:vAlign w:val="bottom"/>
            <w:hideMark/>
          </w:tcPr>
          <w:p w14:paraId="2879618D" w14:textId="77777777" w:rsidR="0013179D" w:rsidRPr="00BF75FD" w:rsidRDefault="0013179D" w:rsidP="00E76BC3">
            <w:pPr>
              <w:widowControl/>
              <w:adjustRightInd/>
              <w:snapToGrid/>
              <w:spacing w:before="0" w:line="240" w:lineRule="auto"/>
              <w:ind w:firstLine="0"/>
              <w:jc w:val="center"/>
              <w:rPr>
                <w:snapToGrid/>
                <w:color w:val="FFFFFF"/>
              </w:rPr>
            </w:pPr>
            <w:r w:rsidRPr="00BF75FD">
              <w:rPr>
                <w:snapToGrid/>
                <w:color w:val="FFFFFF"/>
              </w:rPr>
              <w:t>Golden Cluster</w:t>
            </w:r>
          </w:p>
        </w:tc>
      </w:tr>
      <w:tr w:rsidR="0013179D" w:rsidRPr="00BF75FD" w14:paraId="736962E7" w14:textId="77777777" w:rsidTr="00E76BC3">
        <w:trPr>
          <w:trHeight w:val="900"/>
        </w:trPr>
        <w:tc>
          <w:tcPr>
            <w:tcW w:w="1530" w:type="dxa"/>
            <w:tcBorders>
              <w:top w:val="nil"/>
              <w:left w:val="single" w:sz="4" w:space="0" w:color="auto"/>
              <w:bottom w:val="single" w:sz="4" w:space="0" w:color="auto"/>
              <w:right w:val="single" w:sz="4" w:space="0" w:color="auto"/>
            </w:tcBorders>
            <w:shd w:val="clear" w:color="000000" w:fill="000000"/>
            <w:vAlign w:val="bottom"/>
            <w:hideMark/>
          </w:tcPr>
          <w:p w14:paraId="402FA20D" w14:textId="77777777" w:rsidR="0013179D" w:rsidRPr="00BF75FD" w:rsidRDefault="0013179D" w:rsidP="00E76BC3">
            <w:pPr>
              <w:widowControl/>
              <w:adjustRightInd/>
              <w:snapToGrid/>
              <w:spacing w:before="0" w:line="240" w:lineRule="auto"/>
              <w:ind w:firstLine="0"/>
              <w:jc w:val="right"/>
              <w:rPr>
                <w:snapToGrid/>
                <w:color w:val="FFFFFF"/>
              </w:rPr>
            </w:pPr>
            <w:r w:rsidRPr="00BF75FD">
              <w:rPr>
                <w:snapToGrid/>
                <w:color w:val="FFFFFF"/>
              </w:rPr>
              <w:t>时钟频率（单位：</w:t>
            </w:r>
            <w:r w:rsidRPr="00BF75FD">
              <w:rPr>
                <w:snapToGrid/>
                <w:color w:val="FFFFFF"/>
              </w:rPr>
              <w:t>MHz</w:t>
            </w:r>
            <w:r w:rsidRPr="00BF75FD">
              <w:rPr>
                <w:snapToGrid/>
                <w:color w:val="FFFFFF"/>
              </w:rPr>
              <w:t>）</w:t>
            </w:r>
          </w:p>
        </w:tc>
        <w:tc>
          <w:tcPr>
            <w:tcW w:w="1140" w:type="dxa"/>
            <w:tcBorders>
              <w:top w:val="nil"/>
              <w:left w:val="nil"/>
              <w:bottom w:val="single" w:sz="4" w:space="0" w:color="auto"/>
              <w:right w:val="single" w:sz="4" w:space="0" w:color="auto"/>
            </w:tcBorders>
            <w:shd w:val="clear" w:color="000000" w:fill="000000"/>
            <w:vAlign w:val="bottom"/>
            <w:hideMark/>
          </w:tcPr>
          <w:p w14:paraId="7E68A62F" w14:textId="77777777" w:rsidR="0013179D" w:rsidRPr="00BF75FD" w:rsidRDefault="0013179D" w:rsidP="00E76BC3">
            <w:pPr>
              <w:widowControl/>
              <w:adjustRightInd/>
              <w:snapToGrid/>
              <w:spacing w:before="0" w:line="240" w:lineRule="auto"/>
              <w:ind w:firstLine="0"/>
              <w:jc w:val="right"/>
              <w:rPr>
                <w:snapToGrid/>
                <w:color w:val="FFFFFF"/>
              </w:rPr>
            </w:pPr>
            <w:r w:rsidRPr="00BF75FD">
              <w:rPr>
                <w:snapToGrid/>
                <w:color w:val="FFFFFF"/>
              </w:rPr>
              <w:t>非节能意识调度器</w:t>
            </w:r>
          </w:p>
        </w:tc>
        <w:tc>
          <w:tcPr>
            <w:tcW w:w="1140" w:type="dxa"/>
            <w:tcBorders>
              <w:top w:val="nil"/>
              <w:left w:val="nil"/>
              <w:bottom w:val="single" w:sz="4" w:space="0" w:color="auto"/>
              <w:right w:val="single" w:sz="4" w:space="0" w:color="auto"/>
            </w:tcBorders>
            <w:shd w:val="clear" w:color="000000" w:fill="000000"/>
            <w:vAlign w:val="bottom"/>
            <w:hideMark/>
          </w:tcPr>
          <w:p w14:paraId="0FBC54A2" w14:textId="77777777" w:rsidR="0013179D" w:rsidRPr="00BF75FD" w:rsidRDefault="0013179D" w:rsidP="00E76BC3">
            <w:pPr>
              <w:widowControl/>
              <w:adjustRightInd/>
              <w:snapToGrid/>
              <w:spacing w:before="0" w:line="240" w:lineRule="auto"/>
              <w:ind w:firstLine="0"/>
              <w:jc w:val="right"/>
              <w:rPr>
                <w:snapToGrid/>
                <w:color w:val="FFFFFF"/>
              </w:rPr>
            </w:pPr>
            <w:r w:rsidRPr="00BF75FD">
              <w:rPr>
                <w:snapToGrid/>
                <w:color w:val="FFFFFF"/>
              </w:rPr>
              <w:t>节能意识调度器</w:t>
            </w:r>
          </w:p>
        </w:tc>
        <w:tc>
          <w:tcPr>
            <w:tcW w:w="1140" w:type="dxa"/>
            <w:tcBorders>
              <w:top w:val="nil"/>
              <w:left w:val="nil"/>
              <w:bottom w:val="single" w:sz="4" w:space="0" w:color="auto"/>
              <w:right w:val="single" w:sz="4" w:space="0" w:color="auto"/>
            </w:tcBorders>
            <w:shd w:val="clear" w:color="000000" w:fill="000000"/>
            <w:vAlign w:val="bottom"/>
            <w:hideMark/>
          </w:tcPr>
          <w:p w14:paraId="4707928F" w14:textId="77777777" w:rsidR="0013179D" w:rsidRPr="00BF75FD" w:rsidRDefault="0013179D" w:rsidP="00E76BC3">
            <w:pPr>
              <w:widowControl/>
              <w:adjustRightInd/>
              <w:snapToGrid/>
              <w:spacing w:before="0" w:line="240" w:lineRule="auto"/>
              <w:ind w:firstLine="0"/>
              <w:jc w:val="right"/>
              <w:rPr>
                <w:snapToGrid/>
                <w:color w:val="FFFFFF"/>
              </w:rPr>
            </w:pPr>
            <w:r w:rsidRPr="00BF75FD">
              <w:rPr>
                <w:snapToGrid/>
                <w:color w:val="FFFFFF"/>
              </w:rPr>
              <w:t xml:space="preserve">　</w:t>
            </w:r>
            <w:r>
              <w:rPr>
                <w:rFonts w:hint="eastAsia"/>
                <w:snapToGrid/>
                <w:color w:val="FFFFFF"/>
              </w:rPr>
              <w:t>两者相差</w:t>
            </w:r>
          </w:p>
        </w:tc>
        <w:tc>
          <w:tcPr>
            <w:tcW w:w="1140" w:type="dxa"/>
            <w:tcBorders>
              <w:top w:val="nil"/>
              <w:left w:val="nil"/>
              <w:bottom w:val="single" w:sz="4" w:space="0" w:color="auto"/>
              <w:right w:val="single" w:sz="4" w:space="0" w:color="auto"/>
            </w:tcBorders>
            <w:shd w:val="clear" w:color="000000" w:fill="000000"/>
            <w:vAlign w:val="bottom"/>
            <w:hideMark/>
          </w:tcPr>
          <w:p w14:paraId="088E4B46" w14:textId="77777777" w:rsidR="0013179D" w:rsidRPr="00BF75FD" w:rsidRDefault="0013179D" w:rsidP="00E76BC3">
            <w:pPr>
              <w:widowControl/>
              <w:adjustRightInd/>
              <w:snapToGrid/>
              <w:spacing w:before="0" w:line="240" w:lineRule="auto"/>
              <w:ind w:firstLine="0"/>
              <w:jc w:val="right"/>
              <w:rPr>
                <w:snapToGrid/>
                <w:color w:val="FFFFFF"/>
              </w:rPr>
            </w:pPr>
            <w:r w:rsidRPr="00BF75FD">
              <w:rPr>
                <w:snapToGrid/>
                <w:color w:val="FFFFFF"/>
              </w:rPr>
              <w:t>非节能意识调度器</w:t>
            </w:r>
          </w:p>
        </w:tc>
        <w:tc>
          <w:tcPr>
            <w:tcW w:w="1140" w:type="dxa"/>
            <w:tcBorders>
              <w:top w:val="nil"/>
              <w:left w:val="nil"/>
              <w:bottom w:val="single" w:sz="4" w:space="0" w:color="auto"/>
              <w:right w:val="single" w:sz="4" w:space="0" w:color="auto"/>
            </w:tcBorders>
            <w:shd w:val="clear" w:color="000000" w:fill="000000"/>
            <w:vAlign w:val="bottom"/>
            <w:hideMark/>
          </w:tcPr>
          <w:p w14:paraId="55EA6F4E" w14:textId="77777777" w:rsidR="0013179D" w:rsidRPr="00BF75FD" w:rsidRDefault="0013179D" w:rsidP="00E76BC3">
            <w:pPr>
              <w:widowControl/>
              <w:adjustRightInd/>
              <w:snapToGrid/>
              <w:spacing w:before="0" w:line="240" w:lineRule="auto"/>
              <w:ind w:firstLine="0"/>
              <w:jc w:val="right"/>
              <w:rPr>
                <w:snapToGrid/>
                <w:color w:val="FFFFFF"/>
              </w:rPr>
            </w:pPr>
            <w:r w:rsidRPr="00BF75FD">
              <w:rPr>
                <w:snapToGrid/>
                <w:color w:val="FFFFFF"/>
              </w:rPr>
              <w:t>节能意识调度器</w:t>
            </w:r>
          </w:p>
        </w:tc>
        <w:tc>
          <w:tcPr>
            <w:tcW w:w="1140" w:type="dxa"/>
            <w:tcBorders>
              <w:top w:val="nil"/>
              <w:left w:val="nil"/>
              <w:bottom w:val="single" w:sz="4" w:space="0" w:color="auto"/>
              <w:right w:val="single" w:sz="4" w:space="0" w:color="auto"/>
            </w:tcBorders>
            <w:shd w:val="clear" w:color="000000" w:fill="000000"/>
            <w:vAlign w:val="bottom"/>
            <w:hideMark/>
          </w:tcPr>
          <w:p w14:paraId="1DBCE9FD" w14:textId="77777777" w:rsidR="0013179D" w:rsidRPr="00BF75FD" w:rsidRDefault="0013179D" w:rsidP="00E76BC3">
            <w:pPr>
              <w:widowControl/>
              <w:adjustRightInd/>
              <w:snapToGrid/>
              <w:spacing w:before="0" w:line="240" w:lineRule="auto"/>
              <w:ind w:firstLine="0"/>
              <w:jc w:val="right"/>
              <w:rPr>
                <w:snapToGrid/>
                <w:color w:val="FFFFFF"/>
              </w:rPr>
            </w:pPr>
            <w:r w:rsidRPr="00BF75FD">
              <w:rPr>
                <w:snapToGrid/>
                <w:color w:val="FFFFFF"/>
              </w:rPr>
              <w:t xml:space="preserve">　</w:t>
            </w:r>
            <w:r>
              <w:rPr>
                <w:rFonts w:hint="eastAsia"/>
                <w:snapToGrid/>
                <w:color w:val="FFFFFF"/>
              </w:rPr>
              <w:t>两者相差</w:t>
            </w:r>
          </w:p>
        </w:tc>
      </w:tr>
      <w:tr w:rsidR="006D57AE" w:rsidRPr="00BF75FD" w14:paraId="3229B7F1"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2D042983"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845</w:t>
            </w:r>
          </w:p>
        </w:tc>
        <w:tc>
          <w:tcPr>
            <w:tcW w:w="1140" w:type="dxa"/>
            <w:tcBorders>
              <w:top w:val="nil"/>
              <w:left w:val="nil"/>
              <w:bottom w:val="single" w:sz="4" w:space="0" w:color="auto"/>
              <w:right w:val="single" w:sz="4" w:space="0" w:color="auto"/>
            </w:tcBorders>
            <w:shd w:val="clear" w:color="auto" w:fill="auto"/>
            <w:vAlign w:val="bottom"/>
            <w:hideMark/>
          </w:tcPr>
          <w:p w14:paraId="13B94828"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2.26 </w:t>
            </w:r>
          </w:p>
        </w:tc>
        <w:tc>
          <w:tcPr>
            <w:tcW w:w="1140" w:type="dxa"/>
            <w:tcBorders>
              <w:top w:val="nil"/>
              <w:left w:val="nil"/>
              <w:bottom w:val="single" w:sz="4" w:space="0" w:color="auto"/>
              <w:right w:val="single" w:sz="4" w:space="0" w:color="auto"/>
            </w:tcBorders>
            <w:shd w:val="clear" w:color="auto" w:fill="auto"/>
            <w:vAlign w:val="bottom"/>
            <w:hideMark/>
          </w:tcPr>
          <w:p w14:paraId="4611D789"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1.36 </w:t>
            </w:r>
          </w:p>
        </w:tc>
        <w:tc>
          <w:tcPr>
            <w:tcW w:w="1140" w:type="dxa"/>
            <w:tcBorders>
              <w:top w:val="nil"/>
              <w:left w:val="nil"/>
              <w:bottom w:val="single" w:sz="4" w:space="0" w:color="auto"/>
              <w:right w:val="single" w:sz="4" w:space="0" w:color="auto"/>
            </w:tcBorders>
            <w:shd w:val="clear" w:color="auto" w:fill="auto"/>
            <w:vAlign w:val="bottom"/>
            <w:hideMark/>
          </w:tcPr>
          <w:p w14:paraId="358674AB"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-0.90 </w:t>
            </w:r>
          </w:p>
        </w:tc>
        <w:tc>
          <w:tcPr>
            <w:tcW w:w="1140" w:type="dxa"/>
            <w:tcBorders>
              <w:top w:val="nil"/>
              <w:left w:val="nil"/>
              <w:bottom w:val="single" w:sz="4" w:space="0" w:color="auto"/>
              <w:right w:val="single" w:sz="4" w:space="0" w:color="auto"/>
            </w:tcBorders>
            <w:shd w:val="clear" w:color="auto" w:fill="auto"/>
            <w:vAlign w:val="bottom"/>
            <w:hideMark/>
          </w:tcPr>
          <w:p w14:paraId="02368C0E"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01A7B6F4"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1A225529"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N/A</w:t>
            </w:r>
          </w:p>
        </w:tc>
      </w:tr>
      <w:tr w:rsidR="006D57AE" w:rsidRPr="00BF75FD" w14:paraId="217D772C" w14:textId="77777777" w:rsidTr="0036056C">
        <w:trPr>
          <w:trHeight w:val="300"/>
        </w:trPr>
        <w:tc>
          <w:tcPr>
            <w:tcW w:w="1530" w:type="dxa"/>
            <w:tcBorders>
              <w:top w:val="nil"/>
              <w:left w:val="single" w:sz="4" w:space="0" w:color="auto"/>
              <w:right w:val="single" w:sz="4" w:space="0" w:color="auto"/>
            </w:tcBorders>
            <w:shd w:val="clear" w:color="auto" w:fill="auto"/>
            <w:noWrap/>
            <w:vAlign w:val="bottom"/>
            <w:hideMark/>
          </w:tcPr>
          <w:p w14:paraId="05826C28"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883</w:t>
            </w:r>
          </w:p>
        </w:tc>
        <w:tc>
          <w:tcPr>
            <w:tcW w:w="1140" w:type="dxa"/>
            <w:tcBorders>
              <w:top w:val="nil"/>
              <w:left w:val="nil"/>
              <w:right w:val="single" w:sz="4" w:space="0" w:color="auto"/>
            </w:tcBorders>
            <w:shd w:val="clear" w:color="auto" w:fill="auto"/>
            <w:vAlign w:val="bottom"/>
            <w:hideMark/>
          </w:tcPr>
          <w:p w14:paraId="777BEAC8"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right w:val="single" w:sz="4" w:space="0" w:color="auto"/>
            </w:tcBorders>
            <w:shd w:val="clear" w:color="auto" w:fill="auto"/>
            <w:vAlign w:val="bottom"/>
            <w:hideMark/>
          </w:tcPr>
          <w:p w14:paraId="67EAF9F5"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right w:val="single" w:sz="4" w:space="0" w:color="auto"/>
            </w:tcBorders>
            <w:shd w:val="clear" w:color="auto" w:fill="auto"/>
            <w:vAlign w:val="bottom"/>
            <w:hideMark/>
          </w:tcPr>
          <w:p w14:paraId="3C841D39"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right w:val="single" w:sz="4" w:space="0" w:color="auto"/>
            </w:tcBorders>
            <w:shd w:val="clear" w:color="auto" w:fill="auto"/>
            <w:vAlign w:val="bottom"/>
            <w:hideMark/>
          </w:tcPr>
          <w:p w14:paraId="3361D8CB"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1.46 </w:t>
            </w:r>
          </w:p>
        </w:tc>
        <w:tc>
          <w:tcPr>
            <w:tcW w:w="1140" w:type="dxa"/>
            <w:tcBorders>
              <w:top w:val="nil"/>
              <w:left w:val="nil"/>
              <w:right w:val="single" w:sz="4" w:space="0" w:color="auto"/>
            </w:tcBorders>
            <w:shd w:val="clear" w:color="auto" w:fill="auto"/>
            <w:vAlign w:val="bottom"/>
            <w:hideMark/>
          </w:tcPr>
          <w:p w14:paraId="4BC6A95B"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0.56 </w:t>
            </w:r>
          </w:p>
        </w:tc>
        <w:tc>
          <w:tcPr>
            <w:tcW w:w="1140" w:type="dxa"/>
            <w:tcBorders>
              <w:top w:val="nil"/>
              <w:left w:val="nil"/>
              <w:right w:val="single" w:sz="4" w:space="0" w:color="auto"/>
            </w:tcBorders>
            <w:shd w:val="clear" w:color="auto" w:fill="auto"/>
            <w:vAlign w:val="bottom"/>
            <w:hideMark/>
          </w:tcPr>
          <w:p w14:paraId="1F5BD816" w14:textId="77777777" w:rsidR="006D57AE" w:rsidRPr="00BF75FD" w:rsidRDefault="006D57AE" w:rsidP="00A13551">
            <w:pPr>
              <w:widowControl/>
              <w:adjustRightInd/>
              <w:snapToGrid/>
              <w:spacing w:before="0" w:line="240" w:lineRule="auto"/>
              <w:ind w:firstLine="0"/>
              <w:jc w:val="right"/>
              <w:rPr>
                <w:snapToGrid/>
                <w:color w:val="000000"/>
              </w:rPr>
            </w:pPr>
            <w:r w:rsidRPr="00BF75FD">
              <w:rPr>
                <w:snapToGrid/>
                <w:color w:val="000000"/>
              </w:rPr>
              <w:t xml:space="preserve">-0.90 </w:t>
            </w:r>
          </w:p>
        </w:tc>
      </w:tr>
      <w:tr w:rsidR="0036056C" w:rsidRPr="00BF75FD" w14:paraId="0A048FB5"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655188C8"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960</w:t>
            </w:r>
          </w:p>
        </w:tc>
        <w:tc>
          <w:tcPr>
            <w:tcW w:w="1140" w:type="dxa"/>
            <w:tcBorders>
              <w:top w:val="nil"/>
              <w:left w:val="nil"/>
              <w:bottom w:val="single" w:sz="4" w:space="0" w:color="auto"/>
              <w:right w:val="single" w:sz="4" w:space="0" w:color="auto"/>
            </w:tcBorders>
            <w:shd w:val="clear" w:color="auto" w:fill="auto"/>
            <w:vAlign w:val="bottom"/>
            <w:hideMark/>
          </w:tcPr>
          <w:p w14:paraId="03F94A89"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13.76 </w:t>
            </w:r>
          </w:p>
        </w:tc>
        <w:tc>
          <w:tcPr>
            <w:tcW w:w="1140" w:type="dxa"/>
            <w:tcBorders>
              <w:top w:val="nil"/>
              <w:left w:val="nil"/>
              <w:bottom w:val="single" w:sz="4" w:space="0" w:color="auto"/>
              <w:right w:val="single" w:sz="4" w:space="0" w:color="auto"/>
            </w:tcBorders>
            <w:shd w:val="clear" w:color="auto" w:fill="auto"/>
            <w:vAlign w:val="bottom"/>
            <w:hideMark/>
          </w:tcPr>
          <w:p w14:paraId="0DAD1023"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16.02 </w:t>
            </w:r>
          </w:p>
        </w:tc>
        <w:tc>
          <w:tcPr>
            <w:tcW w:w="1140" w:type="dxa"/>
            <w:tcBorders>
              <w:top w:val="nil"/>
              <w:left w:val="nil"/>
              <w:bottom w:val="single" w:sz="4" w:space="0" w:color="auto"/>
              <w:right w:val="single" w:sz="4" w:space="0" w:color="auto"/>
            </w:tcBorders>
            <w:shd w:val="clear" w:color="auto" w:fill="auto"/>
            <w:vAlign w:val="bottom"/>
            <w:hideMark/>
          </w:tcPr>
          <w:p w14:paraId="4350C231"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2.26 </w:t>
            </w:r>
          </w:p>
        </w:tc>
        <w:tc>
          <w:tcPr>
            <w:tcW w:w="1140" w:type="dxa"/>
            <w:tcBorders>
              <w:top w:val="nil"/>
              <w:left w:val="nil"/>
              <w:bottom w:val="single" w:sz="4" w:space="0" w:color="auto"/>
              <w:right w:val="single" w:sz="4" w:space="0" w:color="auto"/>
            </w:tcBorders>
            <w:shd w:val="clear" w:color="auto" w:fill="auto"/>
            <w:vAlign w:val="bottom"/>
            <w:hideMark/>
          </w:tcPr>
          <w:p w14:paraId="0C36A37A"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272A3259"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18DA4E8F"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r>
      <w:tr w:rsidR="0036056C" w:rsidRPr="00BF75FD" w14:paraId="557BF174"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6C09B85E"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1037</w:t>
            </w:r>
          </w:p>
        </w:tc>
        <w:tc>
          <w:tcPr>
            <w:tcW w:w="1140" w:type="dxa"/>
            <w:tcBorders>
              <w:top w:val="nil"/>
              <w:left w:val="nil"/>
              <w:bottom w:val="single" w:sz="4" w:space="0" w:color="auto"/>
              <w:right w:val="single" w:sz="4" w:space="0" w:color="auto"/>
            </w:tcBorders>
            <w:shd w:val="clear" w:color="auto" w:fill="auto"/>
            <w:vAlign w:val="bottom"/>
            <w:hideMark/>
          </w:tcPr>
          <w:p w14:paraId="4BF2CF08"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1.92 </w:t>
            </w:r>
          </w:p>
        </w:tc>
        <w:tc>
          <w:tcPr>
            <w:tcW w:w="1140" w:type="dxa"/>
            <w:tcBorders>
              <w:top w:val="nil"/>
              <w:left w:val="nil"/>
              <w:bottom w:val="single" w:sz="4" w:space="0" w:color="auto"/>
              <w:right w:val="single" w:sz="4" w:space="0" w:color="auto"/>
            </w:tcBorders>
            <w:shd w:val="clear" w:color="auto" w:fill="auto"/>
            <w:vAlign w:val="bottom"/>
            <w:hideMark/>
          </w:tcPr>
          <w:p w14:paraId="3CFD3A80"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1.12 </w:t>
            </w:r>
          </w:p>
        </w:tc>
        <w:tc>
          <w:tcPr>
            <w:tcW w:w="1140" w:type="dxa"/>
            <w:tcBorders>
              <w:top w:val="nil"/>
              <w:left w:val="nil"/>
              <w:bottom w:val="single" w:sz="4" w:space="0" w:color="auto"/>
              <w:right w:val="single" w:sz="4" w:space="0" w:color="auto"/>
            </w:tcBorders>
            <w:shd w:val="clear" w:color="auto" w:fill="auto"/>
            <w:vAlign w:val="bottom"/>
            <w:hideMark/>
          </w:tcPr>
          <w:p w14:paraId="59BA1D1C"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-0.80 </w:t>
            </w:r>
          </w:p>
        </w:tc>
        <w:tc>
          <w:tcPr>
            <w:tcW w:w="1140" w:type="dxa"/>
            <w:tcBorders>
              <w:top w:val="nil"/>
              <w:left w:val="nil"/>
              <w:bottom w:val="single" w:sz="4" w:space="0" w:color="auto"/>
              <w:right w:val="single" w:sz="4" w:space="0" w:color="auto"/>
            </w:tcBorders>
            <w:shd w:val="clear" w:color="auto" w:fill="auto"/>
            <w:vAlign w:val="bottom"/>
            <w:hideMark/>
          </w:tcPr>
          <w:p w14:paraId="53FBA87E"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1.62 </w:t>
            </w:r>
          </w:p>
        </w:tc>
        <w:tc>
          <w:tcPr>
            <w:tcW w:w="1140" w:type="dxa"/>
            <w:tcBorders>
              <w:top w:val="nil"/>
              <w:left w:val="nil"/>
              <w:bottom w:val="single" w:sz="4" w:space="0" w:color="auto"/>
              <w:right w:val="single" w:sz="4" w:space="0" w:color="auto"/>
            </w:tcBorders>
            <w:shd w:val="clear" w:color="auto" w:fill="auto"/>
            <w:vAlign w:val="bottom"/>
            <w:hideMark/>
          </w:tcPr>
          <w:p w14:paraId="787BC422"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0.62 </w:t>
            </w:r>
          </w:p>
        </w:tc>
        <w:tc>
          <w:tcPr>
            <w:tcW w:w="1140" w:type="dxa"/>
            <w:tcBorders>
              <w:top w:val="nil"/>
              <w:left w:val="nil"/>
              <w:bottom w:val="single" w:sz="4" w:space="0" w:color="auto"/>
              <w:right w:val="single" w:sz="4" w:space="0" w:color="auto"/>
            </w:tcBorders>
            <w:shd w:val="clear" w:color="auto" w:fill="auto"/>
            <w:vAlign w:val="bottom"/>
            <w:hideMark/>
          </w:tcPr>
          <w:p w14:paraId="3F204ECD"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-1.00 </w:t>
            </w:r>
          </w:p>
        </w:tc>
      </w:tr>
      <w:tr w:rsidR="0036056C" w:rsidRPr="00BF75FD" w14:paraId="4D10E212"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0EEAC6F6"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lastRenderedPageBreak/>
              <w:t>1114</w:t>
            </w:r>
          </w:p>
        </w:tc>
        <w:tc>
          <w:tcPr>
            <w:tcW w:w="1140" w:type="dxa"/>
            <w:tcBorders>
              <w:top w:val="nil"/>
              <w:left w:val="nil"/>
              <w:bottom w:val="single" w:sz="4" w:space="0" w:color="auto"/>
              <w:right w:val="single" w:sz="4" w:space="0" w:color="auto"/>
            </w:tcBorders>
            <w:shd w:val="clear" w:color="auto" w:fill="auto"/>
            <w:vAlign w:val="bottom"/>
            <w:hideMark/>
          </w:tcPr>
          <w:p w14:paraId="5FDF7A58"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2.02 </w:t>
            </w:r>
          </w:p>
        </w:tc>
        <w:tc>
          <w:tcPr>
            <w:tcW w:w="1140" w:type="dxa"/>
            <w:tcBorders>
              <w:top w:val="nil"/>
              <w:left w:val="nil"/>
              <w:bottom w:val="single" w:sz="4" w:space="0" w:color="auto"/>
              <w:right w:val="single" w:sz="4" w:space="0" w:color="auto"/>
            </w:tcBorders>
            <w:shd w:val="clear" w:color="auto" w:fill="auto"/>
            <w:vAlign w:val="bottom"/>
            <w:hideMark/>
          </w:tcPr>
          <w:p w14:paraId="1B657DE7"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1.10 </w:t>
            </w:r>
          </w:p>
        </w:tc>
        <w:tc>
          <w:tcPr>
            <w:tcW w:w="1140" w:type="dxa"/>
            <w:tcBorders>
              <w:top w:val="nil"/>
              <w:left w:val="nil"/>
              <w:bottom w:val="single" w:sz="4" w:space="0" w:color="auto"/>
              <w:right w:val="single" w:sz="4" w:space="0" w:color="auto"/>
            </w:tcBorders>
            <w:shd w:val="clear" w:color="auto" w:fill="auto"/>
            <w:vAlign w:val="bottom"/>
            <w:hideMark/>
          </w:tcPr>
          <w:p w14:paraId="1F9BCB08"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-0.92 </w:t>
            </w:r>
          </w:p>
        </w:tc>
        <w:tc>
          <w:tcPr>
            <w:tcW w:w="1140" w:type="dxa"/>
            <w:tcBorders>
              <w:top w:val="nil"/>
              <w:left w:val="nil"/>
              <w:bottom w:val="single" w:sz="4" w:space="0" w:color="auto"/>
              <w:right w:val="single" w:sz="4" w:space="0" w:color="auto"/>
            </w:tcBorders>
            <w:shd w:val="clear" w:color="auto" w:fill="auto"/>
            <w:vAlign w:val="bottom"/>
            <w:hideMark/>
          </w:tcPr>
          <w:p w14:paraId="36C8A9A7"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1.12 </w:t>
            </w:r>
          </w:p>
        </w:tc>
        <w:tc>
          <w:tcPr>
            <w:tcW w:w="1140" w:type="dxa"/>
            <w:tcBorders>
              <w:top w:val="nil"/>
              <w:left w:val="nil"/>
              <w:bottom w:val="single" w:sz="4" w:space="0" w:color="auto"/>
              <w:right w:val="single" w:sz="4" w:space="0" w:color="auto"/>
            </w:tcBorders>
            <w:shd w:val="clear" w:color="auto" w:fill="auto"/>
            <w:vAlign w:val="bottom"/>
            <w:hideMark/>
          </w:tcPr>
          <w:p w14:paraId="4B214AE7"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1.42 </w:t>
            </w:r>
          </w:p>
        </w:tc>
        <w:tc>
          <w:tcPr>
            <w:tcW w:w="1140" w:type="dxa"/>
            <w:tcBorders>
              <w:top w:val="nil"/>
              <w:left w:val="nil"/>
              <w:bottom w:val="single" w:sz="4" w:space="0" w:color="auto"/>
              <w:right w:val="single" w:sz="4" w:space="0" w:color="auto"/>
            </w:tcBorders>
            <w:shd w:val="clear" w:color="auto" w:fill="auto"/>
            <w:vAlign w:val="bottom"/>
            <w:hideMark/>
          </w:tcPr>
          <w:p w14:paraId="57435496"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0.30 </w:t>
            </w:r>
          </w:p>
        </w:tc>
      </w:tr>
      <w:tr w:rsidR="0036056C" w:rsidRPr="00BF75FD" w14:paraId="7F308BCD"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1BBDB5BE"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1190</w:t>
            </w:r>
          </w:p>
        </w:tc>
        <w:tc>
          <w:tcPr>
            <w:tcW w:w="1140" w:type="dxa"/>
            <w:tcBorders>
              <w:top w:val="nil"/>
              <w:left w:val="nil"/>
              <w:bottom w:val="single" w:sz="4" w:space="0" w:color="auto"/>
              <w:right w:val="single" w:sz="4" w:space="0" w:color="auto"/>
            </w:tcBorders>
            <w:shd w:val="clear" w:color="auto" w:fill="auto"/>
            <w:vAlign w:val="bottom"/>
            <w:hideMark/>
          </w:tcPr>
          <w:p w14:paraId="57F1EE66"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4.22 </w:t>
            </w:r>
          </w:p>
        </w:tc>
        <w:tc>
          <w:tcPr>
            <w:tcW w:w="1140" w:type="dxa"/>
            <w:tcBorders>
              <w:top w:val="nil"/>
              <w:left w:val="nil"/>
              <w:bottom w:val="single" w:sz="4" w:space="0" w:color="auto"/>
              <w:right w:val="single" w:sz="4" w:space="0" w:color="auto"/>
            </w:tcBorders>
            <w:shd w:val="clear" w:color="auto" w:fill="auto"/>
            <w:vAlign w:val="bottom"/>
            <w:hideMark/>
          </w:tcPr>
          <w:p w14:paraId="7753979E"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2.82 </w:t>
            </w:r>
          </w:p>
        </w:tc>
        <w:tc>
          <w:tcPr>
            <w:tcW w:w="1140" w:type="dxa"/>
            <w:tcBorders>
              <w:top w:val="nil"/>
              <w:left w:val="nil"/>
              <w:bottom w:val="single" w:sz="4" w:space="0" w:color="auto"/>
              <w:right w:val="single" w:sz="4" w:space="0" w:color="auto"/>
            </w:tcBorders>
            <w:shd w:val="clear" w:color="auto" w:fill="auto"/>
            <w:vAlign w:val="bottom"/>
            <w:hideMark/>
          </w:tcPr>
          <w:p w14:paraId="5CEC7D0F"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-1.40 </w:t>
            </w:r>
          </w:p>
        </w:tc>
        <w:tc>
          <w:tcPr>
            <w:tcW w:w="1140" w:type="dxa"/>
            <w:tcBorders>
              <w:top w:val="nil"/>
              <w:left w:val="nil"/>
              <w:bottom w:val="single" w:sz="4" w:space="0" w:color="auto"/>
              <w:right w:val="single" w:sz="4" w:space="0" w:color="auto"/>
            </w:tcBorders>
            <w:shd w:val="clear" w:color="auto" w:fill="auto"/>
            <w:vAlign w:val="bottom"/>
            <w:hideMark/>
          </w:tcPr>
          <w:p w14:paraId="7786A19B"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1.00 </w:t>
            </w:r>
          </w:p>
        </w:tc>
        <w:tc>
          <w:tcPr>
            <w:tcW w:w="1140" w:type="dxa"/>
            <w:tcBorders>
              <w:top w:val="nil"/>
              <w:left w:val="nil"/>
              <w:bottom w:val="single" w:sz="4" w:space="0" w:color="auto"/>
              <w:right w:val="single" w:sz="4" w:space="0" w:color="auto"/>
            </w:tcBorders>
            <w:shd w:val="clear" w:color="auto" w:fill="auto"/>
            <w:vAlign w:val="bottom"/>
            <w:hideMark/>
          </w:tcPr>
          <w:p w14:paraId="02F2AC80"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0.46 </w:t>
            </w:r>
          </w:p>
        </w:tc>
        <w:tc>
          <w:tcPr>
            <w:tcW w:w="1140" w:type="dxa"/>
            <w:tcBorders>
              <w:top w:val="nil"/>
              <w:left w:val="nil"/>
              <w:bottom w:val="single" w:sz="4" w:space="0" w:color="auto"/>
              <w:right w:val="single" w:sz="4" w:space="0" w:color="auto"/>
            </w:tcBorders>
            <w:shd w:val="clear" w:color="auto" w:fill="auto"/>
            <w:vAlign w:val="bottom"/>
            <w:hideMark/>
          </w:tcPr>
          <w:p w14:paraId="32D06146"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-0.54 </w:t>
            </w:r>
          </w:p>
        </w:tc>
      </w:tr>
      <w:tr w:rsidR="0036056C" w:rsidRPr="00BF75FD" w14:paraId="31B2AA46"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0470325C"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1229</w:t>
            </w:r>
          </w:p>
        </w:tc>
        <w:tc>
          <w:tcPr>
            <w:tcW w:w="1140" w:type="dxa"/>
            <w:tcBorders>
              <w:top w:val="nil"/>
              <w:left w:val="nil"/>
              <w:bottom w:val="single" w:sz="4" w:space="0" w:color="auto"/>
              <w:right w:val="single" w:sz="4" w:space="0" w:color="auto"/>
            </w:tcBorders>
            <w:shd w:val="clear" w:color="auto" w:fill="auto"/>
            <w:vAlign w:val="bottom"/>
            <w:hideMark/>
          </w:tcPr>
          <w:p w14:paraId="5F48A2B3"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1.42 </w:t>
            </w:r>
          </w:p>
        </w:tc>
        <w:tc>
          <w:tcPr>
            <w:tcW w:w="1140" w:type="dxa"/>
            <w:tcBorders>
              <w:top w:val="nil"/>
              <w:left w:val="nil"/>
              <w:bottom w:val="single" w:sz="4" w:space="0" w:color="auto"/>
              <w:right w:val="single" w:sz="4" w:space="0" w:color="auto"/>
            </w:tcBorders>
            <w:shd w:val="clear" w:color="auto" w:fill="auto"/>
            <w:vAlign w:val="bottom"/>
            <w:hideMark/>
          </w:tcPr>
          <w:p w14:paraId="00969E79"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0.64 </w:t>
            </w:r>
          </w:p>
        </w:tc>
        <w:tc>
          <w:tcPr>
            <w:tcW w:w="1140" w:type="dxa"/>
            <w:tcBorders>
              <w:top w:val="nil"/>
              <w:left w:val="nil"/>
              <w:bottom w:val="single" w:sz="4" w:space="0" w:color="auto"/>
              <w:right w:val="single" w:sz="4" w:space="0" w:color="auto"/>
            </w:tcBorders>
            <w:shd w:val="clear" w:color="auto" w:fill="auto"/>
            <w:vAlign w:val="bottom"/>
            <w:hideMark/>
          </w:tcPr>
          <w:p w14:paraId="2D4A3B96"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-0.78 </w:t>
            </w:r>
          </w:p>
        </w:tc>
        <w:tc>
          <w:tcPr>
            <w:tcW w:w="1140" w:type="dxa"/>
            <w:tcBorders>
              <w:top w:val="nil"/>
              <w:left w:val="nil"/>
              <w:bottom w:val="single" w:sz="4" w:space="0" w:color="auto"/>
              <w:right w:val="single" w:sz="4" w:space="0" w:color="auto"/>
            </w:tcBorders>
            <w:shd w:val="clear" w:color="auto" w:fill="auto"/>
            <w:vAlign w:val="bottom"/>
            <w:hideMark/>
          </w:tcPr>
          <w:p w14:paraId="13DCA2BE"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125C0950"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6FDDF952"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r>
      <w:tr w:rsidR="0036056C" w:rsidRPr="00BF75FD" w14:paraId="092A8275"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2E3B1BD1"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1248</w:t>
            </w:r>
          </w:p>
        </w:tc>
        <w:tc>
          <w:tcPr>
            <w:tcW w:w="1140" w:type="dxa"/>
            <w:tcBorders>
              <w:top w:val="nil"/>
              <w:left w:val="nil"/>
              <w:bottom w:val="single" w:sz="4" w:space="0" w:color="auto"/>
              <w:right w:val="single" w:sz="4" w:space="0" w:color="auto"/>
            </w:tcBorders>
            <w:shd w:val="clear" w:color="auto" w:fill="auto"/>
            <w:vAlign w:val="bottom"/>
            <w:hideMark/>
          </w:tcPr>
          <w:p w14:paraId="2CA6F958"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1CB86556"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691448D7"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4A3B4D93"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11.68 </w:t>
            </w:r>
          </w:p>
        </w:tc>
        <w:tc>
          <w:tcPr>
            <w:tcW w:w="1140" w:type="dxa"/>
            <w:tcBorders>
              <w:top w:val="nil"/>
              <w:left w:val="nil"/>
              <w:bottom w:val="single" w:sz="4" w:space="0" w:color="auto"/>
              <w:right w:val="single" w:sz="4" w:space="0" w:color="auto"/>
            </w:tcBorders>
            <w:shd w:val="clear" w:color="auto" w:fill="auto"/>
            <w:vAlign w:val="bottom"/>
            <w:hideMark/>
          </w:tcPr>
          <w:p w14:paraId="601BE8B3"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4.38 </w:t>
            </w:r>
          </w:p>
        </w:tc>
        <w:tc>
          <w:tcPr>
            <w:tcW w:w="1140" w:type="dxa"/>
            <w:tcBorders>
              <w:top w:val="nil"/>
              <w:left w:val="nil"/>
              <w:bottom w:val="single" w:sz="4" w:space="0" w:color="auto"/>
              <w:right w:val="single" w:sz="4" w:space="0" w:color="auto"/>
            </w:tcBorders>
            <w:shd w:val="clear" w:color="auto" w:fill="auto"/>
            <w:vAlign w:val="bottom"/>
            <w:hideMark/>
          </w:tcPr>
          <w:p w14:paraId="29BB153D"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-7.30 </w:t>
            </w:r>
          </w:p>
        </w:tc>
      </w:tr>
      <w:tr w:rsidR="0036056C" w:rsidRPr="00BF75FD" w14:paraId="248F40E8"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3EDB65F2"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1325</w:t>
            </w:r>
          </w:p>
        </w:tc>
        <w:tc>
          <w:tcPr>
            <w:tcW w:w="1140" w:type="dxa"/>
            <w:tcBorders>
              <w:top w:val="nil"/>
              <w:left w:val="nil"/>
              <w:bottom w:val="single" w:sz="4" w:space="0" w:color="auto"/>
              <w:right w:val="single" w:sz="4" w:space="0" w:color="auto"/>
            </w:tcBorders>
            <w:shd w:val="clear" w:color="auto" w:fill="auto"/>
            <w:vAlign w:val="bottom"/>
            <w:hideMark/>
          </w:tcPr>
          <w:p w14:paraId="01E2CB89"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1.74 </w:t>
            </w:r>
          </w:p>
        </w:tc>
        <w:tc>
          <w:tcPr>
            <w:tcW w:w="1140" w:type="dxa"/>
            <w:tcBorders>
              <w:top w:val="nil"/>
              <w:left w:val="nil"/>
              <w:bottom w:val="single" w:sz="4" w:space="0" w:color="auto"/>
              <w:right w:val="single" w:sz="4" w:space="0" w:color="auto"/>
            </w:tcBorders>
            <w:shd w:val="clear" w:color="auto" w:fill="auto"/>
            <w:vAlign w:val="bottom"/>
            <w:hideMark/>
          </w:tcPr>
          <w:p w14:paraId="74A6F958"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0.74 </w:t>
            </w:r>
          </w:p>
        </w:tc>
        <w:tc>
          <w:tcPr>
            <w:tcW w:w="1140" w:type="dxa"/>
            <w:tcBorders>
              <w:top w:val="nil"/>
              <w:left w:val="nil"/>
              <w:bottom w:val="single" w:sz="4" w:space="0" w:color="auto"/>
              <w:right w:val="single" w:sz="4" w:space="0" w:color="auto"/>
            </w:tcBorders>
            <w:shd w:val="clear" w:color="auto" w:fill="auto"/>
            <w:vAlign w:val="bottom"/>
            <w:hideMark/>
          </w:tcPr>
          <w:p w14:paraId="44B8961D"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-1.00 </w:t>
            </w:r>
          </w:p>
        </w:tc>
        <w:tc>
          <w:tcPr>
            <w:tcW w:w="1140" w:type="dxa"/>
            <w:tcBorders>
              <w:top w:val="nil"/>
              <w:left w:val="nil"/>
              <w:bottom w:val="single" w:sz="4" w:space="0" w:color="auto"/>
              <w:right w:val="single" w:sz="4" w:space="0" w:color="auto"/>
            </w:tcBorders>
            <w:shd w:val="clear" w:color="auto" w:fill="auto"/>
            <w:vAlign w:val="bottom"/>
            <w:hideMark/>
          </w:tcPr>
          <w:p w14:paraId="7863ABBA"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1.38 </w:t>
            </w:r>
          </w:p>
        </w:tc>
        <w:tc>
          <w:tcPr>
            <w:tcW w:w="1140" w:type="dxa"/>
            <w:tcBorders>
              <w:top w:val="nil"/>
              <w:left w:val="nil"/>
              <w:bottom w:val="single" w:sz="4" w:space="0" w:color="auto"/>
              <w:right w:val="single" w:sz="4" w:space="0" w:color="auto"/>
            </w:tcBorders>
            <w:shd w:val="clear" w:color="auto" w:fill="auto"/>
            <w:vAlign w:val="bottom"/>
            <w:hideMark/>
          </w:tcPr>
          <w:p w14:paraId="22BFEC91"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0.46 </w:t>
            </w:r>
          </w:p>
        </w:tc>
        <w:tc>
          <w:tcPr>
            <w:tcW w:w="1140" w:type="dxa"/>
            <w:tcBorders>
              <w:top w:val="nil"/>
              <w:left w:val="nil"/>
              <w:bottom w:val="single" w:sz="4" w:space="0" w:color="auto"/>
              <w:right w:val="single" w:sz="4" w:space="0" w:color="auto"/>
            </w:tcBorders>
            <w:shd w:val="clear" w:color="auto" w:fill="auto"/>
            <w:vAlign w:val="bottom"/>
            <w:hideMark/>
          </w:tcPr>
          <w:p w14:paraId="37E34307"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-0.92 </w:t>
            </w:r>
          </w:p>
        </w:tc>
      </w:tr>
      <w:tr w:rsidR="0036056C" w:rsidRPr="00BF75FD" w14:paraId="760B3F8D"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26B9C432"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1402</w:t>
            </w:r>
          </w:p>
        </w:tc>
        <w:tc>
          <w:tcPr>
            <w:tcW w:w="1140" w:type="dxa"/>
            <w:tcBorders>
              <w:top w:val="nil"/>
              <w:left w:val="nil"/>
              <w:bottom w:val="single" w:sz="4" w:space="0" w:color="auto"/>
              <w:right w:val="single" w:sz="4" w:space="0" w:color="auto"/>
            </w:tcBorders>
            <w:shd w:val="clear" w:color="auto" w:fill="auto"/>
            <w:vAlign w:val="bottom"/>
            <w:hideMark/>
          </w:tcPr>
          <w:p w14:paraId="3FA889AE"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1.26 </w:t>
            </w:r>
          </w:p>
        </w:tc>
        <w:tc>
          <w:tcPr>
            <w:tcW w:w="1140" w:type="dxa"/>
            <w:tcBorders>
              <w:top w:val="nil"/>
              <w:left w:val="nil"/>
              <w:bottom w:val="single" w:sz="4" w:space="0" w:color="auto"/>
              <w:right w:val="single" w:sz="4" w:space="0" w:color="auto"/>
            </w:tcBorders>
            <w:shd w:val="clear" w:color="auto" w:fill="auto"/>
            <w:vAlign w:val="bottom"/>
            <w:hideMark/>
          </w:tcPr>
          <w:p w14:paraId="3FB6B80B"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0.58 </w:t>
            </w:r>
          </w:p>
        </w:tc>
        <w:tc>
          <w:tcPr>
            <w:tcW w:w="1140" w:type="dxa"/>
            <w:tcBorders>
              <w:top w:val="nil"/>
              <w:left w:val="nil"/>
              <w:bottom w:val="single" w:sz="4" w:space="0" w:color="auto"/>
              <w:right w:val="single" w:sz="4" w:space="0" w:color="auto"/>
            </w:tcBorders>
            <w:shd w:val="clear" w:color="auto" w:fill="auto"/>
            <w:vAlign w:val="bottom"/>
            <w:hideMark/>
          </w:tcPr>
          <w:p w14:paraId="5FBF640C"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-0.68 </w:t>
            </w:r>
          </w:p>
        </w:tc>
        <w:tc>
          <w:tcPr>
            <w:tcW w:w="1140" w:type="dxa"/>
            <w:tcBorders>
              <w:top w:val="nil"/>
              <w:left w:val="nil"/>
              <w:bottom w:val="single" w:sz="4" w:space="0" w:color="auto"/>
              <w:right w:val="single" w:sz="4" w:space="0" w:color="auto"/>
            </w:tcBorders>
            <w:shd w:val="clear" w:color="auto" w:fill="auto"/>
            <w:vAlign w:val="bottom"/>
            <w:hideMark/>
          </w:tcPr>
          <w:p w14:paraId="4C6E0955"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2.54 </w:t>
            </w:r>
          </w:p>
        </w:tc>
        <w:tc>
          <w:tcPr>
            <w:tcW w:w="1140" w:type="dxa"/>
            <w:tcBorders>
              <w:top w:val="nil"/>
              <w:left w:val="nil"/>
              <w:bottom w:val="single" w:sz="4" w:space="0" w:color="auto"/>
              <w:right w:val="single" w:sz="4" w:space="0" w:color="auto"/>
            </w:tcBorders>
            <w:shd w:val="clear" w:color="auto" w:fill="auto"/>
            <w:vAlign w:val="bottom"/>
            <w:hideMark/>
          </w:tcPr>
          <w:p w14:paraId="3468EE14"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0.80 </w:t>
            </w:r>
          </w:p>
        </w:tc>
        <w:tc>
          <w:tcPr>
            <w:tcW w:w="1140" w:type="dxa"/>
            <w:tcBorders>
              <w:top w:val="nil"/>
              <w:left w:val="nil"/>
              <w:bottom w:val="single" w:sz="4" w:space="0" w:color="auto"/>
              <w:right w:val="single" w:sz="4" w:space="0" w:color="auto"/>
            </w:tcBorders>
            <w:shd w:val="clear" w:color="auto" w:fill="auto"/>
            <w:vAlign w:val="bottom"/>
            <w:hideMark/>
          </w:tcPr>
          <w:p w14:paraId="388233D5"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-1.74 </w:t>
            </w:r>
          </w:p>
        </w:tc>
      </w:tr>
      <w:tr w:rsidR="0036056C" w:rsidRPr="00BF75FD" w14:paraId="3D3AD3BF"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289207E0"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1478</w:t>
            </w:r>
          </w:p>
        </w:tc>
        <w:tc>
          <w:tcPr>
            <w:tcW w:w="1140" w:type="dxa"/>
            <w:tcBorders>
              <w:top w:val="nil"/>
              <w:left w:val="nil"/>
              <w:bottom w:val="single" w:sz="4" w:space="0" w:color="auto"/>
              <w:right w:val="single" w:sz="4" w:space="0" w:color="auto"/>
            </w:tcBorders>
            <w:shd w:val="clear" w:color="auto" w:fill="auto"/>
            <w:vAlign w:val="bottom"/>
            <w:hideMark/>
          </w:tcPr>
          <w:p w14:paraId="0544D566"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2.04 </w:t>
            </w:r>
          </w:p>
        </w:tc>
        <w:tc>
          <w:tcPr>
            <w:tcW w:w="1140" w:type="dxa"/>
            <w:tcBorders>
              <w:top w:val="nil"/>
              <w:left w:val="nil"/>
              <w:bottom w:val="single" w:sz="4" w:space="0" w:color="auto"/>
              <w:right w:val="single" w:sz="4" w:space="0" w:color="auto"/>
            </w:tcBorders>
            <w:shd w:val="clear" w:color="auto" w:fill="auto"/>
            <w:vAlign w:val="bottom"/>
            <w:hideMark/>
          </w:tcPr>
          <w:p w14:paraId="3CBB664C"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0.88 </w:t>
            </w:r>
          </w:p>
        </w:tc>
        <w:tc>
          <w:tcPr>
            <w:tcW w:w="1140" w:type="dxa"/>
            <w:tcBorders>
              <w:top w:val="nil"/>
              <w:left w:val="nil"/>
              <w:bottom w:val="single" w:sz="4" w:space="0" w:color="auto"/>
              <w:right w:val="single" w:sz="4" w:space="0" w:color="auto"/>
            </w:tcBorders>
            <w:shd w:val="clear" w:color="auto" w:fill="auto"/>
            <w:vAlign w:val="bottom"/>
            <w:hideMark/>
          </w:tcPr>
          <w:p w14:paraId="7C504CF2"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-1.16 </w:t>
            </w:r>
          </w:p>
        </w:tc>
        <w:tc>
          <w:tcPr>
            <w:tcW w:w="1140" w:type="dxa"/>
            <w:tcBorders>
              <w:top w:val="nil"/>
              <w:left w:val="nil"/>
              <w:bottom w:val="single" w:sz="4" w:space="0" w:color="auto"/>
              <w:right w:val="single" w:sz="4" w:space="0" w:color="auto"/>
            </w:tcBorders>
            <w:shd w:val="clear" w:color="auto" w:fill="auto"/>
            <w:vAlign w:val="bottom"/>
            <w:hideMark/>
          </w:tcPr>
          <w:p w14:paraId="2FA4C9DD"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2.82 </w:t>
            </w:r>
          </w:p>
        </w:tc>
        <w:tc>
          <w:tcPr>
            <w:tcW w:w="1140" w:type="dxa"/>
            <w:tcBorders>
              <w:top w:val="nil"/>
              <w:left w:val="nil"/>
              <w:bottom w:val="single" w:sz="4" w:space="0" w:color="auto"/>
              <w:right w:val="single" w:sz="4" w:space="0" w:color="auto"/>
            </w:tcBorders>
            <w:shd w:val="clear" w:color="auto" w:fill="auto"/>
            <w:vAlign w:val="bottom"/>
            <w:hideMark/>
          </w:tcPr>
          <w:p w14:paraId="5FE0F721"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0.54 </w:t>
            </w:r>
          </w:p>
        </w:tc>
        <w:tc>
          <w:tcPr>
            <w:tcW w:w="1140" w:type="dxa"/>
            <w:tcBorders>
              <w:top w:val="nil"/>
              <w:left w:val="nil"/>
              <w:bottom w:val="single" w:sz="4" w:space="0" w:color="auto"/>
              <w:right w:val="single" w:sz="4" w:space="0" w:color="auto"/>
            </w:tcBorders>
            <w:shd w:val="clear" w:color="auto" w:fill="auto"/>
            <w:vAlign w:val="bottom"/>
            <w:hideMark/>
          </w:tcPr>
          <w:p w14:paraId="547590A4"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-2.28 </w:t>
            </w:r>
          </w:p>
        </w:tc>
      </w:tr>
      <w:tr w:rsidR="0036056C" w:rsidRPr="00BF75FD" w14:paraId="2B24AC79"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14DA1D02"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1560</w:t>
            </w:r>
          </w:p>
        </w:tc>
        <w:tc>
          <w:tcPr>
            <w:tcW w:w="1140" w:type="dxa"/>
            <w:tcBorders>
              <w:top w:val="nil"/>
              <w:left w:val="nil"/>
              <w:bottom w:val="single" w:sz="4" w:space="0" w:color="auto"/>
              <w:right w:val="single" w:sz="4" w:space="0" w:color="auto"/>
            </w:tcBorders>
            <w:shd w:val="clear" w:color="auto" w:fill="auto"/>
            <w:vAlign w:val="bottom"/>
            <w:hideMark/>
          </w:tcPr>
          <w:p w14:paraId="0E97884E"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6654E31D"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6199B403"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609BC72E"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1.30 </w:t>
            </w:r>
          </w:p>
        </w:tc>
        <w:tc>
          <w:tcPr>
            <w:tcW w:w="1140" w:type="dxa"/>
            <w:tcBorders>
              <w:top w:val="nil"/>
              <w:left w:val="nil"/>
              <w:bottom w:val="single" w:sz="4" w:space="0" w:color="auto"/>
              <w:right w:val="single" w:sz="4" w:space="0" w:color="auto"/>
            </w:tcBorders>
            <w:shd w:val="clear" w:color="auto" w:fill="auto"/>
            <w:vAlign w:val="bottom"/>
            <w:hideMark/>
          </w:tcPr>
          <w:p w14:paraId="533525B9"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0.32 </w:t>
            </w:r>
          </w:p>
        </w:tc>
        <w:tc>
          <w:tcPr>
            <w:tcW w:w="1140" w:type="dxa"/>
            <w:tcBorders>
              <w:top w:val="nil"/>
              <w:left w:val="nil"/>
              <w:bottom w:val="single" w:sz="4" w:space="0" w:color="auto"/>
              <w:right w:val="single" w:sz="4" w:space="0" w:color="auto"/>
            </w:tcBorders>
            <w:shd w:val="clear" w:color="auto" w:fill="auto"/>
            <w:vAlign w:val="bottom"/>
            <w:hideMark/>
          </w:tcPr>
          <w:p w14:paraId="38F50745"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-0.98 </w:t>
            </w:r>
          </w:p>
        </w:tc>
      </w:tr>
      <w:tr w:rsidR="0036056C" w:rsidRPr="00BF75FD" w14:paraId="512A8112"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38F95F98"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1600</w:t>
            </w:r>
          </w:p>
        </w:tc>
        <w:tc>
          <w:tcPr>
            <w:tcW w:w="1140" w:type="dxa"/>
            <w:tcBorders>
              <w:top w:val="nil"/>
              <w:left w:val="nil"/>
              <w:bottom w:val="single" w:sz="4" w:space="0" w:color="auto"/>
              <w:right w:val="single" w:sz="4" w:space="0" w:color="auto"/>
            </w:tcBorders>
            <w:shd w:val="clear" w:color="auto" w:fill="auto"/>
            <w:vAlign w:val="bottom"/>
            <w:hideMark/>
          </w:tcPr>
          <w:p w14:paraId="51D5288D"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14.12 </w:t>
            </w:r>
          </w:p>
        </w:tc>
        <w:tc>
          <w:tcPr>
            <w:tcW w:w="1140" w:type="dxa"/>
            <w:tcBorders>
              <w:top w:val="nil"/>
              <w:left w:val="nil"/>
              <w:bottom w:val="single" w:sz="4" w:space="0" w:color="auto"/>
              <w:right w:val="single" w:sz="4" w:space="0" w:color="auto"/>
            </w:tcBorders>
            <w:shd w:val="clear" w:color="auto" w:fill="auto"/>
            <w:vAlign w:val="bottom"/>
            <w:hideMark/>
          </w:tcPr>
          <w:p w14:paraId="79819D5C"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10.20 </w:t>
            </w:r>
          </w:p>
        </w:tc>
        <w:tc>
          <w:tcPr>
            <w:tcW w:w="1140" w:type="dxa"/>
            <w:tcBorders>
              <w:top w:val="nil"/>
              <w:left w:val="nil"/>
              <w:bottom w:val="single" w:sz="4" w:space="0" w:color="auto"/>
              <w:right w:val="single" w:sz="4" w:space="0" w:color="auto"/>
            </w:tcBorders>
            <w:shd w:val="clear" w:color="auto" w:fill="auto"/>
            <w:vAlign w:val="bottom"/>
            <w:hideMark/>
          </w:tcPr>
          <w:p w14:paraId="7C7EC116"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-3.92 </w:t>
            </w:r>
          </w:p>
        </w:tc>
        <w:tc>
          <w:tcPr>
            <w:tcW w:w="1140" w:type="dxa"/>
            <w:tcBorders>
              <w:top w:val="nil"/>
              <w:left w:val="nil"/>
              <w:bottom w:val="single" w:sz="4" w:space="0" w:color="auto"/>
              <w:right w:val="single" w:sz="4" w:space="0" w:color="auto"/>
            </w:tcBorders>
            <w:shd w:val="clear" w:color="auto" w:fill="auto"/>
            <w:vAlign w:val="bottom"/>
            <w:hideMark/>
          </w:tcPr>
          <w:p w14:paraId="25C27423"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2FEE2208"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5D9C530A"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r>
      <w:tr w:rsidR="0036056C" w:rsidRPr="00BF75FD" w14:paraId="6A23D6E7"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66A67298"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1640</w:t>
            </w:r>
          </w:p>
        </w:tc>
        <w:tc>
          <w:tcPr>
            <w:tcW w:w="1140" w:type="dxa"/>
            <w:tcBorders>
              <w:top w:val="nil"/>
              <w:left w:val="nil"/>
              <w:bottom w:val="single" w:sz="4" w:space="0" w:color="auto"/>
              <w:right w:val="single" w:sz="4" w:space="0" w:color="auto"/>
            </w:tcBorders>
            <w:shd w:val="clear" w:color="auto" w:fill="auto"/>
            <w:vAlign w:val="bottom"/>
            <w:hideMark/>
          </w:tcPr>
          <w:p w14:paraId="1A871001"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4A7DC796"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565E9B6F"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067DD848"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0.48 </w:t>
            </w:r>
          </w:p>
        </w:tc>
        <w:tc>
          <w:tcPr>
            <w:tcW w:w="1140" w:type="dxa"/>
            <w:tcBorders>
              <w:top w:val="nil"/>
              <w:left w:val="nil"/>
              <w:bottom w:val="single" w:sz="4" w:space="0" w:color="auto"/>
              <w:right w:val="single" w:sz="4" w:space="0" w:color="auto"/>
            </w:tcBorders>
            <w:shd w:val="clear" w:color="auto" w:fill="auto"/>
            <w:vAlign w:val="bottom"/>
            <w:hideMark/>
          </w:tcPr>
          <w:p w14:paraId="24DEE54D"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0.18 </w:t>
            </w:r>
          </w:p>
        </w:tc>
        <w:tc>
          <w:tcPr>
            <w:tcW w:w="1140" w:type="dxa"/>
            <w:tcBorders>
              <w:top w:val="nil"/>
              <w:left w:val="nil"/>
              <w:bottom w:val="single" w:sz="4" w:space="0" w:color="auto"/>
              <w:right w:val="single" w:sz="4" w:space="0" w:color="auto"/>
            </w:tcBorders>
            <w:shd w:val="clear" w:color="auto" w:fill="auto"/>
            <w:vAlign w:val="bottom"/>
            <w:hideMark/>
          </w:tcPr>
          <w:p w14:paraId="160F75B8"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-0.30 </w:t>
            </w:r>
          </w:p>
        </w:tc>
      </w:tr>
      <w:tr w:rsidR="0036056C" w:rsidRPr="00BF75FD" w14:paraId="32BEFF2A"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7BF84B8F"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1710</w:t>
            </w:r>
          </w:p>
        </w:tc>
        <w:tc>
          <w:tcPr>
            <w:tcW w:w="1140" w:type="dxa"/>
            <w:tcBorders>
              <w:top w:val="nil"/>
              <w:left w:val="nil"/>
              <w:bottom w:val="single" w:sz="4" w:space="0" w:color="auto"/>
              <w:right w:val="single" w:sz="4" w:space="0" w:color="auto"/>
            </w:tcBorders>
            <w:shd w:val="clear" w:color="auto" w:fill="auto"/>
            <w:vAlign w:val="bottom"/>
            <w:hideMark/>
          </w:tcPr>
          <w:p w14:paraId="7F779F83"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2B2F5A74"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52ADE357"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73F75A38"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0.34 </w:t>
            </w:r>
          </w:p>
        </w:tc>
        <w:tc>
          <w:tcPr>
            <w:tcW w:w="1140" w:type="dxa"/>
            <w:tcBorders>
              <w:top w:val="nil"/>
              <w:left w:val="nil"/>
              <w:bottom w:val="single" w:sz="4" w:space="0" w:color="auto"/>
              <w:right w:val="single" w:sz="4" w:space="0" w:color="auto"/>
            </w:tcBorders>
            <w:shd w:val="clear" w:color="auto" w:fill="auto"/>
            <w:vAlign w:val="bottom"/>
            <w:hideMark/>
          </w:tcPr>
          <w:p w14:paraId="734CF979"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0.10 </w:t>
            </w:r>
          </w:p>
        </w:tc>
        <w:tc>
          <w:tcPr>
            <w:tcW w:w="1140" w:type="dxa"/>
            <w:tcBorders>
              <w:top w:val="nil"/>
              <w:left w:val="nil"/>
              <w:bottom w:val="single" w:sz="4" w:space="0" w:color="auto"/>
              <w:right w:val="single" w:sz="4" w:space="0" w:color="auto"/>
            </w:tcBorders>
            <w:shd w:val="clear" w:color="auto" w:fill="auto"/>
            <w:vAlign w:val="bottom"/>
            <w:hideMark/>
          </w:tcPr>
          <w:p w14:paraId="6B0B7CC8"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-0.24 </w:t>
            </w:r>
          </w:p>
        </w:tc>
      </w:tr>
      <w:tr w:rsidR="0036056C" w:rsidRPr="00BF75FD" w14:paraId="683DE712"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644FC77F"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1790</w:t>
            </w:r>
          </w:p>
        </w:tc>
        <w:tc>
          <w:tcPr>
            <w:tcW w:w="1140" w:type="dxa"/>
            <w:tcBorders>
              <w:top w:val="nil"/>
              <w:left w:val="nil"/>
              <w:bottom w:val="single" w:sz="4" w:space="0" w:color="auto"/>
              <w:right w:val="single" w:sz="4" w:space="0" w:color="auto"/>
            </w:tcBorders>
            <w:shd w:val="clear" w:color="auto" w:fill="auto"/>
            <w:vAlign w:val="bottom"/>
            <w:hideMark/>
          </w:tcPr>
          <w:p w14:paraId="63A539C9"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54A6CE60"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1E482A78"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5191FF28"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0.20 </w:t>
            </w:r>
          </w:p>
        </w:tc>
        <w:tc>
          <w:tcPr>
            <w:tcW w:w="1140" w:type="dxa"/>
            <w:tcBorders>
              <w:top w:val="nil"/>
              <w:left w:val="nil"/>
              <w:bottom w:val="single" w:sz="4" w:space="0" w:color="auto"/>
              <w:right w:val="single" w:sz="4" w:space="0" w:color="auto"/>
            </w:tcBorders>
            <w:shd w:val="clear" w:color="auto" w:fill="auto"/>
            <w:vAlign w:val="bottom"/>
            <w:hideMark/>
          </w:tcPr>
          <w:p w14:paraId="68F678E5"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0.04 </w:t>
            </w:r>
          </w:p>
        </w:tc>
        <w:tc>
          <w:tcPr>
            <w:tcW w:w="1140" w:type="dxa"/>
            <w:tcBorders>
              <w:top w:val="nil"/>
              <w:left w:val="nil"/>
              <w:bottom w:val="single" w:sz="4" w:space="0" w:color="auto"/>
              <w:right w:val="single" w:sz="4" w:space="0" w:color="auto"/>
            </w:tcBorders>
            <w:shd w:val="clear" w:color="auto" w:fill="auto"/>
            <w:vAlign w:val="bottom"/>
            <w:hideMark/>
          </w:tcPr>
          <w:p w14:paraId="5288E173"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-0.16 </w:t>
            </w:r>
          </w:p>
        </w:tc>
      </w:tr>
      <w:tr w:rsidR="0036056C" w:rsidRPr="00BF75FD" w14:paraId="7CA09898"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29D685C4"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1830</w:t>
            </w:r>
          </w:p>
        </w:tc>
        <w:tc>
          <w:tcPr>
            <w:tcW w:w="1140" w:type="dxa"/>
            <w:tcBorders>
              <w:top w:val="nil"/>
              <w:left w:val="nil"/>
              <w:bottom w:val="single" w:sz="4" w:space="0" w:color="auto"/>
              <w:right w:val="single" w:sz="4" w:space="0" w:color="auto"/>
            </w:tcBorders>
            <w:shd w:val="clear" w:color="auto" w:fill="auto"/>
            <w:vAlign w:val="bottom"/>
            <w:hideMark/>
          </w:tcPr>
          <w:p w14:paraId="25D67D15"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3089500B"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1ED07F6E"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3FB552BD"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0.00 </w:t>
            </w:r>
          </w:p>
        </w:tc>
        <w:tc>
          <w:tcPr>
            <w:tcW w:w="1140" w:type="dxa"/>
            <w:tcBorders>
              <w:top w:val="nil"/>
              <w:left w:val="nil"/>
              <w:bottom w:val="single" w:sz="4" w:space="0" w:color="auto"/>
              <w:right w:val="single" w:sz="4" w:space="0" w:color="auto"/>
            </w:tcBorders>
            <w:shd w:val="clear" w:color="auto" w:fill="auto"/>
            <w:vAlign w:val="bottom"/>
            <w:hideMark/>
          </w:tcPr>
          <w:p w14:paraId="2A33E3D8"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0.04 </w:t>
            </w:r>
          </w:p>
        </w:tc>
        <w:tc>
          <w:tcPr>
            <w:tcW w:w="1140" w:type="dxa"/>
            <w:tcBorders>
              <w:top w:val="nil"/>
              <w:left w:val="nil"/>
              <w:bottom w:val="single" w:sz="4" w:space="0" w:color="auto"/>
              <w:right w:val="single" w:sz="4" w:space="0" w:color="auto"/>
            </w:tcBorders>
            <w:shd w:val="clear" w:color="auto" w:fill="auto"/>
            <w:vAlign w:val="bottom"/>
            <w:hideMark/>
          </w:tcPr>
          <w:p w14:paraId="23B89E60"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0.04 </w:t>
            </w:r>
          </w:p>
        </w:tc>
      </w:tr>
      <w:tr w:rsidR="0036056C" w:rsidRPr="00BF75FD" w14:paraId="351212F6"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380B099D"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1930</w:t>
            </w:r>
          </w:p>
        </w:tc>
        <w:tc>
          <w:tcPr>
            <w:tcW w:w="1140" w:type="dxa"/>
            <w:tcBorders>
              <w:top w:val="nil"/>
              <w:left w:val="nil"/>
              <w:bottom w:val="single" w:sz="4" w:space="0" w:color="auto"/>
              <w:right w:val="single" w:sz="4" w:space="0" w:color="auto"/>
            </w:tcBorders>
            <w:shd w:val="clear" w:color="auto" w:fill="auto"/>
            <w:vAlign w:val="bottom"/>
            <w:hideMark/>
          </w:tcPr>
          <w:p w14:paraId="1A7C9265"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3808F5AC"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4AC59E2D"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1A520442"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0.08 </w:t>
            </w:r>
          </w:p>
        </w:tc>
        <w:tc>
          <w:tcPr>
            <w:tcW w:w="1140" w:type="dxa"/>
            <w:tcBorders>
              <w:top w:val="nil"/>
              <w:left w:val="nil"/>
              <w:bottom w:val="single" w:sz="4" w:space="0" w:color="auto"/>
              <w:right w:val="single" w:sz="4" w:space="0" w:color="auto"/>
            </w:tcBorders>
            <w:shd w:val="clear" w:color="auto" w:fill="auto"/>
            <w:vAlign w:val="bottom"/>
            <w:hideMark/>
          </w:tcPr>
          <w:p w14:paraId="577A1EA2"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0.10 </w:t>
            </w:r>
          </w:p>
        </w:tc>
        <w:tc>
          <w:tcPr>
            <w:tcW w:w="1140" w:type="dxa"/>
            <w:tcBorders>
              <w:top w:val="nil"/>
              <w:left w:val="nil"/>
              <w:bottom w:val="single" w:sz="4" w:space="0" w:color="auto"/>
              <w:right w:val="single" w:sz="4" w:space="0" w:color="auto"/>
            </w:tcBorders>
            <w:shd w:val="clear" w:color="auto" w:fill="auto"/>
            <w:vAlign w:val="bottom"/>
            <w:hideMark/>
          </w:tcPr>
          <w:p w14:paraId="02F611B6"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0.02 </w:t>
            </w:r>
          </w:p>
        </w:tc>
      </w:tr>
      <w:tr w:rsidR="0036056C" w:rsidRPr="00BF75FD" w14:paraId="1CACA169"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116E48C8"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2000</w:t>
            </w:r>
          </w:p>
        </w:tc>
        <w:tc>
          <w:tcPr>
            <w:tcW w:w="1140" w:type="dxa"/>
            <w:tcBorders>
              <w:top w:val="nil"/>
              <w:left w:val="nil"/>
              <w:bottom w:val="single" w:sz="4" w:space="0" w:color="auto"/>
              <w:right w:val="single" w:sz="4" w:space="0" w:color="auto"/>
            </w:tcBorders>
            <w:shd w:val="clear" w:color="auto" w:fill="auto"/>
            <w:vAlign w:val="bottom"/>
            <w:hideMark/>
          </w:tcPr>
          <w:p w14:paraId="4EEAC9DE"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204F1FBE"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16818A8D"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02AD047D"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0.10 </w:t>
            </w:r>
          </w:p>
        </w:tc>
        <w:tc>
          <w:tcPr>
            <w:tcW w:w="1140" w:type="dxa"/>
            <w:tcBorders>
              <w:top w:val="nil"/>
              <w:left w:val="nil"/>
              <w:bottom w:val="single" w:sz="4" w:space="0" w:color="auto"/>
              <w:right w:val="single" w:sz="4" w:space="0" w:color="auto"/>
            </w:tcBorders>
            <w:shd w:val="clear" w:color="auto" w:fill="auto"/>
            <w:vAlign w:val="bottom"/>
            <w:hideMark/>
          </w:tcPr>
          <w:p w14:paraId="4291EAE7"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0.10 </w:t>
            </w:r>
          </w:p>
        </w:tc>
        <w:tc>
          <w:tcPr>
            <w:tcW w:w="1140" w:type="dxa"/>
            <w:tcBorders>
              <w:top w:val="nil"/>
              <w:left w:val="nil"/>
              <w:bottom w:val="single" w:sz="4" w:space="0" w:color="auto"/>
              <w:right w:val="single" w:sz="4" w:space="0" w:color="auto"/>
            </w:tcBorders>
            <w:shd w:val="clear" w:color="auto" w:fill="auto"/>
            <w:vAlign w:val="bottom"/>
            <w:hideMark/>
          </w:tcPr>
          <w:p w14:paraId="72ED824C"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0.00 </w:t>
            </w:r>
          </w:p>
        </w:tc>
      </w:tr>
      <w:tr w:rsidR="0036056C" w:rsidRPr="00BF75FD" w14:paraId="058C4776" w14:textId="77777777" w:rsidTr="00A13551">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25B9001B"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2080</w:t>
            </w:r>
          </w:p>
        </w:tc>
        <w:tc>
          <w:tcPr>
            <w:tcW w:w="1140" w:type="dxa"/>
            <w:tcBorders>
              <w:top w:val="nil"/>
              <w:left w:val="nil"/>
              <w:bottom w:val="single" w:sz="4" w:space="0" w:color="auto"/>
              <w:right w:val="single" w:sz="4" w:space="0" w:color="auto"/>
            </w:tcBorders>
            <w:shd w:val="clear" w:color="auto" w:fill="auto"/>
            <w:vAlign w:val="bottom"/>
            <w:hideMark/>
          </w:tcPr>
          <w:p w14:paraId="4545BFCF"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1FDC444A"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6034876C"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N/A</w:t>
            </w:r>
          </w:p>
        </w:tc>
        <w:tc>
          <w:tcPr>
            <w:tcW w:w="1140" w:type="dxa"/>
            <w:tcBorders>
              <w:top w:val="nil"/>
              <w:left w:val="nil"/>
              <w:bottom w:val="single" w:sz="4" w:space="0" w:color="auto"/>
              <w:right w:val="single" w:sz="4" w:space="0" w:color="auto"/>
            </w:tcBorders>
            <w:shd w:val="clear" w:color="auto" w:fill="auto"/>
            <w:vAlign w:val="bottom"/>
            <w:hideMark/>
          </w:tcPr>
          <w:p w14:paraId="5A3C3172"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0.04 </w:t>
            </w:r>
          </w:p>
        </w:tc>
        <w:tc>
          <w:tcPr>
            <w:tcW w:w="1140" w:type="dxa"/>
            <w:tcBorders>
              <w:top w:val="nil"/>
              <w:left w:val="nil"/>
              <w:bottom w:val="single" w:sz="4" w:space="0" w:color="auto"/>
              <w:right w:val="single" w:sz="4" w:space="0" w:color="auto"/>
            </w:tcBorders>
            <w:shd w:val="clear" w:color="auto" w:fill="auto"/>
            <w:vAlign w:val="bottom"/>
            <w:hideMark/>
          </w:tcPr>
          <w:p w14:paraId="5241BBE1"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0.10 </w:t>
            </w:r>
          </w:p>
        </w:tc>
        <w:tc>
          <w:tcPr>
            <w:tcW w:w="1140" w:type="dxa"/>
            <w:tcBorders>
              <w:top w:val="nil"/>
              <w:left w:val="nil"/>
              <w:bottom w:val="single" w:sz="4" w:space="0" w:color="auto"/>
              <w:right w:val="single" w:sz="4" w:space="0" w:color="auto"/>
            </w:tcBorders>
            <w:shd w:val="clear" w:color="auto" w:fill="auto"/>
            <w:vAlign w:val="bottom"/>
            <w:hideMark/>
          </w:tcPr>
          <w:p w14:paraId="3ED17BEF" w14:textId="77777777" w:rsidR="0036056C" w:rsidRPr="00BF75FD" w:rsidRDefault="0036056C" w:rsidP="00A13551">
            <w:pPr>
              <w:widowControl/>
              <w:adjustRightInd/>
              <w:snapToGrid/>
              <w:spacing w:before="0" w:line="240" w:lineRule="auto"/>
              <w:ind w:firstLine="0"/>
              <w:jc w:val="right"/>
              <w:rPr>
                <w:snapToGrid/>
                <w:color w:val="000000"/>
              </w:rPr>
            </w:pPr>
            <w:r w:rsidRPr="00BF75FD">
              <w:rPr>
                <w:snapToGrid/>
                <w:color w:val="000000"/>
              </w:rPr>
              <w:t xml:space="preserve">0.06 </w:t>
            </w:r>
          </w:p>
        </w:tc>
      </w:tr>
    </w:tbl>
    <w:p w14:paraId="719E1FDA" w14:textId="77777777" w:rsidR="006D57AE" w:rsidRDefault="006D57AE" w:rsidP="006D57AE">
      <w:pPr>
        <w:rPr>
          <w:rFonts w:hAnsi="SimSun"/>
          <w:sz w:val="24"/>
          <w:szCs w:val="24"/>
        </w:rPr>
      </w:pPr>
      <w:r w:rsidRPr="00ED504E">
        <w:rPr>
          <w:rFonts w:hAnsi="SimSun"/>
          <w:sz w:val="24"/>
          <w:szCs w:val="24"/>
        </w:rPr>
        <w:t>其中，</w:t>
      </w:r>
      <w:r w:rsidRPr="00ED504E">
        <w:rPr>
          <w:sz w:val="24"/>
          <w:szCs w:val="24"/>
        </w:rPr>
        <w:t>N/A</w:t>
      </w:r>
      <w:r w:rsidRPr="00ED504E">
        <w:rPr>
          <w:rFonts w:hAnsi="SimSun"/>
          <w:sz w:val="24"/>
          <w:szCs w:val="24"/>
        </w:rPr>
        <w:t>表示该</w:t>
      </w:r>
      <w:r w:rsidRPr="00ED504E">
        <w:rPr>
          <w:sz w:val="24"/>
          <w:szCs w:val="24"/>
        </w:rPr>
        <w:t>CPU</w:t>
      </w:r>
      <w:r w:rsidRPr="00ED504E">
        <w:rPr>
          <w:rFonts w:hAnsi="SimSun"/>
          <w:sz w:val="24"/>
          <w:szCs w:val="24"/>
        </w:rPr>
        <w:t>簇不支持在该时钟频率下运行。从表中数据可以看出，在节能意识的调度器作用下，功耗更低的</w:t>
      </w:r>
      <w:r w:rsidRPr="00ED504E">
        <w:rPr>
          <w:sz w:val="24"/>
          <w:szCs w:val="24"/>
        </w:rPr>
        <w:t>Silver</w:t>
      </w:r>
      <w:r w:rsidRPr="00ED504E">
        <w:rPr>
          <w:rFonts w:hAnsi="SimSun"/>
          <w:sz w:val="24"/>
          <w:szCs w:val="24"/>
        </w:rPr>
        <w:t>簇工作在低频率的时间增加了，如在</w:t>
      </w:r>
      <w:r w:rsidRPr="00ED504E">
        <w:rPr>
          <w:sz w:val="24"/>
          <w:szCs w:val="24"/>
        </w:rPr>
        <w:t>307MHz</w:t>
      </w:r>
      <w:r w:rsidRPr="00ED504E">
        <w:rPr>
          <w:rFonts w:hAnsi="SimSun"/>
          <w:sz w:val="24"/>
          <w:szCs w:val="24"/>
        </w:rPr>
        <w:t>时间增加了</w:t>
      </w:r>
      <w:r w:rsidRPr="00ED504E">
        <w:rPr>
          <w:sz w:val="24"/>
          <w:szCs w:val="24"/>
        </w:rPr>
        <w:t>9.5</w:t>
      </w:r>
      <w:r w:rsidRPr="00ED504E">
        <w:rPr>
          <w:rFonts w:hAnsi="SimSun"/>
          <w:sz w:val="24"/>
          <w:szCs w:val="24"/>
        </w:rPr>
        <w:t>个百分点，而工作在高频率的时间减少了，如</w:t>
      </w:r>
      <w:r w:rsidRPr="00ED504E">
        <w:rPr>
          <w:sz w:val="24"/>
          <w:szCs w:val="24"/>
        </w:rPr>
        <w:t>1600MHz</w:t>
      </w:r>
      <w:r w:rsidRPr="00ED504E">
        <w:rPr>
          <w:rFonts w:hAnsi="SimSun"/>
          <w:sz w:val="24"/>
          <w:szCs w:val="24"/>
        </w:rPr>
        <w:t>的时间减少了</w:t>
      </w:r>
      <w:r w:rsidRPr="00ED504E">
        <w:rPr>
          <w:sz w:val="24"/>
          <w:szCs w:val="24"/>
        </w:rPr>
        <w:t>3.92</w:t>
      </w:r>
      <w:r w:rsidRPr="00ED504E">
        <w:rPr>
          <w:rFonts w:hAnsi="SimSun"/>
          <w:sz w:val="24"/>
          <w:szCs w:val="24"/>
        </w:rPr>
        <w:t>个百分点；而对于功耗更高的</w:t>
      </w:r>
      <w:r w:rsidRPr="00ED504E">
        <w:rPr>
          <w:sz w:val="24"/>
          <w:szCs w:val="24"/>
        </w:rPr>
        <w:t>Golden</w:t>
      </w:r>
      <w:r w:rsidRPr="00ED504E">
        <w:rPr>
          <w:rFonts w:hAnsi="SimSun"/>
          <w:sz w:val="24"/>
          <w:szCs w:val="24"/>
        </w:rPr>
        <w:t>簇来说，整体的工作时间得到了降低。综合</w:t>
      </w:r>
      <w:r w:rsidRPr="00ED504E">
        <w:rPr>
          <w:sz w:val="24"/>
          <w:szCs w:val="24"/>
        </w:rPr>
        <w:t>C-states</w:t>
      </w:r>
      <w:r w:rsidRPr="00ED504E">
        <w:rPr>
          <w:rFonts w:hAnsi="SimSun"/>
          <w:sz w:val="24"/>
          <w:szCs w:val="24"/>
        </w:rPr>
        <w:t>和</w:t>
      </w:r>
      <w:r w:rsidRPr="00ED504E">
        <w:rPr>
          <w:sz w:val="24"/>
          <w:szCs w:val="24"/>
        </w:rPr>
        <w:t>P-states</w:t>
      </w:r>
      <w:r w:rsidRPr="00ED504E">
        <w:rPr>
          <w:rFonts w:hAnsi="SimSun"/>
          <w:sz w:val="24"/>
          <w:szCs w:val="24"/>
        </w:rPr>
        <w:t>的结果，考虑到</w:t>
      </w:r>
      <w:r w:rsidRPr="00ED504E">
        <w:rPr>
          <w:sz w:val="24"/>
          <w:szCs w:val="24"/>
        </w:rPr>
        <w:t>CPU</w:t>
      </w:r>
      <w:r w:rsidRPr="00ED504E">
        <w:rPr>
          <w:rFonts w:hAnsi="SimSun"/>
          <w:sz w:val="24"/>
          <w:szCs w:val="24"/>
        </w:rPr>
        <w:t>的功耗与其工作频率成正比，因此可以证明带有节能意识的调度器在轻量级系统负荷情况下确实能够降低</w:t>
      </w:r>
      <w:r w:rsidRPr="00ED504E">
        <w:rPr>
          <w:sz w:val="24"/>
          <w:szCs w:val="24"/>
        </w:rPr>
        <w:t>CPU</w:t>
      </w:r>
      <w:r w:rsidRPr="00ED504E">
        <w:rPr>
          <w:rFonts w:hAnsi="SimSun"/>
          <w:sz w:val="24"/>
          <w:szCs w:val="24"/>
        </w:rPr>
        <w:t>的整体功耗。</w:t>
      </w:r>
    </w:p>
    <w:p w14:paraId="5A38F1EB" w14:textId="77777777" w:rsidR="005848D5" w:rsidRDefault="00545AF0">
      <w:pPr>
        <w:ind w:leftChars="-1" w:left="-1" w:rightChars="12" w:right="25" w:hanging="1"/>
        <w:outlineLvl w:val="2"/>
        <w:rPr>
          <w:rFonts w:ascii="SimHei" w:eastAsia="SimHei" w:hAnsi="SimSun"/>
          <w:sz w:val="24"/>
        </w:rPr>
      </w:pPr>
      <w:bookmarkStart w:id="1770" w:name="_Toc471381699"/>
      <w:r>
        <w:rPr>
          <w:rFonts w:ascii="SimHei" w:eastAsia="SimHei" w:hAnsi="SimSun" w:hint="eastAsia"/>
          <w:b/>
          <w:color w:val="339966"/>
          <w:sz w:val="24"/>
        </w:rPr>
        <w:t>5</w:t>
      </w:r>
      <w:r w:rsidRPr="002A055A">
        <w:rPr>
          <w:rFonts w:ascii="SimHei" w:eastAsia="SimHei" w:hAnsi="SimSun" w:hint="eastAsia"/>
          <w:b/>
          <w:color w:val="339966"/>
          <w:sz w:val="24"/>
        </w:rPr>
        <w:t>.</w:t>
      </w:r>
      <w:r>
        <w:rPr>
          <w:rFonts w:ascii="SimHei" w:eastAsia="SimHei" w:hAnsi="SimSun" w:hint="eastAsia"/>
          <w:b/>
          <w:color w:val="339966"/>
          <w:sz w:val="24"/>
        </w:rPr>
        <w:t>2</w:t>
      </w:r>
      <w:r w:rsidRPr="002A055A">
        <w:rPr>
          <w:rFonts w:ascii="SimHei" w:eastAsia="SimHei" w:hAnsi="SimSun" w:hint="eastAsia"/>
          <w:b/>
          <w:color w:val="339966"/>
          <w:sz w:val="24"/>
        </w:rPr>
        <w:t>.</w:t>
      </w:r>
      <w:r>
        <w:rPr>
          <w:rFonts w:ascii="SimHei" w:eastAsia="SimHei" w:hAnsi="SimSun" w:hint="eastAsia"/>
          <w:b/>
          <w:color w:val="339966"/>
          <w:sz w:val="24"/>
        </w:rPr>
        <w:t>1</w:t>
      </w:r>
      <w:r w:rsidRPr="003469EB">
        <w:rPr>
          <w:rFonts w:ascii="SimHei" w:eastAsia="SimHei" w:hAnsi="SimSun" w:hint="eastAsia"/>
          <w:sz w:val="24"/>
        </w:rPr>
        <w:t xml:space="preserve"> </w:t>
      </w:r>
      <w:r>
        <w:rPr>
          <w:rFonts w:ascii="SimHei" w:eastAsia="SimHei" w:hAnsi="SimSun" w:hint="eastAsia"/>
          <w:sz w:val="24"/>
        </w:rPr>
        <w:t>设备动态电源管理测试</w:t>
      </w:r>
      <w:bookmarkEnd w:id="1770"/>
    </w:p>
    <w:p w14:paraId="55A5AACC" w14:textId="77777777" w:rsidR="005848D5" w:rsidRDefault="0050668C">
      <w:pPr>
        <w:jc w:val="left"/>
        <w:rPr>
          <w:rFonts w:hAnsi="SimSun"/>
          <w:sz w:val="24"/>
          <w:szCs w:val="24"/>
        </w:rPr>
      </w:pPr>
      <w:r>
        <w:rPr>
          <w:rFonts w:hAnsi="SimSun" w:hint="eastAsia"/>
          <w:sz w:val="24"/>
          <w:szCs w:val="24"/>
        </w:rPr>
        <w:t>针对</w:t>
      </w:r>
      <w:r>
        <w:rPr>
          <w:rFonts w:hAnsi="SimSun" w:hint="eastAsia"/>
          <w:sz w:val="24"/>
          <w:szCs w:val="24"/>
        </w:rPr>
        <w:t>Atmel MXT1664</w:t>
      </w:r>
      <w:r>
        <w:rPr>
          <w:rFonts w:hAnsi="SimSun" w:hint="eastAsia"/>
          <w:sz w:val="24"/>
          <w:szCs w:val="24"/>
        </w:rPr>
        <w:t>的功耗测试，我们的方法是定义浏览网页，阅读电子书和游戏三种和触摸屏相关的</w:t>
      </w:r>
      <w:r w:rsidR="00D54FCC">
        <w:rPr>
          <w:rFonts w:hAnsi="SimSun" w:hint="eastAsia"/>
          <w:sz w:val="24"/>
          <w:szCs w:val="24"/>
        </w:rPr>
        <w:t>测试</w:t>
      </w:r>
      <w:r>
        <w:rPr>
          <w:rFonts w:hAnsi="SimSun" w:hint="eastAsia"/>
          <w:sz w:val="24"/>
          <w:szCs w:val="24"/>
        </w:rPr>
        <w:t>场景，分别进行</w:t>
      </w:r>
      <w:r w:rsidR="002F0D10">
        <w:rPr>
          <w:rFonts w:hAnsi="SimSun" w:hint="eastAsia"/>
          <w:sz w:val="24"/>
          <w:szCs w:val="24"/>
        </w:rPr>
        <w:t>T=</w:t>
      </w:r>
      <w:r w:rsidR="00F82C93">
        <w:rPr>
          <w:rFonts w:hAnsi="SimSun" w:hint="eastAsia"/>
          <w:sz w:val="24"/>
          <w:szCs w:val="24"/>
        </w:rPr>
        <w:t>30</w:t>
      </w:r>
      <w:r w:rsidR="00F82C93">
        <w:rPr>
          <w:rFonts w:hAnsi="SimSun" w:hint="eastAsia"/>
          <w:sz w:val="24"/>
          <w:szCs w:val="24"/>
        </w:rPr>
        <w:t>分钟</w:t>
      </w:r>
      <w:r>
        <w:rPr>
          <w:rFonts w:hAnsi="SimSun" w:hint="eastAsia"/>
          <w:sz w:val="24"/>
          <w:szCs w:val="24"/>
        </w:rPr>
        <w:t>的</w:t>
      </w:r>
      <w:r w:rsidR="00F82C93">
        <w:rPr>
          <w:rFonts w:hAnsi="SimSun" w:hint="eastAsia"/>
          <w:sz w:val="24"/>
          <w:szCs w:val="24"/>
        </w:rPr>
        <w:t>固定步骤的</w:t>
      </w:r>
      <w:r>
        <w:rPr>
          <w:rFonts w:hAnsi="SimSun" w:hint="eastAsia"/>
          <w:sz w:val="24"/>
          <w:szCs w:val="24"/>
        </w:rPr>
        <w:t>人工测试，统计使用</w:t>
      </w:r>
      <w:r w:rsidR="00C104D6">
        <w:rPr>
          <w:rFonts w:hAnsi="SimSun" w:hint="eastAsia"/>
          <w:sz w:val="24"/>
          <w:szCs w:val="24"/>
        </w:rPr>
        <w:t>固定超时机制</w:t>
      </w:r>
      <w:r w:rsidR="00E97615">
        <w:rPr>
          <w:rFonts w:hAnsi="SimSun" w:hint="eastAsia"/>
          <w:sz w:val="24"/>
          <w:szCs w:val="24"/>
        </w:rPr>
        <w:t>(</w:t>
      </w:r>
      <w:r w:rsidR="00E97615">
        <w:rPr>
          <w:rFonts w:hAnsi="SimSun" w:hint="eastAsia"/>
          <w:sz w:val="24"/>
          <w:szCs w:val="24"/>
        </w:rPr>
        <w:t>超时时间为</w:t>
      </w:r>
      <w:r w:rsidR="00D54FCC">
        <w:rPr>
          <w:rFonts w:hAnsi="SimSun" w:hint="eastAsia"/>
          <w:sz w:val="24"/>
          <w:szCs w:val="24"/>
        </w:rPr>
        <w:t>t</w:t>
      </w:r>
      <w:r w:rsidR="00D54FCC" w:rsidRPr="00D54FCC">
        <w:rPr>
          <w:rFonts w:hAnsi="SimSun" w:hint="eastAsia"/>
          <w:sz w:val="24"/>
          <w:szCs w:val="24"/>
          <w:vertAlign w:val="subscript"/>
        </w:rPr>
        <w:t>timeout</w:t>
      </w:r>
      <w:r w:rsidR="00E97615">
        <w:rPr>
          <w:rFonts w:hAnsi="SimSun" w:hint="eastAsia"/>
          <w:sz w:val="24"/>
          <w:szCs w:val="24"/>
        </w:rPr>
        <w:t>)</w:t>
      </w:r>
      <w:r w:rsidR="00C104D6">
        <w:rPr>
          <w:rFonts w:hAnsi="SimSun" w:hint="eastAsia"/>
          <w:sz w:val="24"/>
          <w:szCs w:val="24"/>
        </w:rPr>
        <w:t>和动态</w:t>
      </w:r>
      <w:r>
        <w:rPr>
          <w:rFonts w:hAnsi="SimSun" w:hint="eastAsia"/>
          <w:sz w:val="24"/>
          <w:szCs w:val="24"/>
        </w:rPr>
        <w:t>预测空闲时间</w:t>
      </w:r>
      <w:r w:rsidR="00C104D6">
        <w:rPr>
          <w:rFonts w:hAnsi="SimSun" w:hint="eastAsia"/>
          <w:sz w:val="24"/>
          <w:szCs w:val="24"/>
        </w:rPr>
        <w:t>两种情况下</w:t>
      </w:r>
      <w:r w:rsidR="00C104D6">
        <w:rPr>
          <w:rFonts w:hAnsi="SimSun" w:hint="eastAsia"/>
          <w:sz w:val="24"/>
          <w:szCs w:val="24"/>
        </w:rPr>
        <w:t>MXT1664</w:t>
      </w:r>
      <w:r w:rsidR="00E97615">
        <w:rPr>
          <w:rFonts w:hAnsi="SimSun" w:hint="eastAsia"/>
          <w:sz w:val="24"/>
          <w:szCs w:val="24"/>
        </w:rPr>
        <w:t>处于</w:t>
      </w:r>
      <w:r w:rsidR="00E97615">
        <w:rPr>
          <w:rFonts w:hAnsi="SimSun" w:hint="eastAsia"/>
          <w:sz w:val="24"/>
          <w:szCs w:val="24"/>
        </w:rPr>
        <w:t>runtime active</w:t>
      </w:r>
      <w:r w:rsidR="00E97615">
        <w:rPr>
          <w:rFonts w:hAnsi="SimSun" w:hint="eastAsia"/>
          <w:sz w:val="24"/>
          <w:szCs w:val="24"/>
        </w:rPr>
        <w:t>和</w:t>
      </w:r>
      <w:r w:rsidR="00C104D6">
        <w:rPr>
          <w:rFonts w:hAnsi="SimSun" w:hint="eastAsia"/>
          <w:sz w:val="24"/>
          <w:szCs w:val="24"/>
        </w:rPr>
        <w:t>runtime suspended</w:t>
      </w:r>
      <w:r w:rsidR="00C104D6">
        <w:rPr>
          <w:rFonts w:hAnsi="SimSun" w:hint="eastAsia"/>
          <w:sz w:val="24"/>
          <w:szCs w:val="24"/>
        </w:rPr>
        <w:t>状态的时间</w:t>
      </w:r>
      <w:r w:rsidR="00D54FCC">
        <w:rPr>
          <w:rFonts w:hAnsi="SimSun" w:hint="eastAsia"/>
          <w:sz w:val="24"/>
          <w:szCs w:val="24"/>
        </w:rPr>
        <w:t>t</w:t>
      </w:r>
      <w:r w:rsidR="00D54FCC" w:rsidRPr="00D54FCC">
        <w:rPr>
          <w:rFonts w:hAnsi="SimSun" w:hint="eastAsia"/>
          <w:sz w:val="24"/>
          <w:szCs w:val="24"/>
          <w:vertAlign w:val="subscript"/>
        </w:rPr>
        <w:t>s</w:t>
      </w:r>
      <w:r w:rsidR="00692CB3">
        <w:rPr>
          <w:rFonts w:hAnsi="SimSun" w:hint="eastAsia"/>
          <w:sz w:val="24"/>
          <w:szCs w:val="24"/>
          <w:vertAlign w:val="subscript"/>
        </w:rPr>
        <w:t>-f</w:t>
      </w:r>
      <w:r w:rsidR="00692CB3" w:rsidRPr="00692CB3">
        <w:rPr>
          <w:rFonts w:hAnsi="SimSun" w:hint="eastAsia"/>
          <w:sz w:val="24"/>
          <w:szCs w:val="24"/>
        </w:rPr>
        <w:t>和</w:t>
      </w:r>
      <w:r w:rsidR="00692CB3" w:rsidRPr="00692CB3">
        <w:rPr>
          <w:rFonts w:hAnsi="SimSun" w:hint="eastAsia"/>
          <w:sz w:val="24"/>
          <w:szCs w:val="24"/>
        </w:rPr>
        <w:t>t</w:t>
      </w:r>
      <w:r w:rsidR="00692CB3" w:rsidRPr="00692CB3">
        <w:rPr>
          <w:rFonts w:hint="eastAsia"/>
          <w:sz w:val="24"/>
          <w:szCs w:val="24"/>
          <w:vertAlign w:val="subscript"/>
        </w:rPr>
        <w:t>s-d</w:t>
      </w:r>
      <w:r w:rsidR="00692CB3">
        <w:rPr>
          <w:rFonts w:hint="eastAsia"/>
          <w:sz w:val="24"/>
          <w:szCs w:val="24"/>
        </w:rPr>
        <w:t xml:space="preserve"> </w:t>
      </w:r>
      <w:r w:rsidR="00D54FCC">
        <w:rPr>
          <w:rFonts w:hint="eastAsia"/>
          <w:sz w:val="24"/>
          <w:szCs w:val="24"/>
        </w:rPr>
        <w:t>(</w:t>
      </w:r>
      <w:r w:rsidR="00D54FCC" w:rsidRPr="00D54FCC">
        <w:rPr>
          <w:sz w:val="24"/>
          <w:szCs w:val="24"/>
        </w:rPr>
        <w:t>单位</w:t>
      </w:r>
      <w:r w:rsidR="00D54FCC" w:rsidRPr="00D54FCC">
        <w:rPr>
          <w:sz w:val="24"/>
          <w:szCs w:val="24"/>
        </w:rPr>
        <w:t xml:space="preserve">: </w:t>
      </w:r>
      <w:r w:rsidR="00F82C93">
        <w:rPr>
          <w:rFonts w:hint="eastAsia"/>
          <w:sz w:val="24"/>
          <w:szCs w:val="24"/>
        </w:rPr>
        <w:t>秒</w:t>
      </w:r>
      <w:r w:rsidR="00D54FCC">
        <w:rPr>
          <w:rFonts w:hint="eastAsia"/>
          <w:sz w:val="24"/>
          <w:szCs w:val="24"/>
        </w:rPr>
        <w:t>)</w:t>
      </w:r>
      <w:r w:rsidR="00C104D6">
        <w:rPr>
          <w:rFonts w:hAnsi="SimSun" w:hint="eastAsia"/>
          <w:sz w:val="24"/>
          <w:szCs w:val="24"/>
        </w:rPr>
        <w:t>。这</w:t>
      </w:r>
      <w:r w:rsidR="00E97615">
        <w:rPr>
          <w:rFonts w:hAnsi="SimSun" w:hint="eastAsia"/>
          <w:sz w:val="24"/>
          <w:szCs w:val="24"/>
        </w:rPr>
        <w:t>两个</w:t>
      </w:r>
      <w:r w:rsidR="00C104D6">
        <w:rPr>
          <w:rFonts w:hAnsi="SimSun" w:hint="eastAsia"/>
          <w:sz w:val="24"/>
          <w:szCs w:val="24"/>
        </w:rPr>
        <w:t>时间可以通过读取</w:t>
      </w:r>
      <w:r w:rsidR="00C104D6">
        <w:rPr>
          <w:rFonts w:hAnsi="SimSun" w:hint="eastAsia"/>
          <w:sz w:val="24"/>
          <w:szCs w:val="24"/>
        </w:rPr>
        <w:t>MXT1664</w:t>
      </w:r>
      <w:r w:rsidR="00C104D6">
        <w:rPr>
          <w:rFonts w:hAnsi="SimSun" w:hint="eastAsia"/>
          <w:sz w:val="24"/>
          <w:szCs w:val="24"/>
        </w:rPr>
        <w:t>在</w:t>
      </w:r>
      <w:r w:rsidR="00C104D6">
        <w:rPr>
          <w:rFonts w:hAnsi="SimSun" w:hint="eastAsia"/>
          <w:sz w:val="24"/>
          <w:szCs w:val="24"/>
        </w:rPr>
        <w:t>sysfs</w:t>
      </w:r>
      <w:r w:rsidR="00C104D6">
        <w:rPr>
          <w:rFonts w:hAnsi="SimSun" w:hint="eastAsia"/>
          <w:sz w:val="24"/>
          <w:szCs w:val="24"/>
        </w:rPr>
        <w:t>文件系统中对应设备节点</w:t>
      </w:r>
      <w:r w:rsidR="00D54FCC">
        <w:rPr>
          <w:rFonts w:hAnsi="SimSun" w:hint="eastAsia"/>
          <w:sz w:val="24"/>
          <w:szCs w:val="24"/>
        </w:rPr>
        <w:t>的</w:t>
      </w:r>
      <w:r w:rsidR="00D54FCC">
        <w:rPr>
          <w:rFonts w:hAnsi="SimSun" w:hint="eastAsia"/>
          <w:sz w:val="24"/>
          <w:szCs w:val="24"/>
        </w:rPr>
        <w:t>power</w:t>
      </w:r>
      <w:r w:rsidR="00D54FCC">
        <w:rPr>
          <w:rFonts w:hAnsi="SimSun" w:hint="eastAsia"/>
          <w:sz w:val="24"/>
          <w:szCs w:val="24"/>
        </w:rPr>
        <w:t>属性下的</w:t>
      </w:r>
      <w:r w:rsidR="00C104D6">
        <w:rPr>
          <w:rFonts w:hAnsi="SimSun" w:hint="eastAsia"/>
          <w:sz w:val="24"/>
          <w:szCs w:val="24"/>
        </w:rPr>
        <w:t>runtime_</w:t>
      </w:r>
      <w:r w:rsidR="00E97615">
        <w:rPr>
          <w:rFonts w:hAnsi="SimSun" w:hint="eastAsia"/>
          <w:sz w:val="24"/>
          <w:szCs w:val="24"/>
        </w:rPr>
        <w:t>s</w:t>
      </w:r>
      <w:r w:rsidR="00C104D6">
        <w:rPr>
          <w:rFonts w:hAnsi="SimSun" w:hint="eastAsia"/>
          <w:sz w:val="24"/>
          <w:szCs w:val="24"/>
        </w:rPr>
        <w:t>uspended_time</w:t>
      </w:r>
      <w:r w:rsidR="00C104D6" w:rsidRPr="00C104D6">
        <w:rPr>
          <w:rFonts w:hAnsi="SimSun" w:hint="eastAsia"/>
          <w:sz w:val="24"/>
          <w:szCs w:val="24"/>
          <w:vertAlign w:val="superscript"/>
        </w:rPr>
        <w:t>[5]</w:t>
      </w:r>
      <w:r w:rsidR="00E97615" w:rsidRPr="00E97615">
        <w:rPr>
          <w:rFonts w:hAnsi="SimSun" w:hint="eastAsia"/>
          <w:sz w:val="24"/>
          <w:szCs w:val="24"/>
        </w:rPr>
        <w:t>这个</w:t>
      </w:r>
      <w:r w:rsidR="00D54FCC">
        <w:rPr>
          <w:rFonts w:hAnsi="SimSun" w:hint="eastAsia"/>
          <w:sz w:val="24"/>
          <w:szCs w:val="24"/>
        </w:rPr>
        <w:t>属性</w:t>
      </w:r>
      <w:r w:rsidR="00C104D6">
        <w:rPr>
          <w:rFonts w:hAnsi="SimSun" w:hint="eastAsia"/>
          <w:sz w:val="24"/>
          <w:szCs w:val="24"/>
        </w:rPr>
        <w:t>来获取。</w:t>
      </w:r>
      <w:r w:rsidR="00D54FCC">
        <w:rPr>
          <w:rFonts w:hAnsi="SimSun" w:hint="eastAsia"/>
          <w:sz w:val="24"/>
          <w:szCs w:val="24"/>
        </w:rPr>
        <w:t>每个测试场景测试</w:t>
      </w:r>
      <w:r w:rsidR="00D54FCC">
        <w:rPr>
          <w:rFonts w:hAnsi="SimSun" w:hint="eastAsia"/>
          <w:sz w:val="24"/>
          <w:szCs w:val="24"/>
        </w:rPr>
        <w:t>10</w:t>
      </w:r>
      <w:r w:rsidR="00D54FCC">
        <w:rPr>
          <w:rFonts w:hAnsi="SimSun" w:hint="eastAsia"/>
          <w:sz w:val="24"/>
          <w:szCs w:val="24"/>
        </w:rPr>
        <w:t>次计算</w:t>
      </w:r>
      <w:r w:rsidR="00D54FCC">
        <w:rPr>
          <w:rFonts w:hAnsi="SimSun" w:hint="eastAsia"/>
          <w:sz w:val="24"/>
          <w:szCs w:val="24"/>
        </w:rPr>
        <w:t>t</w:t>
      </w:r>
      <w:r w:rsidR="00D54FCC" w:rsidRPr="00D54FCC">
        <w:rPr>
          <w:rFonts w:hAnsi="SimSun" w:hint="eastAsia"/>
          <w:sz w:val="24"/>
          <w:szCs w:val="24"/>
          <w:vertAlign w:val="subscript"/>
        </w:rPr>
        <w:t>suspended</w:t>
      </w:r>
      <w:r w:rsidR="00D54FCC">
        <w:rPr>
          <w:rFonts w:hAnsi="SimSun" w:hint="eastAsia"/>
          <w:sz w:val="24"/>
          <w:szCs w:val="24"/>
        </w:rPr>
        <w:t>的平均值</w:t>
      </w:r>
      <w:r w:rsidR="00B321D7">
        <w:rPr>
          <w:rFonts w:hAnsi="SimSun" w:hint="eastAsia"/>
          <w:sz w:val="24"/>
          <w:szCs w:val="24"/>
        </w:rPr>
        <w:t>。</w:t>
      </w:r>
    </w:p>
    <w:p w14:paraId="4F963990" w14:textId="77777777" w:rsidR="0044472E" w:rsidRPr="000D2630" w:rsidRDefault="0044472E" w:rsidP="0044472E">
      <w:pPr>
        <w:pStyle w:val="af2"/>
        <w:jc w:val="center"/>
        <w:rPr>
          <w:rFonts w:ascii="Times New Roman" w:eastAsia="KaiTi" w:hAnsi="Times New Roman"/>
          <w:sz w:val="21"/>
          <w:szCs w:val="21"/>
          <w:rPrChange w:id="1771" w:author="Ling, Alex" w:date="2017-06-04T11:31:00Z">
            <w:rPr>
              <w:rFonts w:ascii="楷体" w:eastAsia="楷体" w:hAnsi="楷体"/>
              <w:sz w:val="21"/>
              <w:szCs w:val="21"/>
            </w:rPr>
          </w:rPrChange>
        </w:rPr>
      </w:pPr>
      <w:r w:rsidRPr="000D2630">
        <w:rPr>
          <w:rFonts w:ascii="Times New Roman" w:eastAsia="KaiTi" w:hAnsi="Times New Roman" w:hint="eastAsia"/>
          <w:sz w:val="21"/>
          <w:szCs w:val="21"/>
          <w:rPrChange w:id="1772" w:author="Ling, Alex" w:date="2017-06-04T11:31:00Z">
            <w:rPr>
              <w:rFonts w:ascii="楷体" w:eastAsia="楷体" w:hAnsi="楷体" w:hint="eastAsia"/>
              <w:sz w:val="21"/>
              <w:szCs w:val="21"/>
            </w:rPr>
          </w:rPrChange>
        </w:rPr>
        <w:t>表</w:t>
      </w:r>
      <w:r w:rsidRPr="000D2630">
        <w:rPr>
          <w:rFonts w:ascii="Times New Roman" w:eastAsia="KaiTi" w:hAnsi="Times New Roman"/>
          <w:sz w:val="21"/>
          <w:szCs w:val="21"/>
          <w:rPrChange w:id="1773" w:author="Ling, Alex" w:date="2017-06-04T11:31:00Z">
            <w:rPr>
              <w:rFonts w:ascii="楷体" w:eastAsia="楷体" w:hAnsi="楷体"/>
              <w:sz w:val="21"/>
              <w:szCs w:val="21"/>
            </w:rPr>
          </w:rPrChange>
        </w:rPr>
        <w:t xml:space="preserve">5-3 </w:t>
      </w:r>
      <w:r w:rsidRPr="000D2630">
        <w:rPr>
          <w:rFonts w:ascii="Times New Roman" w:eastAsia="KaiTi" w:hAnsi="Times New Roman" w:hint="eastAsia"/>
          <w:sz w:val="21"/>
          <w:szCs w:val="21"/>
          <w:rPrChange w:id="1774" w:author="Ling, Alex" w:date="2017-06-04T11:31:00Z">
            <w:rPr>
              <w:rFonts w:ascii="楷体" w:eastAsia="楷体" w:hAnsi="楷体" w:hint="eastAsia"/>
              <w:sz w:val="21"/>
              <w:szCs w:val="21"/>
            </w:rPr>
          </w:rPrChange>
        </w:rPr>
        <w:t>触摸屏</w:t>
      </w:r>
      <w:r w:rsidRPr="000D2630">
        <w:rPr>
          <w:rFonts w:ascii="Times New Roman" w:eastAsia="KaiTi" w:hAnsi="Times New Roman"/>
          <w:sz w:val="21"/>
          <w:szCs w:val="21"/>
          <w:rPrChange w:id="1775" w:author="Ling, Alex" w:date="2017-06-04T11:31:00Z">
            <w:rPr>
              <w:rFonts w:ascii="楷体" w:eastAsia="楷体" w:hAnsi="楷体"/>
              <w:sz w:val="21"/>
              <w:szCs w:val="21"/>
            </w:rPr>
          </w:rPrChange>
        </w:rPr>
        <w:t>30</w:t>
      </w:r>
      <w:r w:rsidRPr="000D2630">
        <w:rPr>
          <w:rFonts w:ascii="Times New Roman" w:eastAsia="KaiTi" w:hAnsi="Times New Roman" w:hint="eastAsia"/>
          <w:sz w:val="21"/>
          <w:szCs w:val="21"/>
          <w:rPrChange w:id="1776" w:author="Ling, Alex" w:date="2017-06-04T11:31:00Z">
            <w:rPr>
              <w:rFonts w:ascii="楷体" w:eastAsia="楷体" w:hAnsi="楷体" w:hint="eastAsia"/>
              <w:sz w:val="21"/>
              <w:szCs w:val="21"/>
            </w:rPr>
          </w:rPrChange>
        </w:rPr>
        <w:t>分钟测试</w:t>
      </w:r>
      <w:r w:rsidRPr="000D2630">
        <w:rPr>
          <w:rFonts w:ascii="Times New Roman" w:eastAsia="KaiTi" w:hAnsi="Times New Roman"/>
          <w:sz w:val="21"/>
          <w:szCs w:val="21"/>
          <w:rPrChange w:id="1777" w:author="Ling, Alex" w:date="2017-06-04T11:31:00Z">
            <w:rPr>
              <w:rFonts w:ascii="楷体" w:eastAsia="楷体" w:hAnsi="楷体"/>
              <w:sz w:val="21"/>
              <w:szCs w:val="21"/>
            </w:rPr>
          </w:rPrChange>
        </w:rPr>
        <w:t>runtime suspended</w:t>
      </w:r>
      <w:r w:rsidRPr="000D2630">
        <w:rPr>
          <w:rFonts w:ascii="Times New Roman" w:eastAsia="KaiTi" w:hAnsi="Times New Roman" w:hint="eastAsia"/>
          <w:sz w:val="21"/>
          <w:szCs w:val="21"/>
          <w:rPrChange w:id="1778" w:author="Ling, Alex" w:date="2017-06-04T11:31:00Z">
            <w:rPr>
              <w:rFonts w:ascii="楷体" w:eastAsia="楷体" w:hAnsi="楷体" w:hint="eastAsia"/>
              <w:sz w:val="21"/>
              <w:szCs w:val="21"/>
            </w:rPr>
          </w:rPrChange>
        </w:rPr>
        <w:t>时间（单位：秒）</w:t>
      </w:r>
    </w:p>
    <w:p w14:paraId="512B20E7" w14:textId="77777777" w:rsidR="0044472E" w:rsidRDefault="0044472E" w:rsidP="0044472E">
      <w:pPr>
        <w:jc w:val="center"/>
        <w:rPr>
          <w:rFonts w:hAnsi="SimSun"/>
          <w:sz w:val="24"/>
          <w:szCs w:val="24"/>
        </w:rPr>
      </w:pPr>
      <w:r>
        <w:t xml:space="preserve">Table </w:t>
      </w:r>
      <w:r>
        <w:rPr>
          <w:rFonts w:hint="eastAsia"/>
        </w:rPr>
        <w:t>5</w:t>
      </w:r>
      <w:r w:rsidRPr="00630629">
        <w:t>-</w:t>
      </w:r>
      <w:r>
        <w:rPr>
          <w:rFonts w:hint="eastAsia"/>
        </w:rPr>
        <w:t>3</w:t>
      </w:r>
      <w:r w:rsidRPr="00630629">
        <w:t xml:space="preserve"> </w:t>
      </w:r>
      <w:r>
        <w:rPr>
          <w:rFonts w:hint="eastAsia"/>
        </w:rPr>
        <w:t>Touchscreen runtime suspended time in 30 minutes</w:t>
      </w:r>
      <w:r>
        <w:t xml:space="preserve"> </w:t>
      </w:r>
      <w:r>
        <w:rPr>
          <w:rFonts w:hint="eastAsia"/>
        </w:rPr>
        <w:t xml:space="preserve">test </w:t>
      </w:r>
      <w:r>
        <w:t xml:space="preserve">(unit: </w:t>
      </w:r>
      <w:r>
        <w:rPr>
          <w:rFonts w:hint="eastAsia"/>
        </w:rPr>
        <w:t>second</w:t>
      </w:r>
      <w:r>
        <w:t>)</w:t>
      </w:r>
    </w:p>
    <w:tbl>
      <w:tblPr>
        <w:tblStyle w:val="af4"/>
        <w:tblW w:w="0" w:type="auto"/>
        <w:tblInd w:w="108" w:type="dxa"/>
        <w:tblLook w:val="04A0" w:firstRow="1" w:lastRow="0" w:firstColumn="1" w:lastColumn="0" w:noHBand="0" w:noVBand="1"/>
      </w:tblPr>
      <w:tblGrid>
        <w:gridCol w:w="1168"/>
        <w:gridCol w:w="1404"/>
        <w:gridCol w:w="1405"/>
        <w:gridCol w:w="1404"/>
        <w:gridCol w:w="1405"/>
        <w:gridCol w:w="1520"/>
      </w:tblGrid>
      <w:tr w:rsidR="002F0D10" w:rsidRPr="00D54FCC" w14:paraId="6DEB96AD" w14:textId="77777777" w:rsidTr="00963B16">
        <w:trPr>
          <w:cnfStyle w:val="100000000000" w:firstRow="1" w:lastRow="0" w:firstColumn="0" w:lastColumn="0" w:oddVBand="0" w:evenVBand="0" w:oddHBand="0" w:evenHBand="0" w:firstRowFirstColumn="0" w:firstRowLastColumn="0" w:lastRowFirstColumn="0" w:lastRowLastColumn="0"/>
          <w:trHeight w:val="460"/>
        </w:trPr>
        <w:tc>
          <w:tcPr>
            <w:tcW w:w="1168" w:type="dxa"/>
            <w:vMerge w:val="restart"/>
          </w:tcPr>
          <w:p w14:paraId="7E9A24B7" w14:textId="77777777" w:rsidR="002F0D10" w:rsidRPr="00D54FCC" w:rsidRDefault="002F0D10" w:rsidP="00E97615">
            <w:pPr>
              <w:ind w:firstLine="0"/>
              <w:jc w:val="left"/>
              <w:rPr>
                <w:rFonts w:hAnsi="SimSun"/>
              </w:rPr>
            </w:pPr>
            <w:r w:rsidRPr="00D54FCC">
              <w:rPr>
                <w:rFonts w:hAnsi="SimSun" w:hint="eastAsia"/>
              </w:rPr>
              <w:t>测试场景</w:t>
            </w:r>
          </w:p>
        </w:tc>
        <w:tc>
          <w:tcPr>
            <w:tcW w:w="2809" w:type="dxa"/>
            <w:gridSpan w:val="2"/>
            <w:tcBorders>
              <w:bottom w:val="single" w:sz="6" w:space="0" w:color="000000"/>
            </w:tcBorders>
          </w:tcPr>
          <w:p w14:paraId="7A7F88C6" w14:textId="77777777" w:rsidR="002F0D10" w:rsidRDefault="002F0D10" w:rsidP="002F0D10">
            <w:pPr>
              <w:ind w:firstLine="0"/>
              <w:jc w:val="center"/>
              <w:rPr>
                <w:rFonts w:hAnsi="SimSun"/>
              </w:rPr>
            </w:pPr>
            <w:r w:rsidRPr="00D54FCC">
              <w:rPr>
                <w:rFonts w:hAnsi="SimSun" w:hint="eastAsia"/>
              </w:rPr>
              <w:t>固定超时机制</w:t>
            </w:r>
            <w:r w:rsidRPr="00D54FCC">
              <w:rPr>
                <w:rFonts w:hAnsi="SimSun" w:hint="eastAsia"/>
              </w:rPr>
              <w:t>(</w:t>
            </w:r>
            <w:r>
              <w:rPr>
                <w:rFonts w:hAnsi="SimSun" w:hint="eastAsia"/>
              </w:rPr>
              <w:t>t</w:t>
            </w:r>
            <w:r w:rsidRPr="00D54FCC">
              <w:rPr>
                <w:rFonts w:hAnsi="SimSun" w:hint="eastAsia"/>
                <w:vertAlign w:val="subscript"/>
              </w:rPr>
              <w:t>timeout</w:t>
            </w:r>
            <w:r w:rsidRPr="00D54FCC">
              <w:rPr>
                <w:rFonts w:hAnsi="SimSun" w:hint="eastAsia"/>
              </w:rPr>
              <w:t>=</w:t>
            </w:r>
            <w:r>
              <w:rPr>
                <w:rFonts w:hAnsi="SimSun" w:hint="eastAsia"/>
              </w:rPr>
              <w:t>0.5</w:t>
            </w:r>
            <w:r>
              <w:rPr>
                <w:rFonts w:hAnsi="SimSun" w:hint="eastAsia"/>
              </w:rPr>
              <w:t>秒</w:t>
            </w:r>
            <w:r w:rsidRPr="00D54FCC">
              <w:rPr>
                <w:rFonts w:hAnsi="SimSun" w:hint="eastAsia"/>
              </w:rPr>
              <w:t>)</w:t>
            </w:r>
          </w:p>
        </w:tc>
        <w:tc>
          <w:tcPr>
            <w:tcW w:w="2809" w:type="dxa"/>
            <w:gridSpan w:val="2"/>
            <w:tcBorders>
              <w:bottom w:val="single" w:sz="6" w:space="0" w:color="000000"/>
            </w:tcBorders>
          </w:tcPr>
          <w:p w14:paraId="09AEFD5C" w14:textId="77777777" w:rsidR="002F0D10" w:rsidRDefault="002F0D10" w:rsidP="002F0D10">
            <w:pPr>
              <w:ind w:firstLine="0"/>
              <w:jc w:val="center"/>
              <w:rPr>
                <w:rFonts w:hAnsi="SimSun"/>
              </w:rPr>
            </w:pPr>
            <w:r w:rsidRPr="00D54FCC">
              <w:rPr>
                <w:rFonts w:hAnsi="SimSun" w:hint="eastAsia"/>
              </w:rPr>
              <w:t>预测空闲时间</w:t>
            </w:r>
            <w:r w:rsidRPr="00D54FCC">
              <w:rPr>
                <w:rFonts w:hAnsi="SimSun" w:hint="eastAsia"/>
              </w:rPr>
              <w:t>(a=0.5)</w:t>
            </w:r>
          </w:p>
        </w:tc>
        <w:tc>
          <w:tcPr>
            <w:tcW w:w="1520" w:type="dxa"/>
            <w:vMerge w:val="restart"/>
          </w:tcPr>
          <w:p w14:paraId="193A556B" w14:textId="77777777" w:rsidR="002F0D10" w:rsidRDefault="00692CB3" w:rsidP="00692CB3">
            <w:pPr>
              <w:ind w:firstLine="0"/>
              <w:jc w:val="center"/>
              <w:rPr>
                <w:rFonts w:hAnsi="SimSun"/>
              </w:rPr>
            </w:pPr>
            <w:r>
              <w:rPr>
                <w:rFonts w:hAnsi="SimSun" w:hint="eastAsia"/>
              </w:rPr>
              <w:t>t</w:t>
            </w:r>
            <w:r w:rsidRPr="00692CB3">
              <w:rPr>
                <w:rFonts w:hAnsi="SimSun" w:hint="eastAsia"/>
                <w:vertAlign w:val="subscript"/>
              </w:rPr>
              <w:t>s-d</w:t>
            </w:r>
            <w:r>
              <w:rPr>
                <w:rFonts w:hAnsi="SimSun" w:hint="eastAsia"/>
              </w:rPr>
              <w:t>/t</w:t>
            </w:r>
            <w:r w:rsidRPr="00692CB3">
              <w:rPr>
                <w:rFonts w:hAnsi="SimSun" w:hint="eastAsia"/>
                <w:vertAlign w:val="subscript"/>
              </w:rPr>
              <w:t>s-f</w:t>
            </w:r>
          </w:p>
        </w:tc>
      </w:tr>
      <w:tr w:rsidR="002F0D10" w:rsidRPr="00D54FCC" w14:paraId="25CCBF94" w14:textId="77777777" w:rsidTr="00963B16">
        <w:trPr>
          <w:trHeight w:val="460"/>
        </w:trPr>
        <w:tc>
          <w:tcPr>
            <w:tcW w:w="1168" w:type="dxa"/>
            <w:vMerge/>
          </w:tcPr>
          <w:p w14:paraId="02005C85" w14:textId="77777777" w:rsidR="002F0D10" w:rsidRPr="00D54FCC" w:rsidRDefault="002F0D10" w:rsidP="00E97615">
            <w:pPr>
              <w:ind w:firstLine="0"/>
              <w:jc w:val="left"/>
              <w:rPr>
                <w:rFonts w:hAnsi="SimSun"/>
              </w:rPr>
            </w:pPr>
          </w:p>
        </w:tc>
        <w:tc>
          <w:tcPr>
            <w:tcW w:w="1404" w:type="dxa"/>
            <w:shd w:val="clear" w:color="auto" w:fill="000000" w:themeFill="text1"/>
          </w:tcPr>
          <w:p w14:paraId="62E9FC8F" w14:textId="77777777" w:rsidR="002F0D10" w:rsidRPr="002F0D10" w:rsidRDefault="002F0D10" w:rsidP="00692CB3">
            <w:pPr>
              <w:ind w:firstLine="0"/>
              <w:jc w:val="right"/>
              <w:rPr>
                <w:rFonts w:hAnsi="SimSun"/>
                <w:vertAlign w:val="subscript"/>
              </w:rPr>
            </w:pPr>
            <w:r w:rsidRPr="002F0D10">
              <w:rPr>
                <w:rFonts w:hAnsi="SimSun" w:hint="eastAsia"/>
              </w:rPr>
              <w:t>t</w:t>
            </w:r>
            <w:r w:rsidRPr="002F0D10">
              <w:rPr>
                <w:rFonts w:hAnsi="SimSun" w:hint="eastAsia"/>
                <w:vertAlign w:val="subscript"/>
              </w:rPr>
              <w:t>s</w:t>
            </w:r>
            <w:r w:rsidR="00692CB3">
              <w:rPr>
                <w:rFonts w:hAnsi="SimSun" w:hint="eastAsia"/>
                <w:vertAlign w:val="subscript"/>
              </w:rPr>
              <w:t>-f</w:t>
            </w:r>
          </w:p>
        </w:tc>
        <w:tc>
          <w:tcPr>
            <w:tcW w:w="1405" w:type="dxa"/>
            <w:shd w:val="clear" w:color="auto" w:fill="000000" w:themeFill="text1"/>
          </w:tcPr>
          <w:p w14:paraId="458AD42A" w14:textId="77777777" w:rsidR="002F0D10" w:rsidRPr="002F0D10" w:rsidRDefault="002F0D10" w:rsidP="00692CB3">
            <w:pPr>
              <w:ind w:firstLine="0"/>
              <w:jc w:val="right"/>
              <w:rPr>
                <w:rFonts w:hAnsi="SimSun"/>
                <w:vertAlign w:val="subscript"/>
              </w:rPr>
            </w:pPr>
            <w:r w:rsidRPr="002F0D10">
              <w:rPr>
                <w:rFonts w:hAnsi="SimSun" w:hint="eastAsia"/>
              </w:rPr>
              <w:t>t</w:t>
            </w:r>
            <w:r w:rsidRPr="002F0D10">
              <w:rPr>
                <w:rFonts w:hAnsi="SimSun" w:hint="eastAsia"/>
                <w:vertAlign w:val="subscript"/>
              </w:rPr>
              <w:t>s</w:t>
            </w:r>
            <w:r w:rsidR="00692CB3">
              <w:rPr>
                <w:rFonts w:hAnsi="SimSun" w:hint="eastAsia"/>
                <w:vertAlign w:val="subscript"/>
              </w:rPr>
              <w:t>-f</w:t>
            </w:r>
            <w:r w:rsidRPr="002F0D10">
              <w:rPr>
                <w:rFonts w:hAnsi="SimSun" w:hint="eastAsia"/>
              </w:rPr>
              <w:t>/T</w:t>
            </w:r>
          </w:p>
        </w:tc>
        <w:tc>
          <w:tcPr>
            <w:tcW w:w="1404" w:type="dxa"/>
            <w:shd w:val="clear" w:color="auto" w:fill="000000" w:themeFill="text1"/>
          </w:tcPr>
          <w:p w14:paraId="79FA3468" w14:textId="77777777" w:rsidR="002F0D10" w:rsidRPr="002F0D10" w:rsidRDefault="002F0D10" w:rsidP="00692CB3">
            <w:pPr>
              <w:ind w:firstLine="0"/>
              <w:jc w:val="right"/>
              <w:rPr>
                <w:rFonts w:hAnsi="SimSun"/>
                <w:vertAlign w:val="subscript"/>
              </w:rPr>
            </w:pPr>
            <w:r w:rsidRPr="002F0D10">
              <w:rPr>
                <w:rFonts w:hAnsi="SimSun" w:hint="eastAsia"/>
              </w:rPr>
              <w:t>t</w:t>
            </w:r>
            <w:r w:rsidRPr="002F0D10">
              <w:rPr>
                <w:rFonts w:hAnsi="SimSun" w:hint="eastAsia"/>
                <w:vertAlign w:val="subscript"/>
              </w:rPr>
              <w:t>s</w:t>
            </w:r>
            <w:r w:rsidR="00692CB3">
              <w:rPr>
                <w:rFonts w:hAnsi="SimSun" w:hint="eastAsia"/>
                <w:vertAlign w:val="subscript"/>
              </w:rPr>
              <w:t>-</w:t>
            </w:r>
            <w:r w:rsidRPr="002F0D10">
              <w:rPr>
                <w:rFonts w:hAnsi="SimSun" w:hint="eastAsia"/>
                <w:vertAlign w:val="subscript"/>
              </w:rPr>
              <w:t>d</w:t>
            </w:r>
          </w:p>
        </w:tc>
        <w:tc>
          <w:tcPr>
            <w:tcW w:w="1405" w:type="dxa"/>
            <w:shd w:val="clear" w:color="auto" w:fill="000000" w:themeFill="text1"/>
          </w:tcPr>
          <w:p w14:paraId="0EB9823B" w14:textId="77777777" w:rsidR="002F0D10" w:rsidRPr="002F0D10" w:rsidRDefault="002F0D10" w:rsidP="00692CB3">
            <w:pPr>
              <w:ind w:firstLine="0"/>
              <w:jc w:val="right"/>
              <w:rPr>
                <w:rFonts w:hAnsi="SimSun"/>
                <w:vertAlign w:val="subscript"/>
              </w:rPr>
            </w:pPr>
            <w:r w:rsidRPr="002F0D10">
              <w:rPr>
                <w:rFonts w:hAnsi="SimSun" w:hint="eastAsia"/>
              </w:rPr>
              <w:t>t</w:t>
            </w:r>
            <w:r w:rsidRPr="002F0D10">
              <w:rPr>
                <w:rFonts w:hAnsi="SimSun" w:hint="eastAsia"/>
                <w:vertAlign w:val="subscript"/>
              </w:rPr>
              <w:t>s</w:t>
            </w:r>
            <w:r w:rsidR="00692CB3">
              <w:rPr>
                <w:rFonts w:hAnsi="SimSun" w:hint="eastAsia"/>
                <w:vertAlign w:val="subscript"/>
              </w:rPr>
              <w:t>-</w:t>
            </w:r>
            <w:r w:rsidRPr="002F0D10">
              <w:rPr>
                <w:rFonts w:hAnsi="SimSun" w:hint="eastAsia"/>
                <w:vertAlign w:val="subscript"/>
              </w:rPr>
              <w:t>d</w:t>
            </w:r>
            <w:r w:rsidRPr="002F0D10">
              <w:rPr>
                <w:rFonts w:hAnsi="SimSun" w:hint="eastAsia"/>
              </w:rPr>
              <w:t>/T</w:t>
            </w:r>
          </w:p>
        </w:tc>
        <w:tc>
          <w:tcPr>
            <w:tcW w:w="1520" w:type="dxa"/>
            <w:vMerge/>
          </w:tcPr>
          <w:p w14:paraId="7DC5BC10" w14:textId="77777777" w:rsidR="002F0D10" w:rsidRDefault="002F0D10" w:rsidP="00E97615">
            <w:pPr>
              <w:ind w:firstLine="0"/>
              <w:jc w:val="left"/>
              <w:rPr>
                <w:rFonts w:hAnsi="SimSun"/>
              </w:rPr>
            </w:pPr>
          </w:p>
        </w:tc>
      </w:tr>
      <w:tr w:rsidR="002F0D10" w:rsidRPr="00D54FCC" w14:paraId="5A0B9704" w14:textId="77777777" w:rsidTr="00963B16">
        <w:trPr>
          <w:trHeight w:val="461"/>
        </w:trPr>
        <w:tc>
          <w:tcPr>
            <w:tcW w:w="1168" w:type="dxa"/>
          </w:tcPr>
          <w:p w14:paraId="3ADE5DB8" w14:textId="77777777" w:rsidR="002F0D10" w:rsidRPr="00D54FCC" w:rsidRDefault="002F0D10" w:rsidP="00E97615">
            <w:pPr>
              <w:ind w:firstLine="0"/>
              <w:jc w:val="left"/>
              <w:rPr>
                <w:rFonts w:hAnsi="SimSun"/>
              </w:rPr>
            </w:pPr>
            <w:r>
              <w:rPr>
                <w:rFonts w:hAnsi="SimSun" w:hint="eastAsia"/>
              </w:rPr>
              <w:t>浏览网页</w:t>
            </w:r>
          </w:p>
        </w:tc>
        <w:tc>
          <w:tcPr>
            <w:tcW w:w="1404" w:type="dxa"/>
          </w:tcPr>
          <w:p w14:paraId="7FBE2439" w14:textId="77777777" w:rsidR="002F0D10" w:rsidRDefault="002F0D10" w:rsidP="00F82C93">
            <w:pPr>
              <w:ind w:firstLine="0"/>
              <w:jc w:val="right"/>
              <w:rPr>
                <w:rFonts w:hAnsi="SimSun"/>
              </w:rPr>
            </w:pPr>
            <w:r>
              <w:rPr>
                <w:rFonts w:hAnsi="SimSun" w:hint="eastAsia"/>
              </w:rPr>
              <w:t>327.81</w:t>
            </w:r>
          </w:p>
        </w:tc>
        <w:tc>
          <w:tcPr>
            <w:tcW w:w="1405" w:type="dxa"/>
          </w:tcPr>
          <w:p w14:paraId="3C808A61" w14:textId="77777777" w:rsidR="002F0D10" w:rsidRDefault="002F0D10" w:rsidP="00F82C93">
            <w:pPr>
              <w:ind w:firstLine="0"/>
              <w:jc w:val="right"/>
              <w:rPr>
                <w:rFonts w:hAnsi="SimSun"/>
              </w:rPr>
            </w:pPr>
            <w:r>
              <w:rPr>
                <w:rFonts w:hAnsi="SimSun" w:hint="eastAsia"/>
              </w:rPr>
              <w:t>18.21%</w:t>
            </w:r>
          </w:p>
        </w:tc>
        <w:tc>
          <w:tcPr>
            <w:tcW w:w="1404" w:type="dxa"/>
          </w:tcPr>
          <w:p w14:paraId="2A4985D4" w14:textId="77777777" w:rsidR="002F0D10" w:rsidRDefault="002F0D10" w:rsidP="00F82C93">
            <w:pPr>
              <w:ind w:firstLine="0"/>
              <w:jc w:val="right"/>
              <w:rPr>
                <w:rFonts w:hAnsi="SimSun"/>
              </w:rPr>
            </w:pPr>
            <w:r>
              <w:rPr>
                <w:rFonts w:hAnsi="SimSun" w:hint="eastAsia"/>
              </w:rPr>
              <w:t>376.92</w:t>
            </w:r>
          </w:p>
        </w:tc>
        <w:tc>
          <w:tcPr>
            <w:tcW w:w="1405" w:type="dxa"/>
          </w:tcPr>
          <w:p w14:paraId="619FE0A4" w14:textId="77777777" w:rsidR="002F0D10" w:rsidRDefault="00692CB3" w:rsidP="00F82C93">
            <w:pPr>
              <w:ind w:firstLine="0"/>
              <w:jc w:val="right"/>
              <w:rPr>
                <w:rFonts w:hAnsi="SimSun"/>
              </w:rPr>
            </w:pPr>
            <w:r>
              <w:rPr>
                <w:rFonts w:hAnsi="SimSun" w:hint="eastAsia"/>
              </w:rPr>
              <w:t>20.94%</w:t>
            </w:r>
          </w:p>
        </w:tc>
        <w:tc>
          <w:tcPr>
            <w:tcW w:w="1520" w:type="dxa"/>
          </w:tcPr>
          <w:p w14:paraId="4D79F07C" w14:textId="77777777" w:rsidR="002F0D10" w:rsidRDefault="00692CB3" w:rsidP="00F82C93">
            <w:pPr>
              <w:ind w:firstLine="0"/>
              <w:jc w:val="right"/>
              <w:rPr>
                <w:rFonts w:hAnsi="SimSun"/>
              </w:rPr>
            </w:pPr>
            <w:r>
              <w:rPr>
                <w:rFonts w:hAnsi="SimSun" w:hint="eastAsia"/>
              </w:rPr>
              <w:t>1</w:t>
            </w:r>
            <w:r w:rsidR="002F0D10">
              <w:rPr>
                <w:rFonts w:hAnsi="SimSun" w:hint="eastAsia"/>
              </w:rPr>
              <w:t>14.98%</w:t>
            </w:r>
          </w:p>
        </w:tc>
      </w:tr>
      <w:tr w:rsidR="002F0D10" w:rsidRPr="00D54FCC" w14:paraId="328B29E2" w14:textId="77777777" w:rsidTr="00963B16">
        <w:trPr>
          <w:trHeight w:val="461"/>
        </w:trPr>
        <w:tc>
          <w:tcPr>
            <w:tcW w:w="1168" w:type="dxa"/>
          </w:tcPr>
          <w:p w14:paraId="09AD69B8" w14:textId="77777777" w:rsidR="002F0D10" w:rsidRDefault="002F0D10" w:rsidP="00E97615">
            <w:pPr>
              <w:ind w:firstLine="0"/>
              <w:jc w:val="left"/>
              <w:rPr>
                <w:rFonts w:hAnsi="SimSun"/>
              </w:rPr>
            </w:pPr>
            <w:r>
              <w:rPr>
                <w:rFonts w:hAnsi="SimSun" w:hint="eastAsia"/>
              </w:rPr>
              <w:t>阅读电子</w:t>
            </w:r>
            <w:r>
              <w:rPr>
                <w:rFonts w:hAnsi="SimSun" w:hint="eastAsia"/>
              </w:rPr>
              <w:lastRenderedPageBreak/>
              <w:t>书</w:t>
            </w:r>
          </w:p>
        </w:tc>
        <w:tc>
          <w:tcPr>
            <w:tcW w:w="1404" w:type="dxa"/>
          </w:tcPr>
          <w:p w14:paraId="5CBD7595" w14:textId="77777777" w:rsidR="002F0D10" w:rsidRDefault="002F0D10" w:rsidP="00F82C93">
            <w:pPr>
              <w:ind w:firstLine="0"/>
              <w:jc w:val="right"/>
              <w:rPr>
                <w:rFonts w:hAnsi="SimSun"/>
              </w:rPr>
            </w:pPr>
            <w:r>
              <w:rPr>
                <w:rFonts w:hAnsi="SimSun" w:hint="eastAsia"/>
              </w:rPr>
              <w:lastRenderedPageBreak/>
              <w:t>544.16</w:t>
            </w:r>
          </w:p>
        </w:tc>
        <w:tc>
          <w:tcPr>
            <w:tcW w:w="1405" w:type="dxa"/>
          </w:tcPr>
          <w:p w14:paraId="6B54C8BE" w14:textId="77777777" w:rsidR="002F0D10" w:rsidRDefault="00692CB3" w:rsidP="00F82C93">
            <w:pPr>
              <w:ind w:firstLine="0"/>
              <w:jc w:val="right"/>
              <w:rPr>
                <w:rFonts w:hAnsi="SimSun"/>
              </w:rPr>
            </w:pPr>
            <w:r>
              <w:rPr>
                <w:rFonts w:hAnsi="SimSun" w:hint="eastAsia"/>
              </w:rPr>
              <w:t>30.23%</w:t>
            </w:r>
          </w:p>
        </w:tc>
        <w:tc>
          <w:tcPr>
            <w:tcW w:w="1404" w:type="dxa"/>
          </w:tcPr>
          <w:p w14:paraId="2EA60547" w14:textId="77777777" w:rsidR="002F0D10" w:rsidRDefault="002F0D10" w:rsidP="00F82C93">
            <w:pPr>
              <w:ind w:firstLine="0"/>
              <w:jc w:val="right"/>
              <w:rPr>
                <w:rFonts w:hAnsi="SimSun"/>
              </w:rPr>
            </w:pPr>
            <w:r>
              <w:rPr>
                <w:rFonts w:hAnsi="SimSun" w:hint="eastAsia"/>
              </w:rPr>
              <w:t>663.88</w:t>
            </w:r>
          </w:p>
        </w:tc>
        <w:tc>
          <w:tcPr>
            <w:tcW w:w="1405" w:type="dxa"/>
          </w:tcPr>
          <w:p w14:paraId="32255022" w14:textId="77777777" w:rsidR="002F0D10" w:rsidRDefault="00692CB3" w:rsidP="00F82C93">
            <w:pPr>
              <w:ind w:firstLine="0"/>
              <w:jc w:val="right"/>
              <w:rPr>
                <w:rFonts w:hAnsi="SimSun"/>
              </w:rPr>
            </w:pPr>
            <w:r>
              <w:rPr>
                <w:rFonts w:hAnsi="SimSun" w:hint="eastAsia"/>
              </w:rPr>
              <w:t>36.88%</w:t>
            </w:r>
          </w:p>
        </w:tc>
        <w:tc>
          <w:tcPr>
            <w:tcW w:w="1520" w:type="dxa"/>
          </w:tcPr>
          <w:p w14:paraId="5C7FEBEF" w14:textId="77777777" w:rsidR="002F0D10" w:rsidRDefault="00692CB3" w:rsidP="00F82C93">
            <w:pPr>
              <w:ind w:firstLine="0"/>
              <w:jc w:val="right"/>
              <w:rPr>
                <w:rFonts w:hAnsi="SimSun"/>
              </w:rPr>
            </w:pPr>
            <w:r>
              <w:rPr>
                <w:rFonts w:hAnsi="SimSun" w:hint="eastAsia"/>
              </w:rPr>
              <w:t>1</w:t>
            </w:r>
            <w:r w:rsidR="002F0D10">
              <w:rPr>
                <w:rFonts w:hAnsi="SimSun" w:hint="eastAsia"/>
              </w:rPr>
              <w:t>22.00%</w:t>
            </w:r>
          </w:p>
        </w:tc>
      </w:tr>
      <w:tr w:rsidR="002F0D10" w:rsidRPr="00D54FCC" w14:paraId="7F89CD73" w14:textId="77777777" w:rsidTr="00963B16">
        <w:trPr>
          <w:trHeight w:val="461"/>
        </w:trPr>
        <w:tc>
          <w:tcPr>
            <w:tcW w:w="1168" w:type="dxa"/>
          </w:tcPr>
          <w:p w14:paraId="1FD298D2" w14:textId="77777777" w:rsidR="002F0D10" w:rsidRDefault="002F0D10" w:rsidP="00E97615">
            <w:pPr>
              <w:ind w:firstLine="0"/>
              <w:jc w:val="left"/>
              <w:rPr>
                <w:rFonts w:hAnsi="SimSun"/>
              </w:rPr>
            </w:pPr>
            <w:r>
              <w:rPr>
                <w:rFonts w:hAnsi="SimSun" w:hint="eastAsia"/>
              </w:rPr>
              <w:t>游戏</w:t>
            </w:r>
          </w:p>
        </w:tc>
        <w:tc>
          <w:tcPr>
            <w:tcW w:w="1404" w:type="dxa"/>
          </w:tcPr>
          <w:p w14:paraId="6D3D8255" w14:textId="77777777" w:rsidR="002F0D10" w:rsidRDefault="002F0D10" w:rsidP="00F82C93">
            <w:pPr>
              <w:ind w:firstLine="0"/>
              <w:jc w:val="right"/>
              <w:rPr>
                <w:rFonts w:hAnsi="SimSun"/>
              </w:rPr>
            </w:pPr>
            <w:r>
              <w:rPr>
                <w:rFonts w:hAnsi="SimSun" w:hint="eastAsia"/>
              </w:rPr>
              <w:t>226.08</w:t>
            </w:r>
          </w:p>
        </w:tc>
        <w:tc>
          <w:tcPr>
            <w:tcW w:w="1405" w:type="dxa"/>
          </w:tcPr>
          <w:p w14:paraId="6BBDF31C" w14:textId="77777777" w:rsidR="002F0D10" w:rsidRDefault="00692CB3" w:rsidP="00F82C93">
            <w:pPr>
              <w:ind w:firstLine="0"/>
              <w:jc w:val="right"/>
              <w:rPr>
                <w:rFonts w:hAnsi="SimSun"/>
              </w:rPr>
            </w:pPr>
            <w:r>
              <w:rPr>
                <w:rFonts w:hAnsi="SimSun" w:hint="eastAsia"/>
              </w:rPr>
              <w:t>12.56%</w:t>
            </w:r>
          </w:p>
        </w:tc>
        <w:tc>
          <w:tcPr>
            <w:tcW w:w="1404" w:type="dxa"/>
          </w:tcPr>
          <w:p w14:paraId="7124594D" w14:textId="77777777" w:rsidR="002F0D10" w:rsidRDefault="002F0D10" w:rsidP="00F82C93">
            <w:pPr>
              <w:ind w:firstLine="0"/>
              <w:jc w:val="right"/>
              <w:rPr>
                <w:rFonts w:hAnsi="SimSun"/>
              </w:rPr>
            </w:pPr>
            <w:r>
              <w:rPr>
                <w:rFonts w:hAnsi="SimSun" w:hint="eastAsia"/>
              </w:rPr>
              <w:t>244.62</w:t>
            </w:r>
          </w:p>
        </w:tc>
        <w:tc>
          <w:tcPr>
            <w:tcW w:w="1405" w:type="dxa"/>
          </w:tcPr>
          <w:p w14:paraId="1A82E0FA" w14:textId="77777777" w:rsidR="002F0D10" w:rsidRDefault="00692CB3" w:rsidP="00F82C93">
            <w:pPr>
              <w:ind w:firstLine="0"/>
              <w:jc w:val="right"/>
              <w:rPr>
                <w:rFonts w:hAnsi="SimSun"/>
              </w:rPr>
            </w:pPr>
            <w:r>
              <w:rPr>
                <w:rFonts w:hAnsi="SimSun" w:hint="eastAsia"/>
              </w:rPr>
              <w:t>13.59%</w:t>
            </w:r>
          </w:p>
        </w:tc>
        <w:tc>
          <w:tcPr>
            <w:tcW w:w="1520" w:type="dxa"/>
          </w:tcPr>
          <w:p w14:paraId="29FD8FFE" w14:textId="77777777" w:rsidR="002F0D10" w:rsidRDefault="00692CB3" w:rsidP="00F82C93">
            <w:pPr>
              <w:ind w:firstLine="0"/>
              <w:jc w:val="right"/>
              <w:rPr>
                <w:rFonts w:hAnsi="SimSun"/>
              </w:rPr>
            </w:pPr>
            <w:r>
              <w:rPr>
                <w:rFonts w:hAnsi="SimSun" w:hint="eastAsia"/>
              </w:rPr>
              <w:t>10</w:t>
            </w:r>
            <w:r w:rsidR="002F0D10">
              <w:rPr>
                <w:rFonts w:hAnsi="SimSun" w:hint="eastAsia"/>
              </w:rPr>
              <w:t>8.20%</w:t>
            </w:r>
          </w:p>
        </w:tc>
      </w:tr>
    </w:tbl>
    <w:p w14:paraId="649BAE3C" w14:textId="77777777" w:rsidR="005C1A3D" w:rsidRPr="00756545" w:rsidRDefault="00692CB3" w:rsidP="00692CB3">
      <w:pPr>
        <w:ind w:firstLine="567"/>
        <w:jc w:val="left"/>
        <w:rPr>
          <w:sz w:val="24"/>
          <w:szCs w:val="24"/>
          <w:rPrChange w:id="1779" w:author="alling" w:date="2017-04-04T16:28:00Z">
            <w:rPr>
              <w:rFonts w:hAnsi="SimSun"/>
              <w:sz w:val="24"/>
              <w:szCs w:val="24"/>
            </w:rPr>
          </w:rPrChange>
        </w:rPr>
      </w:pPr>
      <w:r w:rsidRPr="00756545">
        <w:rPr>
          <w:rFonts w:hint="eastAsia"/>
          <w:sz w:val="24"/>
          <w:szCs w:val="24"/>
          <w:rPrChange w:id="1780" w:author="alling" w:date="2017-04-04T16:28:00Z">
            <w:rPr>
              <w:rFonts w:hAnsi="SimSun" w:hint="eastAsia"/>
              <w:sz w:val="24"/>
              <w:szCs w:val="24"/>
            </w:rPr>
          </w:rPrChange>
        </w:rPr>
        <w:t>从表</w:t>
      </w:r>
      <w:r w:rsidRPr="00756545">
        <w:rPr>
          <w:sz w:val="24"/>
          <w:szCs w:val="24"/>
          <w:rPrChange w:id="1781" w:author="alling" w:date="2017-04-04T16:28:00Z">
            <w:rPr>
              <w:rFonts w:hAnsi="SimSun"/>
              <w:sz w:val="24"/>
              <w:szCs w:val="24"/>
            </w:rPr>
          </w:rPrChange>
        </w:rPr>
        <w:t>5-3</w:t>
      </w:r>
      <w:r w:rsidRPr="00756545">
        <w:rPr>
          <w:rFonts w:hint="eastAsia"/>
          <w:sz w:val="24"/>
          <w:szCs w:val="24"/>
          <w:rPrChange w:id="1782" w:author="alling" w:date="2017-04-04T16:28:00Z">
            <w:rPr>
              <w:rFonts w:hAnsi="SimSun" w:hint="eastAsia"/>
              <w:sz w:val="24"/>
              <w:szCs w:val="24"/>
            </w:rPr>
          </w:rPrChange>
        </w:rPr>
        <w:t>中数据可以看出，在这三种使用场景下，针对</w:t>
      </w:r>
      <w:r w:rsidRPr="00756545">
        <w:rPr>
          <w:sz w:val="24"/>
          <w:szCs w:val="24"/>
          <w:rPrChange w:id="1783" w:author="alling" w:date="2017-04-04T16:28:00Z">
            <w:rPr>
              <w:rFonts w:hAnsi="SimSun"/>
              <w:sz w:val="24"/>
              <w:szCs w:val="24"/>
            </w:rPr>
          </w:rPrChange>
        </w:rPr>
        <w:t>MXT1664</w:t>
      </w:r>
      <w:r w:rsidRPr="00756545">
        <w:rPr>
          <w:rFonts w:hint="eastAsia"/>
          <w:sz w:val="24"/>
          <w:szCs w:val="24"/>
          <w:rPrChange w:id="1784" w:author="alling" w:date="2017-04-04T16:28:00Z">
            <w:rPr>
              <w:rFonts w:hAnsi="SimSun" w:hint="eastAsia"/>
              <w:sz w:val="24"/>
              <w:szCs w:val="24"/>
            </w:rPr>
          </w:rPrChange>
        </w:rPr>
        <w:t>的动态电源管理采用</w:t>
      </w:r>
      <w:r w:rsidRPr="00756545">
        <w:rPr>
          <w:sz w:val="24"/>
          <w:szCs w:val="24"/>
          <w:rPrChange w:id="1785" w:author="alling" w:date="2017-04-04T16:28:00Z">
            <w:rPr>
              <w:rFonts w:hAnsi="SimSun"/>
              <w:sz w:val="24"/>
              <w:szCs w:val="24"/>
            </w:rPr>
          </w:rPrChange>
        </w:rPr>
        <w:t>Runtime PM</w:t>
      </w:r>
      <w:r w:rsidRPr="00756545">
        <w:rPr>
          <w:rFonts w:hint="eastAsia"/>
          <w:sz w:val="24"/>
          <w:szCs w:val="24"/>
          <w:rPrChange w:id="1786" w:author="alling" w:date="2017-04-04T16:28:00Z">
            <w:rPr>
              <w:rFonts w:hAnsi="SimSun" w:hint="eastAsia"/>
              <w:sz w:val="24"/>
              <w:szCs w:val="24"/>
            </w:rPr>
          </w:rPrChange>
        </w:rPr>
        <w:t>机制可以获得设备约</w:t>
      </w:r>
      <w:r w:rsidRPr="00756545">
        <w:rPr>
          <w:sz w:val="24"/>
          <w:szCs w:val="24"/>
          <w:rPrChange w:id="1787" w:author="alling" w:date="2017-04-04T16:28:00Z">
            <w:rPr>
              <w:rFonts w:hAnsi="SimSun"/>
              <w:sz w:val="24"/>
              <w:szCs w:val="24"/>
            </w:rPr>
          </w:rPrChange>
        </w:rPr>
        <w:t>13%</w:t>
      </w:r>
      <w:r w:rsidRPr="00756545">
        <w:rPr>
          <w:rFonts w:hint="eastAsia"/>
          <w:sz w:val="24"/>
          <w:szCs w:val="24"/>
          <w:rPrChange w:id="1788" w:author="alling" w:date="2017-04-04T16:28:00Z">
            <w:rPr>
              <w:rFonts w:hAnsi="SimSun" w:hint="eastAsia"/>
              <w:sz w:val="24"/>
              <w:szCs w:val="24"/>
            </w:rPr>
          </w:rPrChange>
        </w:rPr>
        <w:t>到</w:t>
      </w:r>
      <w:r w:rsidRPr="00756545">
        <w:rPr>
          <w:sz w:val="24"/>
          <w:szCs w:val="24"/>
          <w:rPrChange w:id="1789" w:author="alling" w:date="2017-04-04T16:28:00Z">
            <w:rPr>
              <w:rFonts w:hAnsi="SimSun"/>
              <w:sz w:val="24"/>
              <w:szCs w:val="24"/>
            </w:rPr>
          </w:rPrChange>
        </w:rPr>
        <w:t>37%</w:t>
      </w:r>
      <w:r w:rsidRPr="00756545">
        <w:rPr>
          <w:rFonts w:hint="eastAsia"/>
          <w:sz w:val="24"/>
          <w:szCs w:val="24"/>
          <w:rPrChange w:id="1790" w:author="alling" w:date="2017-04-04T16:28:00Z">
            <w:rPr>
              <w:rFonts w:hAnsi="SimSun" w:hint="eastAsia"/>
              <w:sz w:val="24"/>
              <w:szCs w:val="24"/>
            </w:rPr>
          </w:rPrChange>
        </w:rPr>
        <w:t>的处于低功耗状态时间。而在</w:t>
      </w:r>
      <w:r w:rsidRPr="00756545">
        <w:rPr>
          <w:sz w:val="24"/>
          <w:szCs w:val="24"/>
          <w:rPrChange w:id="1791" w:author="alling" w:date="2017-04-04T16:28:00Z">
            <w:rPr>
              <w:rFonts w:hAnsi="SimSun"/>
              <w:sz w:val="24"/>
              <w:szCs w:val="24"/>
            </w:rPr>
          </w:rPrChange>
        </w:rPr>
        <w:t>Runtime PM</w:t>
      </w:r>
      <w:r w:rsidRPr="00756545">
        <w:rPr>
          <w:rFonts w:hint="eastAsia"/>
          <w:sz w:val="24"/>
          <w:szCs w:val="24"/>
          <w:rPrChange w:id="1792" w:author="alling" w:date="2017-04-04T16:28:00Z">
            <w:rPr>
              <w:rFonts w:hAnsi="SimSun" w:hint="eastAsia"/>
              <w:sz w:val="24"/>
              <w:szCs w:val="24"/>
            </w:rPr>
          </w:rPrChange>
        </w:rPr>
        <w:t>中采用预测空闲时间的方法可以比固定超时机制获得约</w:t>
      </w:r>
      <w:r w:rsidRPr="00756545">
        <w:rPr>
          <w:sz w:val="24"/>
          <w:szCs w:val="24"/>
          <w:rPrChange w:id="1793" w:author="alling" w:date="2017-04-04T16:28:00Z">
            <w:rPr>
              <w:rFonts w:hAnsi="SimSun"/>
              <w:sz w:val="24"/>
              <w:szCs w:val="24"/>
            </w:rPr>
          </w:rPrChange>
        </w:rPr>
        <w:t>8%</w:t>
      </w:r>
      <w:r w:rsidRPr="00756545">
        <w:rPr>
          <w:rFonts w:hint="eastAsia"/>
          <w:sz w:val="24"/>
          <w:szCs w:val="24"/>
          <w:rPrChange w:id="1794" w:author="alling" w:date="2017-04-04T16:28:00Z">
            <w:rPr>
              <w:rFonts w:hAnsi="SimSun" w:hint="eastAsia"/>
              <w:sz w:val="24"/>
              <w:szCs w:val="24"/>
            </w:rPr>
          </w:rPrChange>
        </w:rPr>
        <w:t>到</w:t>
      </w:r>
      <w:r w:rsidRPr="00756545">
        <w:rPr>
          <w:sz w:val="24"/>
          <w:szCs w:val="24"/>
          <w:rPrChange w:id="1795" w:author="alling" w:date="2017-04-04T16:28:00Z">
            <w:rPr>
              <w:rFonts w:hAnsi="SimSun"/>
              <w:sz w:val="24"/>
              <w:szCs w:val="24"/>
            </w:rPr>
          </w:rPrChange>
        </w:rPr>
        <w:t>22%</w:t>
      </w:r>
      <w:r w:rsidRPr="00756545">
        <w:rPr>
          <w:rFonts w:hint="eastAsia"/>
          <w:sz w:val="24"/>
          <w:szCs w:val="24"/>
          <w:rPrChange w:id="1796" w:author="alling" w:date="2017-04-04T16:28:00Z">
            <w:rPr>
              <w:rFonts w:hAnsi="SimSun" w:hint="eastAsia"/>
              <w:sz w:val="24"/>
              <w:szCs w:val="24"/>
            </w:rPr>
          </w:rPrChange>
        </w:rPr>
        <w:t>的</w:t>
      </w:r>
      <w:r w:rsidR="00C54855" w:rsidRPr="00756545">
        <w:rPr>
          <w:rFonts w:hint="eastAsia"/>
          <w:sz w:val="24"/>
          <w:szCs w:val="24"/>
          <w:rPrChange w:id="1797" w:author="alling" w:date="2017-04-04T16:28:00Z">
            <w:rPr>
              <w:rFonts w:hAnsi="SimSun" w:hint="eastAsia"/>
              <w:sz w:val="24"/>
              <w:szCs w:val="24"/>
            </w:rPr>
          </w:rPrChange>
        </w:rPr>
        <w:t>功耗降低。</w:t>
      </w:r>
    </w:p>
    <w:p w14:paraId="43781E92" w14:textId="77777777" w:rsidR="00771806" w:rsidRPr="00756545" w:rsidRDefault="00420103" w:rsidP="00692CB3">
      <w:pPr>
        <w:ind w:firstLine="567"/>
        <w:jc w:val="left"/>
        <w:rPr>
          <w:sz w:val="24"/>
          <w:szCs w:val="24"/>
          <w:rPrChange w:id="1798" w:author="alling" w:date="2017-04-04T16:28:00Z">
            <w:rPr>
              <w:rFonts w:hAnsi="SimSun"/>
              <w:sz w:val="24"/>
              <w:szCs w:val="24"/>
            </w:rPr>
          </w:rPrChange>
        </w:rPr>
      </w:pPr>
      <w:r w:rsidRPr="00756545">
        <w:rPr>
          <w:rFonts w:hint="eastAsia"/>
          <w:sz w:val="24"/>
          <w:szCs w:val="24"/>
          <w:rPrChange w:id="1799" w:author="alling" w:date="2017-04-04T16:28:00Z">
            <w:rPr>
              <w:rFonts w:hAnsi="SimSun" w:hint="eastAsia"/>
              <w:sz w:val="24"/>
              <w:szCs w:val="24"/>
            </w:rPr>
          </w:rPrChange>
        </w:rPr>
        <w:t>图</w:t>
      </w:r>
      <w:r w:rsidRPr="00756545">
        <w:rPr>
          <w:sz w:val="24"/>
          <w:szCs w:val="24"/>
          <w:rPrChange w:id="1800" w:author="alling" w:date="2017-04-04T16:28:00Z">
            <w:rPr>
              <w:rFonts w:hAnsi="SimSun"/>
              <w:sz w:val="24"/>
              <w:szCs w:val="24"/>
            </w:rPr>
          </w:rPrChange>
        </w:rPr>
        <w:t>5-1</w:t>
      </w:r>
      <w:r w:rsidRPr="00756545">
        <w:rPr>
          <w:rFonts w:hint="eastAsia"/>
          <w:sz w:val="24"/>
          <w:szCs w:val="24"/>
          <w:rPrChange w:id="1801" w:author="alling" w:date="2017-04-04T16:28:00Z">
            <w:rPr>
              <w:rFonts w:hAnsi="SimSun" w:hint="eastAsia"/>
              <w:sz w:val="24"/>
              <w:szCs w:val="24"/>
            </w:rPr>
          </w:rPrChange>
        </w:rPr>
        <w:t>给出了预测空闲时间</w:t>
      </w:r>
      <w:r w:rsidR="00711C64" w:rsidRPr="00756545">
        <w:rPr>
          <w:rFonts w:hint="eastAsia"/>
          <w:sz w:val="24"/>
          <w:szCs w:val="24"/>
          <w:rPrChange w:id="1802" w:author="alling" w:date="2017-04-04T16:28:00Z">
            <w:rPr>
              <w:rFonts w:hAnsi="SimSun" w:hint="eastAsia"/>
              <w:sz w:val="24"/>
              <w:szCs w:val="24"/>
            </w:rPr>
          </w:rPrChange>
        </w:rPr>
        <w:t>与实际空闲时间</w:t>
      </w:r>
      <w:r w:rsidRPr="00756545">
        <w:rPr>
          <w:rFonts w:hint="eastAsia"/>
          <w:sz w:val="24"/>
          <w:szCs w:val="24"/>
          <w:rPrChange w:id="1803" w:author="alling" w:date="2017-04-04T16:28:00Z">
            <w:rPr>
              <w:rFonts w:hAnsi="SimSun" w:hint="eastAsia"/>
              <w:sz w:val="24"/>
              <w:szCs w:val="24"/>
            </w:rPr>
          </w:rPrChange>
        </w:rPr>
        <w:t>的误差比值曲线图。纵坐标表示误差比值</w:t>
      </w:r>
      <m:oMath>
        <m:r>
          <m:rPr>
            <m:sty m:val="p"/>
          </m:rPr>
          <w:rPr>
            <w:rFonts w:ascii="Cambria Math"/>
            <w:sz w:val="24"/>
            <w:szCs w:val="24"/>
            <w:rPrChange w:id="1804" w:author="alling" w:date="2017-04-04T16:28:00Z">
              <w:rPr>
                <w:rFonts w:ascii="Cambria Math" w:hAnsi="Cambria Math"/>
                <w:sz w:val="24"/>
                <w:szCs w:val="24"/>
              </w:rPr>
            </w:rPrChange>
          </w:rPr>
          <m:t>e=</m:t>
        </m:r>
        <m:f>
          <m:fPr>
            <m:ctrlPr>
              <w:rPr>
                <w:rFonts w:ascii="Cambria Math" w:hAnsi="Cambria Math"/>
                <w:sz w:val="24"/>
                <w:szCs w:val="24"/>
              </w:rPr>
            </m:ctrlPr>
          </m:fPr>
          <m:num>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sz w:val="24"/>
                        <w:szCs w:val="24"/>
                        <w:rPrChange w:id="1805" w:author="alling" w:date="2017-04-04T16:28:00Z">
                          <w:rPr>
                            <w:rFonts w:ascii="Cambria Math" w:hAnsi="Cambria Math"/>
                            <w:sz w:val="24"/>
                            <w:szCs w:val="24"/>
                          </w:rPr>
                        </w:rPrChange>
                      </w:rPr>
                      <m:t>I</m:t>
                    </m:r>
                  </m:e>
                  <m:sub>
                    <m:r>
                      <m:rPr>
                        <m:sty m:val="p"/>
                      </m:rPr>
                      <w:rPr>
                        <w:rFonts w:ascii="Cambria Math"/>
                        <w:sz w:val="24"/>
                        <w:szCs w:val="24"/>
                        <w:rPrChange w:id="1806" w:author="alling" w:date="2017-04-04T16:28:00Z">
                          <w:rPr>
                            <w:rFonts w:ascii="Cambria Math" w:hAnsi="Cambria Math"/>
                            <w:sz w:val="24"/>
                            <w:szCs w:val="24"/>
                          </w:rPr>
                        </w:rPrChange>
                      </w:rPr>
                      <m:t>n</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sz w:val="24"/>
                        <w:szCs w:val="24"/>
                        <w:rPrChange w:id="1807" w:author="alling" w:date="2017-04-04T16:28:00Z">
                          <w:rPr>
                            <w:rFonts w:ascii="Cambria Math" w:hAnsi="Cambria Math"/>
                            <w:sz w:val="24"/>
                            <w:szCs w:val="24"/>
                          </w:rPr>
                        </w:rPrChange>
                      </w:rPr>
                      <m:t>i</m:t>
                    </m:r>
                  </m:e>
                  <m:sub>
                    <m:r>
                      <m:rPr>
                        <m:sty m:val="p"/>
                      </m:rPr>
                      <w:rPr>
                        <w:rFonts w:ascii="Cambria Math"/>
                        <w:sz w:val="24"/>
                        <w:szCs w:val="24"/>
                        <w:rPrChange w:id="1808" w:author="alling" w:date="2017-04-04T16:28:00Z">
                          <w:rPr>
                            <w:rFonts w:ascii="Cambria Math" w:hAnsi="Cambria Math"/>
                            <w:sz w:val="24"/>
                            <w:szCs w:val="24"/>
                          </w:rPr>
                        </w:rPrChange>
                      </w:rPr>
                      <m:t>n</m:t>
                    </m:r>
                  </m:sub>
                </m:sSub>
              </m:e>
            </m:d>
          </m:num>
          <m:den>
            <m:sSub>
              <m:sSubPr>
                <m:ctrlPr>
                  <w:rPr>
                    <w:rFonts w:ascii="Cambria Math" w:hAnsi="Cambria Math"/>
                    <w:sz w:val="24"/>
                    <w:szCs w:val="24"/>
                  </w:rPr>
                </m:ctrlPr>
              </m:sSubPr>
              <m:e>
                <m:r>
                  <m:rPr>
                    <m:sty m:val="p"/>
                  </m:rPr>
                  <w:rPr>
                    <w:rFonts w:ascii="Cambria Math"/>
                    <w:sz w:val="24"/>
                    <w:szCs w:val="24"/>
                    <w:rPrChange w:id="1809" w:author="alling" w:date="2017-04-04T16:28:00Z">
                      <w:rPr>
                        <w:rFonts w:ascii="Cambria Math" w:hAnsi="Cambria Math"/>
                        <w:sz w:val="24"/>
                        <w:szCs w:val="24"/>
                      </w:rPr>
                    </w:rPrChange>
                  </w:rPr>
                  <m:t>i</m:t>
                </m:r>
              </m:e>
              <m:sub>
                <m:r>
                  <m:rPr>
                    <m:sty m:val="p"/>
                  </m:rPr>
                  <w:rPr>
                    <w:rFonts w:ascii="Cambria Math"/>
                    <w:sz w:val="24"/>
                    <w:szCs w:val="24"/>
                    <w:rPrChange w:id="1810" w:author="alling" w:date="2017-04-04T16:28:00Z">
                      <w:rPr>
                        <w:rFonts w:ascii="Cambria Math" w:hAnsi="Cambria Math"/>
                        <w:sz w:val="24"/>
                        <w:szCs w:val="24"/>
                      </w:rPr>
                    </w:rPrChange>
                  </w:rPr>
                  <m:t>n</m:t>
                </m:r>
              </m:sub>
            </m:sSub>
          </m:den>
        </m:f>
      </m:oMath>
      <w:r w:rsidR="00711C64" w:rsidRPr="00756545">
        <w:rPr>
          <w:sz w:val="24"/>
          <w:szCs w:val="24"/>
          <w:rPrChange w:id="1811" w:author="alling" w:date="2017-04-04T16:28:00Z">
            <w:rPr>
              <w:rFonts w:hAnsi="SimSun"/>
              <w:sz w:val="24"/>
              <w:szCs w:val="24"/>
            </w:rPr>
          </w:rPrChange>
        </w:rPr>
        <w:t xml:space="preserve"> </w:t>
      </w:r>
      <w:r w:rsidR="00711C64" w:rsidRPr="00756545">
        <w:rPr>
          <w:rFonts w:hint="eastAsia"/>
          <w:sz w:val="24"/>
          <w:szCs w:val="24"/>
          <w:rPrChange w:id="1812" w:author="alling" w:date="2017-04-04T16:28:00Z">
            <w:rPr>
              <w:rFonts w:hAnsi="SimSun" w:hint="eastAsia"/>
              <w:sz w:val="24"/>
              <w:szCs w:val="24"/>
            </w:rPr>
          </w:rPrChange>
        </w:rPr>
        <w:t>单位为百分比</w:t>
      </w:r>
      <w:r w:rsidR="00711C64" w:rsidRPr="00756545">
        <w:rPr>
          <w:sz w:val="24"/>
          <w:szCs w:val="24"/>
          <w:rPrChange w:id="1813" w:author="alling" w:date="2017-04-04T16:28:00Z">
            <w:rPr>
              <w:rFonts w:hAnsi="SimSun"/>
              <w:sz w:val="24"/>
              <w:szCs w:val="24"/>
            </w:rPr>
          </w:rPrChange>
        </w:rPr>
        <w:t xml:space="preserve">, </w:t>
      </w:r>
      <w:r w:rsidR="00711C64" w:rsidRPr="00756545">
        <w:rPr>
          <w:rFonts w:hint="eastAsia"/>
          <w:sz w:val="24"/>
          <w:szCs w:val="24"/>
          <w:rPrChange w:id="1814" w:author="alling" w:date="2017-04-04T16:28:00Z">
            <w:rPr>
              <w:rFonts w:hAnsi="SimSun" w:hint="eastAsia"/>
              <w:sz w:val="24"/>
              <w:szCs w:val="24"/>
            </w:rPr>
          </w:rPrChange>
        </w:rPr>
        <w:t>横坐标是采样序列。</w:t>
      </w:r>
      <w:r w:rsidRPr="00756545">
        <w:rPr>
          <w:rFonts w:hint="eastAsia"/>
          <w:sz w:val="24"/>
          <w:szCs w:val="24"/>
          <w:rPrChange w:id="1815" w:author="alling" w:date="2017-04-04T16:28:00Z">
            <w:rPr>
              <w:rFonts w:hAnsi="SimSun" w:hint="eastAsia"/>
              <w:sz w:val="24"/>
              <w:szCs w:val="24"/>
            </w:rPr>
          </w:rPrChange>
        </w:rPr>
        <w:t>三角形和正方形分别表示浏览网页和阅读电子书两种情况。</w:t>
      </w:r>
      <w:r w:rsidR="00711C64" w:rsidRPr="00756545">
        <w:rPr>
          <w:rFonts w:hint="eastAsia"/>
          <w:sz w:val="24"/>
          <w:szCs w:val="24"/>
          <w:rPrChange w:id="1816" w:author="alling" w:date="2017-04-04T16:28:00Z">
            <w:rPr>
              <w:rFonts w:hAnsi="SimSun" w:hint="eastAsia"/>
              <w:sz w:val="24"/>
              <w:szCs w:val="24"/>
            </w:rPr>
          </w:rPrChange>
        </w:rPr>
        <w:t>从测试结果看，这个预测算法在空闲时间相对稳定的情况下，如阅读电子书，比在空闲时间波动较大的情况下，如浏览网页，误差更小。</w:t>
      </w:r>
    </w:p>
    <w:p w14:paraId="72399AA8" w14:textId="77777777" w:rsidR="00771806" w:rsidRDefault="00A00571" w:rsidP="00771806">
      <w:pPr>
        <w:keepNext/>
        <w:ind w:firstLine="0"/>
        <w:jc w:val="center"/>
      </w:pPr>
      <w:r w:rsidRPr="00A00571">
        <w:rPr>
          <w:noProof/>
          <w:sz w:val="24"/>
          <w:szCs w:val="24"/>
        </w:rPr>
        <w:drawing>
          <wp:inline distT="0" distB="0" distL="0" distR="0" wp14:anchorId="1CD175CF" wp14:editId="2AA15447">
            <wp:extent cx="5274310" cy="2549813"/>
            <wp:effectExtent l="19050" t="0" r="21590" b="2887"/>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6EF1425" w14:textId="77777777" w:rsidR="00771806" w:rsidRPr="000D2630" w:rsidRDefault="00771806" w:rsidP="00771806">
      <w:pPr>
        <w:pStyle w:val="af2"/>
        <w:jc w:val="center"/>
        <w:rPr>
          <w:rFonts w:ascii="Times New Roman" w:eastAsia="KaiTi" w:hAnsi="Times New Roman"/>
          <w:sz w:val="21"/>
          <w:szCs w:val="21"/>
          <w:rPrChange w:id="1817" w:author="Ling, Alex" w:date="2017-06-04T11:31:00Z">
            <w:rPr>
              <w:rFonts w:ascii="KaiTi" w:eastAsia="KaiTi" w:hAnsi="KaiTi"/>
              <w:sz w:val="21"/>
              <w:szCs w:val="21"/>
            </w:rPr>
          </w:rPrChange>
        </w:rPr>
      </w:pPr>
      <w:commentRangeStart w:id="1818"/>
      <w:r w:rsidRPr="000D2630">
        <w:rPr>
          <w:rFonts w:ascii="Times New Roman" w:eastAsia="KaiTi" w:hAnsi="Times New Roman" w:hint="eastAsia"/>
          <w:sz w:val="21"/>
          <w:szCs w:val="21"/>
          <w:rPrChange w:id="1819" w:author="Ling, Alex" w:date="2017-06-04T11:31:00Z">
            <w:rPr>
              <w:rFonts w:ascii="KaiTi" w:eastAsia="KaiTi" w:hAnsi="KaiTi" w:hint="eastAsia"/>
              <w:sz w:val="21"/>
              <w:szCs w:val="21"/>
            </w:rPr>
          </w:rPrChange>
        </w:rPr>
        <w:t>图</w:t>
      </w:r>
      <w:r w:rsidRPr="000D2630">
        <w:rPr>
          <w:rFonts w:ascii="Times New Roman" w:eastAsia="KaiTi" w:hAnsi="Times New Roman"/>
          <w:sz w:val="21"/>
          <w:szCs w:val="21"/>
          <w:rPrChange w:id="1820" w:author="Ling, Alex" w:date="2017-06-04T11:31:00Z">
            <w:rPr>
              <w:rFonts w:ascii="KaiTi" w:eastAsia="KaiTi" w:hAnsi="KaiTi"/>
              <w:sz w:val="21"/>
              <w:szCs w:val="21"/>
            </w:rPr>
          </w:rPrChange>
        </w:rPr>
        <w:t xml:space="preserve"> 5-1 </w:t>
      </w:r>
      <w:r w:rsidRPr="000D2630">
        <w:rPr>
          <w:rFonts w:ascii="Times New Roman" w:eastAsia="KaiTi" w:hAnsi="Times New Roman" w:hint="eastAsia"/>
          <w:sz w:val="21"/>
          <w:szCs w:val="21"/>
          <w:rPrChange w:id="1821" w:author="Ling, Alex" w:date="2017-06-04T11:31:00Z">
            <w:rPr>
              <w:rFonts w:ascii="KaiTi" w:eastAsia="KaiTi" w:hAnsi="KaiTi" w:hint="eastAsia"/>
              <w:sz w:val="21"/>
              <w:szCs w:val="21"/>
            </w:rPr>
          </w:rPrChange>
        </w:rPr>
        <w:t>预测空闲时间误差比值曲线图</w:t>
      </w:r>
    </w:p>
    <w:p w14:paraId="3CE4A5AF" w14:textId="77777777" w:rsidR="00771806" w:rsidRPr="000D2630" w:rsidRDefault="00771806" w:rsidP="00771806">
      <w:pPr>
        <w:pStyle w:val="af2"/>
        <w:jc w:val="center"/>
        <w:rPr>
          <w:rFonts w:ascii="Times New Roman" w:eastAsia="KaiTi" w:hAnsi="Times New Roman"/>
          <w:sz w:val="21"/>
          <w:szCs w:val="21"/>
          <w:rPrChange w:id="1822" w:author="Ling, Alex" w:date="2017-06-04T11:31:00Z">
            <w:rPr>
              <w:rFonts w:ascii="Times New Roman" w:hAnsi="Times New Roman"/>
              <w:sz w:val="21"/>
              <w:szCs w:val="21"/>
            </w:rPr>
          </w:rPrChange>
        </w:rPr>
      </w:pPr>
      <w:r w:rsidRPr="000D2630">
        <w:rPr>
          <w:rFonts w:ascii="Times New Roman" w:eastAsia="KaiTi" w:hAnsi="Times New Roman"/>
          <w:sz w:val="21"/>
          <w:szCs w:val="21"/>
          <w:rPrChange w:id="1823" w:author="Ling, Alex" w:date="2017-06-04T11:31:00Z">
            <w:rPr>
              <w:rFonts w:ascii="Times New Roman" w:hAnsi="Times New Roman"/>
              <w:sz w:val="21"/>
              <w:szCs w:val="21"/>
            </w:rPr>
          </w:rPrChange>
        </w:rPr>
        <w:t xml:space="preserve">Figure 5-1 Error ratio graphs of idle time prediction </w:t>
      </w:r>
      <w:commentRangeEnd w:id="1818"/>
      <w:r w:rsidR="00EA45F7" w:rsidRPr="000D2630">
        <w:rPr>
          <w:rStyle w:val="ab"/>
          <w:rFonts w:ascii="Times New Roman" w:eastAsia="KaiTi" w:hAnsi="Times New Roman"/>
          <w:rPrChange w:id="1824" w:author="Ling, Alex" w:date="2017-06-04T11:31:00Z">
            <w:rPr>
              <w:rStyle w:val="ab"/>
              <w:rFonts w:ascii="Times New Roman" w:hAnsi="Times New Roman"/>
            </w:rPr>
          </w:rPrChange>
        </w:rPr>
        <w:commentReference w:id="1818"/>
      </w:r>
    </w:p>
    <w:p w14:paraId="2AB5070A" w14:textId="77777777" w:rsidR="005C1A3D" w:rsidRDefault="005C1A3D" w:rsidP="005C1A3D">
      <w:pPr>
        <w:ind w:firstLine="567"/>
        <w:jc w:val="left"/>
        <w:rPr>
          <w:rFonts w:hAnsi="SimSun"/>
          <w:sz w:val="24"/>
          <w:szCs w:val="24"/>
        </w:rPr>
      </w:pPr>
      <w:r>
        <w:rPr>
          <w:rFonts w:hAnsi="SimSun" w:hint="eastAsia"/>
          <w:sz w:val="24"/>
          <w:szCs w:val="24"/>
        </w:rPr>
        <w:t>综合以上的测试结果，预测空闲时间的</w:t>
      </w:r>
      <w:r>
        <w:rPr>
          <w:rFonts w:hAnsi="SimSun" w:hint="eastAsia"/>
          <w:sz w:val="24"/>
          <w:szCs w:val="24"/>
        </w:rPr>
        <w:t>Runtime PM</w:t>
      </w:r>
      <w:r>
        <w:rPr>
          <w:rFonts w:hAnsi="SimSun" w:hint="eastAsia"/>
          <w:sz w:val="24"/>
          <w:szCs w:val="24"/>
        </w:rPr>
        <w:t>机制是一种降低设备动态功耗的有效方法。在此基础之上，我们可以通过自适应的预测因子改进线性预测算法，提高预测的准确性。</w:t>
      </w:r>
    </w:p>
    <w:p w14:paraId="7DDBC3A6" w14:textId="77777777" w:rsidR="00771806" w:rsidRPr="00771806" w:rsidRDefault="00771806" w:rsidP="00771806"/>
    <w:p w14:paraId="72EDC045" w14:textId="77777777" w:rsidR="006D57AE" w:rsidRDefault="006D57AE" w:rsidP="006D57AE">
      <w:pPr>
        <w:ind w:leftChars="-1" w:left="-1" w:rightChars="12" w:right="25" w:hanging="1"/>
        <w:outlineLvl w:val="2"/>
        <w:rPr>
          <w:rFonts w:ascii="SimHei" w:eastAsia="SimHei" w:hAnsi="SimSun"/>
          <w:sz w:val="24"/>
        </w:rPr>
      </w:pPr>
      <w:bookmarkStart w:id="1825" w:name="_Toc471381700"/>
      <w:r>
        <w:rPr>
          <w:rFonts w:ascii="SimHei" w:eastAsia="SimHei" w:hAnsi="SimSun" w:hint="eastAsia"/>
          <w:b/>
          <w:color w:val="339966"/>
          <w:sz w:val="24"/>
        </w:rPr>
        <w:t>5</w:t>
      </w:r>
      <w:r w:rsidRPr="002A055A">
        <w:rPr>
          <w:rFonts w:ascii="SimHei" w:eastAsia="SimHei" w:hAnsi="SimSun" w:hint="eastAsia"/>
          <w:b/>
          <w:color w:val="339966"/>
          <w:sz w:val="24"/>
        </w:rPr>
        <w:t>.</w:t>
      </w:r>
      <w:r>
        <w:rPr>
          <w:rFonts w:ascii="SimHei" w:eastAsia="SimHei" w:hAnsi="SimSun" w:hint="eastAsia"/>
          <w:b/>
          <w:color w:val="339966"/>
          <w:sz w:val="24"/>
        </w:rPr>
        <w:t>3</w:t>
      </w:r>
      <w:r w:rsidRPr="003469EB">
        <w:rPr>
          <w:rFonts w:ascii="SimHei" w:eastAsia="SimHei" w:hAnsi="SimSun" w:hint="eastAsia"/>
          <w:sz w:val="24"/>
        </w:rPr>
        <w:t xml:space="preserve"> </w:t>
      </w:r>
      <w:r>
        <w:rPr>
          <w:rFonts w:ascii="SimHei" w:eastAsia="SimHei" w:hAnsi="SimSun" w:hint="eastAsia"/>
          <w:sz w:val="24"/>
        </w:rPr>
        <w:t>本章小结</w:t>
      </w:r>
      <w:bookmarkEnd w:id="1825"/>
    </w:p>
    <w:p w14:paraId="25F618C5" w14:textId="77777777" w:rsidR="006D57AE" w:rsidRPr="009A5EB5" w:rsidRDefault="008A70B1" w:rsidP="008A70B1">
      <w:pPr>
        <w:rPr>
          <w:sz w:val="24"/>
          <w:szCs w:val="24"/>
        </w:rPr>
      </w:pPr>
      <w:r w:rsidRPr="009A5EB5">
        <w:rPr>
          <w:rFonts w:hint="eastAsia"/>
          <w:sz w:val="24"/>
          <w:szCs w:val="24"/>
        </w:rPr>
        <w:t>本章首先介绍了调度器设计验证的测试环境，在此基础之上对采用默认</w:t>
      </w:r>
      <w:r w:rsidRPr="009A5EB5">
        <w:rPr>
          <w:rFonts w:hint="eastAsia"/>
          <w:sz w:val="24"/>
          <w:szCs w:val="24"/>
        </w:rPr>
        <w:t>CFS</w:t>
      </w:r>
      <w:r w:rsidRPr="009A5EB5">
        <w:rPr>
          <w:rFonts w:hint="eastAsia"/>
          <w:sz w:val="24"/>
          <w:szCs w:val="24"/>
        </w:rPr>
        <w:t>和有节能意识的调度器进行对比测试，通过比较</w:t>
      </w:r>
      <w:r w:rsidRPr="009A5EB5">
        <w:rPr>
          <w:rFonts w:hint="eastAsia"/>
          <w:sz w:val="24"/>
          <w:szCs w:val="24"/>
        </w:rPr>
        <w:t>CPU</w:t>
      </w:r>
      <w:r w:rsidRPr="009A5EB5">
        <w:rPr>
          <w:rFonts w:hint="eastAsia"/>
          <w:sz w:val="24"/>
          <w:szCs w:val="24"/>
        </w:rPr>
        <w:t>在不同频率的运行时间验证</w:t>
      </w:r>
      <w:r w:rsidR="005208DA" w:rsidRPr="009A5EB5">
        <w:rPr>
          <w:rFonts w:hint="eastAsia"/>
          <w:sz w:val="24"/>
          <w:szCs w:val="24"/>
        </w:rPr>
        <w:t>调度器改进设计能够带来</w:t>
      </w:r>
      <w:r w:rsidR="005208DA" w:rsidRPr="009A5EB5">
        <w:rPr>
          <w:rFonts w:hint="eastAsia"/>
          <w:sz w:val="24"/>
          <w:szCs w:val="24"/>
        </w:rPr>
        <w:t>CPU</w:t>
      </w:r>
      <w:r w:rsidR="005208DA" w:rsidRPr="009A5EB5">
        <w:rPr>
          <w:rFonts w:hint="eastAsia"/>
          <w:sz w:val="24"/>
          <w:szCs w:val="24"/>
        </w:rPr>
        <w:t>整体功耗的降低。</w:t>
      </w:r>
    </w:p>
    <w:p w14:paraId="6D210139" w14:textId="77777777" w:rsidR="005208DA" w:rsidRPr="005208DA" w:rsidRDefault="009A5EB5" w:rsidP="009A5EB5">
      <w:pPr>
        <w:widowControl/>
        <w:adjustRightInd/>
        <w:snapToGrid/>
        <w:spacing w:before="0" w:line="240" w:lineRule="auto"/>
        <w:ind w:firstLine="0"/>
        <w:jc w:val="left"/>
      </w:pPr>
      <w:r>
        <w:br w:type="page"/>
      </w:r>
    </w:p>
    <w:p w14:paraId="2638E8BC" w14:textId="77777777" w:rsidR="00961C7B" w:rsidRPr="001B0EAB" w:rsidRDefault="00A62EE4" w:rsidP="00B7450C">
      <w:pPr>
        <w:ind w:rightChars="12" w:right="25"/>
        <w:jc w:val="center"/>
        <w:outlineLvl w:val="0"/>
        <w:rPr>
          <w:rFonts w:ascii="SimHei" w:eastAsia="SimHei" w:hAnsi="SimSun"/>
          <w:b/>
          <w:sz w:val="32"/>
          <w:szCs w:val="32"/>
        </w:rPr>
      </w:pPr>
      <w:bookmarkStart w:id="1826" w:name="_Toc471381701"/>
      <w:r>
        <w:rPr>
          <w:rFonts w:ascii="SimHei" w:eastAsia="SimHei" w:hAnsi="SimSun" w:hint="eastAsia"/>
          <w:b/>
          <w:sz w:val="32"/>
          <w:szCs w:val="32"/>
        </w:rPr>
        <w:lastRenderedPageBreak/>
        <w:t>6</w:t>
      </w:r>
      <w:r w:rsidR="00961C7B" w:rsidRPr="001B0EAB">
        <w:rPr>
          <w:rFonts w:ascii="SimHei" w:eastAsia="SimHei" w:hAnsi="SimSun" w:hint="eastAsia"/>
          <w:b/>
          <w:sz w:val="32"/>
          <w:szCs w:val="32"/>
        </w:rPr>
        <w:t xml:space="preserve"> </w:t>
      </w:r>
      <w:bookmarkEnd w:id="1256"/>
      <w:r w:rsidR="00662FDE">
        <w:rPr>
          <w:rFonts w:ascii="SimHei" w:eastAsia="SimHei" w:hAnsi="SimSun" w:hint="eastAsia"/>
          <w:b/>
          <w:sz w:val="32"/>
          <w:szCs w:val="32"/>
        </w:rPr>
        <w:t>总结与展望</w:t>
      </w:r>
      <w:bookmarkEnd w:id="1826"/>
    </w:p>
    <w:p w14:paraId="7045460B" w14:textId="77777777" w:rsidR="00961C7B" w:rsidRPr="00A46D0E" w:rsidRDefault="00961C7B" w:rsidP="00145AC8">
      <w:pPr>
        <w:ind w:right="25" w:firstLine="410"/>
      </w:pPr>
    </w:p>
    <w:p w14:paraId="2C9CF45B" w14:textId="77777777" w:rsidR="00125A9A" w:rsidRDefault="00A62EE4" w:rsidP="00125A9A">
      <w:pPr>
        <w:ind w:leftChars="-1" w:left="-1" w:rightChars="12" w:right="25" w:hanging="1"/>
        <w:outlineLvl w:val="2"/>
        <w:rPr>
          <w:rFonts w:ascii="SimHei" w:eastAsia="SimHei" w:hAnsi="SimSun"/>
          <w:sz w:val="24"/>
        </w:rPr>
      </w:pPr>
      <w:bookmarkStart w:id="1827" w:name="_Toc471381702"/>
      <w:r>
        <w:rPr>
          <w:rFonts w:ascii="SimHei" w:eastAsia="SimHei" w:hAnsi="SimSun" w:hint="eastAsia"/>
          <w:b/>
          <w:color w:val="339966"/>
          <w:sz w:val="24"/>
        </w:rPr>
        <w:t>6</w:t>
      </w:r>
      <w:r w:rsidR="00125A9A" w:rsidRPr="002A055A">
        <w:rPr>
          <w:rFonts w:ascii="SimHei" w:eastAsia="SimHei" w:hAnsi="SimSun" w:hint="eastAsia"/>
          <w:b/>
          <w:color w:val="339966"/>
          <w:sz w:val="24"/>
        </w:rPr>
        <w:t>.1</w:t>
      </w:r>
      <w:r w:rsidR="00125A9A" w:rsidRPr="003469EB">
        <w:rPr>
          <w:rFonts w:ascii="SimHei" w:eastAsia="SimHei" w:hAnsi="SimSun" w:hint="eastAsia"/>
          <w:sz w:val="24"/>
        </w:rPr>
        <w:t xml:space="preserve"> </w:t>
      </w:r>
      <w:r w:rsidR="00125A9A">
        <w:rPr>
          <w:rFonts w:ascii="SimHei" w:eastAsia="SimHei" w:hAnsi="SimSun" w:hint="eastAsia"/>
          <w:sz w:val="24"/>
        </w:rPr>
        <w:t>本文总结</w:t>
      </w:r>
      <w:bookmarkEnd w:id="1827"/>
    </w:p>
    <w:p w14:paraId="1C571151" w14:textId="77777777" w:rsidR="00607DF8" w:rsidRDefault="00125A9A" w:rsidP="00B64FE3">
      <w:pPr>
        <w:rPr>
          <w:rFonts w:hAnsi="SimSun"/>
          <w:sz w:val="24"/>
          <w:szCs w:val="24"/>
        </w:rPr>
      </w:pPr>
      <w:r w:rsidRPr="00ED504E">
        <w:rPr>
          <w:rFonts w:hAnsi="SimSun"/>
          <w:sz w:val="24"/>
          <w:szCs w:val="24"/>
        </w:rPr>
        <w:t>本文深入研究了嵌入式系统的各种电源管理技术。设计并实现了一种有节能意识的调度器</w:t>
      </w:r>
      <w:r w:rsidR="000949A8" w:rsidRPr="00ED504E">
        <w:rPr>
          <w:rFonts w:hAnsi="SimSun"/>
          <w:sz w:val="24"/>
          <w:szCs w:val="24"/>
        </w:rPr>
        <w:t>和基于</w:t>
      </w:r>
      <w:r w:rsidR="000949A8" w:rsidRPr="00ED504E">
        <w:rPr>
          <w:sz w:val="24"/>
          <w:szCs w:val="24"/>
        </w:rPr>
        <w:t>Linux Runtime PM</w:t>
      </w:r>
      <w:r w:rsidR="000949A8" w:rsidRPr="00ED504E">
        <w:rPr>
          <w:rFonts w:hAnsi="SimSun"/>
          <w:sz w:val="24"/>
          <w:szCs w:val="24"/>
        </w:rPr>
        <w:t>框架的设备动态电源管理机制。</w:t>
      </w:r>
      <w:r w:rsidR="00607DF8">
        <w:rPr>
          <w:rFonts w:hAnsi="SimSun" w:hint="eastAsia"/>
          <w:sz w:val="24"/>
          <w:szCs w:val="24"/>
        </w:rPr>
        <w:t>取得的主要研究成果包括：</w:t>
      </w:r>
    </w:p>
    <w:p w14:paraId="53400420" w14:textId="77777777" w:rsidR="00607DF8" w:rsidRDefault="0007654B" w:rsidP="00125A9A">
      <w:pPr>
        <w:rPr>
          <w:rFonts w:hAnsi="SimSun"/>
          <w:sz w:val="24"/>
          <w:szCs w:val="24"/>
        </w:rPr>
      </w:pPr>
      <w:r>
        <w:rPr>
          <w:rFonts w:hAnsi="SimSun" w:hint="eastAsia"/>
          <w:sz w:val="24"/>
          <w:szCs w:val="24"/>
        </w:rPr>
        <w:t>(</w:t>
      </w:r>
      <w:r w:rsidR="00607DF8">
        <w:rPr>
          <w:rFonts w:hAnsi="SimSun" w:hint="eastAsia"/>
          <w:sz w:val="24"/>
          <w:szCs w:val="24"/>
        </w:rPr>
        <w:t>1</w:t>
      </w:r>
      <w:r>
        <w:rPr>
          <w:rFonts w:hAnsi="SimSun" w:hint="eastAsia"/>
          <w:sz w:val="24"/>
          <w:szCs w:val="24"/>
        </w:rPr>
        <w:t>)</w:t>
      </w:r>
      <w:r w:rsidR="00607DF8">
        <w:rPr>
          <w:rFonts w:hAnsi="SimSun" w:hint="eastAsia"/>
          <w:sz w:val="24"/>
          <w:szCs w:val="24"/>
        </w:rPr>
        <w:t xml:space="preserve"> </w:t>
      </w:r>
      <w:r w:rsidR="000949A8" w:rsidRPr="00ED504E">
        <w:rPr>
          <w:rFonts w:hAnsi="SimSun"/>
          <w:sz w:val="24"/>
          <w:szCs w:val="24"/>
        </w:rPr>
        <w:t>提出了一种有节能意识的</w:t>
      </w:r>
      <w:r w:rsidR="000949A8" w:rsidRPr="00ED504E">
        <w:rPr>
          <w:sz w:val="24"/>
          <w:szCs w:val="24"/>
        </w:rPr>
        <w:t>Linux</w:t>
      </w:r>
      <w:r w:rsidR="000949A8" w:rsidRPr="00ED504E">
        <w:rPr>
          <w:rFonts w:hAnsi="SimSun"/>
          <w:sz w:val="24"/>
          <w:szCs w:val="24"/>
        </w:rPr>
        <w:t>内核调度器设计</w:t>
      </w:r>
      <w:r w:rsidR="006868A8">
        <w:rPr>
          <w:rFonts w:hAnsi="SimSun" w:hint="eastAsia"/>
          <w:sz w:val="24"/>
          <w:szCs w:val="24"/>
        </w:rPr>
        <w:t>。该设计从采用基于历史窗口的</w:t>
      </w:r>
      <w:r w:rsidR="006868A8" w:rsidRPr="00ED504E">
        <w:rPr>
          <w:rFonts w:hAnsi="SimSun"/>
          <w:sz w:val="24"/>
          <w:szCs w:val="24"/>
        </w:rPr>
        <w:t>负载追踪</w:t>
      </w:r>
      <w:r w:rsidR="006868A8">
        <w:rPr>
          <w:rFonts w:hAnsi="SimSun" w:hint="eastAsia"/>
          <w:sz w:val="24"/>
          <w:szCs w:val="24"/>
        </w:rPr>
        <w:t>机制，</w:t>
      </w:r>
      <w:r w:rsidR="006868A8" w:rsidRPr="00B13CD3">
        <w:rPr>
          <w:rFonts w:hAnsi="SimSun"/>
          <w:sz w:val="24"/>
          <w:szCs w:val="24"/>
        </w:rPr>
        <w:t>根据各个</w:t>
      </w:r>
      <w:r w:rsidR="006868A8" w:rsidRPr="00B13CD3">
        <w:rPr>
          <w:sz w:val="24"/>
          <w:szCs w:val="24"/>
        </w:rPr>
        <w:t>CPU</w:t>
      </w:r>
      <w:r w:rsidR="006868A8" w:rsidRPr="00B13CD3">
        <w:rPr>
          <w:rFonts w:hAnsi="SimSun"/>
          <w:sz w:val="24"/>
          <w:szCs w:val="24"/>
        </w:rPr>
        <w:t>核的功耗成本进行任务放置和负载均衡</w:t>
      </w:r>
      <w:r w:rsidR="006868A8">
        <w:rPr>
          <w:rFonts w:hAnsi="SimSun" w:hint="eastAsia"/>
          <w:sz w:val="24"/>
          <w:szCs w:val="24"/>
        </w:rPr>
        <w:t>，与</w:t>
      </w:r>
      <w:r w:rsidR="000949A8" w:rsidRPr="00ED504E">
        <w:rPr>
          <w:sz w:val="24"/>
          <w:szCs w:val="24"/>
        </w:rPr>
        <w:t>CPUFreq</w:t>
      </w:r>
      <w:r w:rsidR="000949A8" w:rsidRPr="00ED504E">
        <w:rPr>
          <w:rFonts w:hAnsi="SimSun"/>
          <w:sz w:val="24"/>
          <w:szCs w:val="24"/>
        </w:rPr>
        <w:t>框架的协同工作</w:t>
      </w:r>
      <w:r w:rsidR="006868A8">
        <w:rPr>
          <w:rFonts w:hAnsi="SimSun" w:hint="eastAsia"/>
          <w:sz w:val="24"/>
          <w:szCs w:val="24"/>
        </w:rPr>
        <w:t>根据实时</w:t>
      </w:r>
      <w:r w:rsidR="006868A8">
        <w:rPr>
          <w:rFonts w:hAnsi="SimSun" w:hint="eastAsia"/>
          <w:sz w:val="24"/>
          <w:szCs w:val="24"/>
        </w:rPr>
        <w:t>CPU</w:t>
      </w:r>
      <w:r w:rsidR="006868A8">
        <w:rPr>
          <w:rFonts w:hAnsi="SimSun" w:hint="eastAsia"/>
          <w:sz w:val="24"/>
          <w:szCs w:val="24"/>
        </w:rPr>
        <w:t>工作负荷调整工作电压和运行以及提供运行时</w:t>
      </w:r>
      <w:r w:rsidR="000949A8" w:rsidRPr="00ED504E">
        <w:rPr>
          <w:rFonts w:hAnsi="SimSun"/>
          <w:sz w:val="24"/>
          <w:szCs w:val="24"/>
        </w:rPr>
        <w:t>可调整参数</w:t>
      </w:r>
      <w:r w:rsidR="006868A8">
        <w:rPr>
          <w:rFonts w:hAnsi="SimSun" w:hint="eastAsia"/>
          <w:sz w:val="24"/>
          <w:szCs w:val="24"/>
        </w:rPr>
        <w:t>五个</w:t>
      </w:r>
      <w:r w:rsidR="001C550F" w:rsidRPr="00ED504E">
        <w:rPr>
          <w:rFonts w:hAnsi="SimSun"/>
          <w:sz w:val="24"/>
          <w:szCs w:val="24"/>
        </w:rPr>
        <w:t>方面</w:t>
      </w:r>
      <w:r w:rsidR="006868A8">
        <w:rPr>
          <w:rFonts w:hAnsi="SimSun" w:hint="eastAsia"/>
          <w:sz w:val="24"/>
          <w:szCs w:val="24"/>
        </w:rPr>
        <w:t>达到降低</w:t>
      </w:r>
      <w:r w:rsidR="006868A8">
        <w:rPr>
          <w:rFonts w:hAnsi="SimSun" w:hint="eastAsia"/>
          <w:sz w:val="24"/>
          <w:szCs w:val="24"/>
        </w:rPr>
        <w:t>CPU</w:t>
      </w:r>
      <w:r w:rsidR="006868A8">
        <w:rPr>
          <w:rFonts w:hAnsi="SimSun" w:hint="eastAsia"/>
          <w:sz w:val="24"/>
          <w:szCs w:val="24"/>
        </w:rPr>
        <w:t>整体功耗的目的，解决目前嵌入式</w:t>
      </w:r>
      <w:r w:rsidR="006868A8">
        <w:rPr>
          <w:rFonts w:hAnsi="SimSun" w:hint="eastAsia"/>
          <w:sz w:val="24"/>
          <w:szCs w:val="24"/>
        </w:rPr>
        <w:t>Linux</w:t>
      </w:r>
      <w:r w:rsidR="006868A8">
        <w:rPr>
          <w:rFonts w:hAnsi="SimSun" w:hint="eastAsia"/>
          <w:sz w:val="24"/>
          <w:szCs w:val="24"/>
        </w:rPr>
        <w:t>系统中任务调度</w:t>
      </w:r>
      <w:r w:rsidR="00E5678F">
        <w:rPr>
          <w:rFonts w:hAnsi="SimSun" w:hint="eastAsia"/>
          <w:sz w:val="24"/>
          <w:szCs w:val="24"/>
        </w:rPr>
        <w:t>和</w:t>
      </w:r>
      <w:r w:rsidR="00E5678F">
        <w:rPr>
          <w:rFonts w:hAnsi="SimSun" w:hint="eastAsia"/>
          <w:sz w:val="24"/>
          <w:szCs w:val="24"/>
        </w:rPr>
        <w:t>CPU</w:t>
      </w:r>
      <w:r w:rsidR="00E5678F">
        <w:rPr>
          <w:rFonts w:hAnsi="SimSun" w:hint="eastAsia"/>
          <w:sz w:val="24"/>
          <w:szCs w:val="24"/>
        </w:rPr>
        <w:t>工作频率管理</w:t>
      </w:r>
      <w:r w:rsidR="006868A8">
        <w:rPr>
          <w:rFonts w:hAnsi="SimSun" w:hint="eastAsia"/>
          <w:sz w:val="24"/>
          <w:szCs w:val="24"/>
        </w:rPr>
        <w:t>没有统筹的问题。</w:t>
      </w:r>
      <w:del w:id="1828" w:author="alling" w:date="2017-04-04T16:29:00Z">
        <w:r w:rsidR="00607DF8" w:rsidDel="00756545">
          <w:rPr>
            <w:rFonts w:hAnsi="SimSun" w:hint="eastAsia"/>
            <w:sz w:val="24"/>
            <w:szCs w:val="24"/>
          </w:rPr>
          <w:delText>。</w:delText>
        </w:r>
      </w:del>
    </w:p>
    <w:p w14:paraId="59EB2633" w14:textId="77777777" w:rsidR="000949A8" w:rsidRPr="00756545" w:rsidRDefault="0007654B" w:rsidP="00125A9A">
      <w:pPr>
        <w:rPr>
          <w:sz w:val="24"/>
          <w:szCs w:val="24"/>
        </w:rPr>
      </w:pPr>
      <w:r w:rsidRPr="00756545">
        <w:rPr>
          <w:sz w:val="24"/>
          <w:szCs w:val="24"/>
          <w:rPrChange w:id="1829" w:author="alling" w:date="2017-04-04T16:29:00Z">
            <w:rPr>
              <w:rFonts w:hAnsi="SimSun"/>
              <w:sz w:val="24"/>
              <w:szCs w:val="24"/>
            </w:rPr>
          </w:rPrChange>
        </w:rPr>
        <w:t>(2)</w:t>
      </w:r>
      <w:r w:rsidR="008B1CF3" w:rsidRPr="00756545">
        <w:rPr>
          <w:sz w:val="24"/>
          <w:szCs w:val="24"/>
          <w:rPrChange w:id="1830" w:author="alling" w:date="2017-04-04T16:29:00Z">
            <w:rPr>
              <w:rFonts w:hAnsi="SimSun"/>
              <w:sz w:val="24"/>
              <w:szCs w:val="24"/>
            </w:rPr>
          </w:rPrChange>
        </w:rPr>
        <w:t xml:space="preserve"> </w:t>
      </w:r>
      <w:r w:rsidR="001C550F" w:rsidRPr="00756545">
        <w:rPr>
          <w:sz w:val="24"/>
          <w:szCs w:val="24"/>
          <w:rPrChange w:id="1831" w:author="alling" w:date="2017-04-04T16:29:00Z">
            <w:rPr>
              <w:rFonts w:hAnsi="SimSun"/>
              <w:sz w:val="24"/>
              <w:szCs w:val="24"/>
            </w:rPr>
          </w:rPrChange>
        </w:rPr>
        <w:t>提出了一种基于</w:t>
      </w:r>
      <w:r w:rsidR="001C550F" w:rsidRPr="00756545">
        <w:rPr>
          <w:sz w:val="24"/>
          <w:szCs w:val="24"/>
        </w:rPr>
        <w:t>Linux Runtime PM</w:t>
      </w:r>
      <w:r w:rsidR="001C550F" w:rsidRPr="00756545">
        <w:rPr>
          <w:sz w:val="24"/>
          <w:szCs w:val="24"/>
          <w:rPrChange w:id="1832" w:author="alling" w:date="2017-04-04T16:29:00Z">
            <w:rPr>
              <w:rFonts w:hAnsi="SimSun"/>
              <w:sz w:val="24"/>
              <w:szCs w:val="24"/>
            </w:rPr>
          </w:rPrChange>
        </w:rPr>
        <w:t>框架的设备动态电源管理机制。</w:t>
      </w:r>
      <w:r w:rsidR="00B64FE3" w:rsidRPr="00756545">
        <w:rPr>
          <w:rFonts w:hint="eastAsia"/>
          <w:sz w:val="24"/>
          <w:szCs w:val="24"/>
          <w:rPrChange w:id="1833" w:author="alling" w:date="2017-04-04T16:29:00Z">
            <w:rPr>
              <w:rFonts w:hAnsi="SimSun" w:hint="eastAsia"/>
              <w:sz w:val="24"/>
              <w:szCs w:val="24"/>
            </w:rPr>
          </w:rPrChange>
        </w:rPr>
        <w:t>通过让设备进入</w:t>
      </w:r>
      <w:r w:rsidR="00B64FE3" w:rsidRPr="00756545">
        <w:rPr>
          <w:sz w:val="24"/>
          <w:szCs w:val="24"/>
          <w:rPrChange w:id="1834" w:author="alling" w:date="2017-04-04T16:29:00Z">
            <w:rPr>
              <w:rFonts w:hAnsi="SimSun"/>
              <w:sz w:val="24"/>
              <w:szCs w:val="24"/>
            </w:rPr>
          </w:rPrChange>
        </w:rPr>
        <w:t>Runtime suspended</w:t>
      </w:r>
      <w:r w:rsidR="00B64FE3" w:rsidRPr="00756545">
        <w:rPr>
          <w:rFonts w:hint="eastAsia"/>
          <w:sz w:val="24"/>
          <w:szCs w:val="24"/>
          <w:rPrChange w:id="1835" w:author="alling" w:date="2017-04-04T16:29:00Z">
            <w:rPr>
              <w:rFonts w:hAnsi="SimSun" w:hint="eastAsia"/>
              <w:sz w:val="24"/>
              <w:szCs w:val="24"/>
            </w:rPr>
          </w:rPrChange>
        </w:rPr>
        <w:t>状态使设备进入硬件的低功耗模式。为避免频繁进出低功耗模式带来的额外开销</w:t>
      </w:r>
      <w:r w:rsidR="00167D32" w:rsidRPr="00756545">
        <w:rPr>
          <w:rFonts w:hint="eastAsia"/>
          <w:sz w:val="24"/>
          <w:szCs w:val="24"/>
          <w:rPrChange w:id="1836" w:author="alling" w:date="2017-04-04T16:29:00Z">
            <w:rPr>
              <w:rFonts w:hAnsi="SimSun" w:hint="eastAsia"/>
              <w:sz w:val="24"/>
              <w:szCs w:val="24"/>
            </w:rPr>
          </w:rPrChange>
        </w:rPr>
        <w:t>，更有效地降低设备功耗，还提出了用预测空闲时间方法取代现有的基于固定超时机制的设计。为减少预测误差，我们采用了一种自适应预测因子的方法</w:t>
      </w:r>
      <w:r w:rsidR="00AE74DF" w:rsidRPr="00756545">
        <w:rPr>
          <w:rFonts w:hint="eastAsia"/>
          <w:sz w:val="24"/>
          <w:szCs w:val="24"/>
          <w:rPrChange w:id="1837" w:author="alling" w:date="2017-04-04T16:29:00Z">
            <w:rPr>
              <w:rFonts w:hAnsi="SimSun" w:hint="eastAsia"/>
              <w:sz w:val="24"/>
              <w:szCs w:val="24"/>
            </w:rPr>
          </w:rPrChange>
        </w:rPr>
        <w:t>。</w:t>
      </w:r>
    </w:p>
    <w:p w14:paraId="2D2565EB" w14:textId="77777777" w:rsidR="005848D5" w:rsidRPr="00756545" w:rsidRDefault="0007654B">
      <w:pPr>
        <w:ind w:right="25" w:firstLine="426"/>
      </w:pPr>
      <w:r w:rsidRPr="00756545">
        <w:rPr>
          <w:sz w:val="24"/>
          <w:szCs w:val="24"/>
          <w:rPrChange w:id="1838" w:author="alling" w:date="2017-04-04T16:29:00Z">
            <w:rPr>
              <w:rFonts w:hAnsi="SimSun"/>
              <w:sz w:val="24"/>
              <w:szCs w:val="24"/>
            </w:rPr>
          </w:rPrChange>
        </w:rPr>
        <w:t>(3)</w:t>
      </w:r>
      <w:r w:rsidR="00167D32" w:rsidRPr="00756545">
        <w:rPr>
          <w:sz w:val="24"/>
          <w:szCs w:val="24"/>
          <w:rPrChange w:id="1839" w:author="alling" w:date="2017-04-04T16:29:00Z">
            <w:rPr>
              <w:rFonts w:hAnsi="SimSun"/>
              <w:sz w:val="24"/>
              <w:szCs w:val="24"/>
            </w:rPr>
          </w:rPrChange>
        </w:rPr>
        <w:t xml:space="preserve"> </w:t>
      </w:r>
      <w:r w:rsidR="001C550F" w:rsidRPr="00756545">
        <w:rPr>
          <w:sz w:val="24"/>
          <w:szCs w:val="24"/>
          <w:rPrChange w:id="1840" w:author="alling" w:date="2017-04-04T16:29:00Z">
            <w:rPr>
              <w:rFonts w:hAnsi="SimSun"/>
              <w:sz w:val="24"/>
              <w:szCs w:val="24"/>
            </w:rPr>
          </w:rPrChange>
        </w:rPr>
        <w:t>实现</w:t>
      </w:r>
      <w:r w:rsidR="00167D32" w:rsidRPr="00756545">
        <w:rPr>
          <w:rFonts w:hint="eastAsia"/>
          <w:sz w:val="24"/>
          <w:szCs w:val="24"/>
          <w:rPrChange w:id="1841" w:author="alling" w:date="2017-04-04T16:29:00Z">
            <w:rPr>
              <w:rFonts w:hAnsi="SimSun" w:hint="eastAsia"/>
              <w:sz w:val="24"/>
              <w:szCs w:val="24"/>
            </w:rPr>
          </w:rPrChange>
        </w:rPr>
        <w:t>并验证具有节能意识的调度器设计和基于</w:t>
      </w:r>
      <w:r w:rsidR="00167D32" w:rsidRPr="00756545">
        <w:rPr>
          <w:sz w:val="24"/>
          <w:szCs w:val="24"/>
          <w:rPrChange w:id="1842" w:author="alling" w:date="2017-04-04T16:29:00Z">
            <w:rPr>
              <w:rFonts w:hAnsi="SimSun"/>
              <w:sz w:val="24"/>
              <w:szCs w:val="24"/>
            </w:rPr>
          </w:rPrChange>
        </w:rPr>
        <w:t>Runtime PM</w:t>
      </w:r>
      <w:r w:rsidR="00167D32" w:rsidRPr="00756545">
        <w:rPr>
          <w:rFonts w:hint="eastAsia"/>
          <w:sz w:val="24"/>
          <w:szCs w:val="24"/>
          <w:rPrChange w:id="1843" w:author="alling" w:date="2017-04-04T16:29:00Z">
            <w:rPr>
              <w:rFonts w:hAnsi="SimSun" w:hint="eastAsia"/>
              <w:sz w:val="24"/>
              <w:szCs w:val="24"/>
            </w:rPr>
          </w:rPrChange>
        </w:rPr>
        <w:t>的设备动态电源管理设计</w:t>
      </w:r>
      <w:r w:rsidRPr="00756545">
        <w:rPr>
          <w:rFonts w:hint="eastAsia"/>
          <w:sz w:val="24"/>
          <w:szCs w:val="24"/>
          <w:rPrChange w:id="1844" w:author="alling" w:date="2017-04-04T16:29:00Z">
            <w:rPr>
              <w:rFonts w:hAnsi="SimSun" w:hint="eastAsia"/>
              <w:sz w:val="24"/>
              <w:szCs w:val="24"/>
            </w:rPr>
          </w:rPrChange>
        </w:rPr>
        <w:t>。</w:t>
      </w:r>
      <w:r w:rsidR="00167D32" w:rsidRPr="00756545">
        <w:rPr>
          <w:rFonts w:hint="eastAsia"/>
          <w:sz w:val="24"/>
          <w:szCs w:val="24"/>
        </w:rPr>
        <w:t>在高通</w:t>
      </w:r>
      <w:r w:rsidR="00167D32" w:rsidRPr="00756545">
        <w:rPr>
          <w:sz w:val="24"/>
          <w:szCs w:val="24"/>
        </w:rPr>
        <w:t>MSM8996</w:t>
      </w:r>
      <w:r w:rsidR="00167D32" w:rsidRPr="00756545">
        <w:rPr>
          <w:rFonts w:hint="eastAsia"/>
          <w:sz w:val="24"/>
          <w:szCs w:val="24"/>
        </w:rPr>
        <w:t>四核处理器硬件平台</w:t>
      </w:r>
      <w:r w:rsidR="00167D32" w:rsidRPr="00756545">
        <w:rPr>
          <w:sz w:val="24"/>
          <w:szCs w:val="24"/>
        </w:rPr>
        <w:t>+Android 6.0.1</w:t>
      </w:r>
      <w:r w:rsidR="00167D32" w:rsidRPr="00756545">
        <w:rPr>
          <w:rFonts w:hint="eastAsia"/>
          <w:sz w:val="24"/>
          <w:szCs w:val="24"/>
        </w:rPr>
        <w:t>操作系统环境下，通过</w:t>
      </w:r>
      <w:r w:rsidR="00167D32" w:rsidRPr="00756545">
        <w:rPr>
          <w:sz w:val="24"/>
          <w:szCs w:val="24"/>
        </w:rPr>
        <w:t>BBench</w:t>
      </w:r>
      <w:r w:rsidR="00167D32" w:rsidRPr="00756545">
        <w:rPr>
          <w:rFonts w:hint="eastAsia"/>
          <w:sz w:val="24"/>
          <w:szCs w:val="24"/>
        </w:rPr>
        <w:t>和</w:t>
      </w:r>
      <w:r w:rsidR="00167D32" w:rsidRPr="00756545">
        <w:rPr>
          <w:sz w:val="24"/>
          <w:szCs w:val="24"/>
        </w:rPr>
        <w:t>PowerTop</w:t>
      </w:r>
      <w:r w:rsidR="00167D32" w:rsidRPr="00756545">
        <w:rPr>
          <w:rFonts w:hint="eastAsia"/>
          <w:sz w:val="24"/>
          <w:szCs w:val="24"/>
        </w:rPr>
        <w:t>工具测试各</w:t>
      </w:r>
      <w:r w:rsidR="00167D32" w:rsidRPr="00756545">
        <w:rPr>
          <w:sz w:val="24"/>
          <w:szCs w:val="24"/>
        </w:rPr>
        <w:t>CPU</w:t>
      </w:r>
      <w:r w:rsidR="00167D32" w:rsidRPr="00756545">
        <w:rPr>
          <w:rFonts w:hint="eastAsia"/>
          <w:sz w:val="24"/>
          <w:szCs w:val="24"/>
        </w:rPr>
        <w:t>核在不同功耗和运行频率状态下的时间，验证了具有节能意识的调度器设计分别在</w:t>
      </w:r>
      <w:r w:rsidR="00167D32" w:rsidRPr="00756545">
        <w:rPr>
          <w:sz w:val="24"/>
          <w:szCs w:val="24"/>
        </w:rPr>
        <w:t>CPU</w:t>
      </w:r>
      <w:r w:rsidR="00167D32" w:rsidRPr="00756545">
        <w:rPr>
          <w:rFonts w:hint="eastAsia"/>
          <w:sz w:val="24"/>
          <w:szCs w:val="24"/>
        </w:rPr>
        <w:t>空闲和高频率运行时间上</w:t>
      </w:r>
      <w:r w:rsidR="00167D32" w:rsidRPr="00756545">
        <w:rPr>
          <w:sz w:val="24"/>
          <w:szCs w:val="24"/>
        </w:rPr>
        <w:t>3.98%</w:t>
      </w:r>
      <w:r w:rsidR="00167D32" w:rsidRPr="00756545">
        <w:rPr>
          <w:rFonts w:hint="eastAsia"/>
          <w:sz w:val="24"/>
          <w:szCs w:val="24"/>
        </w:rPr>
        <w:t>和</w:t>
      </w:r>
      <w:r w:rsidR="00167D32" w:rsidRPr="00756545">
        <w:rPr>
          <w:sz w:val="24"/>
          <w:szCs w:val="24"/>
        </w:rPr>
        <w:t>3.92%</w:t>
      </w:r>
      <w:r w:rsidR="00167D32" w:rsidRPr="00756545">
        <w:rPr>
          <w:rFonts w:hint="eastAsia"/>
          <w:sz w:val="24"/>
          <w:szCs w:val="24"/>
        </w:rPr>
        <w:t>的提升。在高通</w:t>
      </w:r>
      <w:r w:rsidR="00167D32" w:rsidRPr="00756545">
        <w:rPr>
          <w:sz w:val="24"/>
          <w:szCs w:val="24"/>
        </w:rPr>
        <w:t>APQ8074</w:t>
      </w:r>
      <w:r w:rsidR="00167D32" w:rsidRPr="00756545">
        <w:rPr>
          <w:rFonts w:hint="eastAsia"/>
          <w:sz w:val="24"/>
          <w:szCs w:val="24"/>
        </w:rPr>
        <w:t>硬件平台上，通过浏览网页</w:t>
      </w:r>
      <w:r w:rsidR="001C3847" w:rsidRPr="00756545">
        <w:rPr>
          <w:rFonts w:hint="eastAsia"/>
          <w:sz w:val="24"/>
          <w:szCs w:val="24"/>
        </w:rPr>
        <w:t>、</w:t>
      </w:r>
      <w:r w:rsidR="00167D32" w:rsidRPr="00756545">
        <w:rPr>
          <w:rFonts w:hint="eastAsia"/>
          <w:sz w:val="24"/>
          <w:szCs w:val="24"/>
        </w:rPr>
        <w:t>阅读电子书和游戏三种触摸屏测试，记录</w:t>
      </w:r>
      <w:r w:rsidR="00167D32" w:rsidRPr="00756545">
        <w:rPr>
          <w:sz w:val="24"/>
          <w:szCs w:val="24"/>
        </w:rPr>
        <w:t>MXT1664</w:t>
      </w:r>
      <w:r w:rsidR="00167D32" w:rsidRPr="00756545">
        <w:rPr>
          <w:rFonts w:hint="eastAsia"/>
          <w:sz w:val="24"/>
          <w:szCs w:val="24"/>
        </w:rPr>
        <w:t>触摸屏控制器处于低功耗模式的时间，验证了基于</w:t>
      </w:r>
      <w:r w:rsidR="00167D32" w:rsidRPr="00756545">
        <w:rPr>
          <w:sz w:val="24"/>
          <w:szCs w:val="24"/>
        </w:rPr>
        <w:t>Runtime PM</w:t>
      </w:r>
      <w:r w:rsidR="00167D32" w:rsidRPr="00756545">
        <w:rPr>
          <w:rFonts w:hint="eastAsia"/>
          <w:sz w:val="24"/>
          <w:szCs w:val="24"/>
        </w:rPr>
        <w:t>的设备动态电源管理设计能够带来最多约</w:t>
      </w:r>
      <w:r w:rsidR="00167D32" w:rsidRPr="00756545">
        <w:rPr>
          <w:sz w:val="24"/>
          <w:szCs w:val="24"/>
        </w:rPr>
        <w:t>37%</w:t>
      </w:r>
      <w:r w:rsidR="00167D32" w:rsidRPr="00756545">
        <w:rPr>
          <w:rFonts w:hint="eastAsia"/>
          <w:sz w:val="24"/>
          <w:szCs w:val="24"/>
        </w:rPr>
        <w:t>的低功耗时间。</w:t>
      </w:r>
      <w:r w:rsidRPr="00756545">
        <w:rPr>
          <w:rFonts w:hint="eastAsia"/>
          <w:sz w:val="24"/>
          <w:szCs w:val="24"/>
        </w:rPr>
        <w:t>此外，</w:t>
      </w:r>
      <w:r w:rsidR="00167D32" w:rsidRPr="00756545">
        <w:rPr>
          <w:rFonts w:hint="eastAsia"/>
          <w:sz w:val="24"/>
          <w:szCs w:val="24"/>
        </w:rPr>
        <w:t>采用预测空闲时间的方法可以</w:t>
      </w:r>
      <w:r w:rsidR="007F575B" w:rsidRPr="00756545">
        <w:rPr>
          <w:rFonts w:hint="eastAsia"/>
          <w:sz w:val="24"/>
          <w:szCs w:val="24"/>
        </w:rPr>
        <w:t>有效避免频繁进出低功耗模式</w:t>
      </w:r>
      <w:r w:rsidR="00167D32" w:rsidRPr="00756545">
        <w:rPr>
          <w:rFonts w:hint="eastAsia"/>
          <w:sz w:val="24"/>
          <w:szCs w:val="24"/>
        </w:rPr>
        <w:t>带来</w:t>
      </w:r>
      <w:r w:rsidR="007F575B" w:rsidRPr="00756545">
        <w:rPr>
          <w:rFonts w:hint="eastAsia"/>
          <w:sz w:val="24"/>
          <w:szCs w:val="24"/>
        </w:rPr>
        <w:t>的额外开销，相比固定超时机制可以有</w:t>
      </w:r>
      <w:r w:rsidR="00167D32" w:rsidRPr="00756545">
        <w:rPr>
          <w:rFonts w:hint="eastAsia"/>
          <w:sz w:val="24"/>
          <w:szCs w:val="24"/>
        </w:rPr>
        <w:t>最多约</w:t>
      </w:r>
      <w:r w:rsidR="00167D32" w:rsidRPr="00756545">
        <w:rPr>
          <w:sz w:val="24"/>
          <w:szCs w:val="24"/>
        </w:rPr>
        <w:t>22%</w:t>
      </w:r>
      <w:r w:rsidR="00167D32" w:rsidRPr="00756545">
        <w:rPr>
          <w:rFonts w:hint="eastAsia"/>
          <w:sz w:val="24"/>
          <w:szCs w:val="24"/>
        </w:rPr>
        <w:t>的功耗降低</w:t>
      </w:r>
      <w:r w:rsidR="00AE74DF" w:rsidRPr="00756545">
        <w:rPr>
          <w:rFonts w:hint="eastAsia"/>
          <w:sz w:val="24"/>
          <w:szCs w:val="24"/>
        </w:rPr>
        <w:t>。通过预测误差分析得出自适应预测因子的方法在相对稳定的空闲时间使用场景下误差更小的结论。</w:t>
      </w:r>
    </w:p>
    <w:p w14:paraId="0EC3B7B9" w14:textId="77777777" w:rsidR="005848D5" w:rsidRDefault="00961C7B">
      <w:pPr>
        <w:ind w:right="25" w:firstLine="0"/>
      </w:pPr>
      <w:r>
        <w:rPr>
          <w:rFonts w:hint="eastAsia"/>
        </w:rPr>
        <w:t xml:space="preserve"> </w:t>
      </w:r>
    </w:p>
    <w:p w14:paraId="056BF566" w14:textId="77777777" w:rsidR="00125A9A" w:rsidRPr="00125A9A" w:rsidRDefault="00A62EE4" w:rsidP="00125A9A">
      <w:pPr>
        <w:ind w:leftChars="-1" w:left="-1" w:rightChars="12" w:right="25" w:hanging="1"/>
        <w:outlineLvl w:val="2"/>
        <w:rPr>
          <w:rFonts w:ascii="SimHei" w:eastAsia="SimHei" w:hAnsi="SimSun"/>
          <w:sz w:val="24"/>
        </w:rPr>
      </w:pPr>
      <w:bookmarkStart w:id="1845" w:name="_Toc471381703"/>
      <w:r>
        <w:rPr>
          <w:rFonts w:ascii="SimHei" w:eastAsia="SimHei" w:hAnsi="SimSun" w:hint="eastAsia"/>
          <w:b/>
          <w:color w:val="339966"/>
          <w:sz w:val="24"/>
        </w:rPr>
        <w:t>6</w:t>
      </w:r>
      <w:r w:rsidR="00125A9A" w:rsidRPr="002A055A">
        <w:rPr>
          <w:rFonts w:ascii="SimHei" w:eastAsia="SimHei" w:hAnsi="SimSun" w:hint="eastAsia"/>
          <w:b/>
          <w:color w:val="339966"/>
          <w:sz w:val="24"/>
        </w:rPr>
        <w:t>.</w:t>
      </w:r>
      <w:r w:rsidR="00125A9A">
        <w:rPr>
          <w:rFonts w:ascii="SimHei" w:eastAsia="SimHei" w:hAnsi="SimSun" w:hint="eastAsia"/>
          <w:b/>
          <w:color w:val="339966"/>
          <w:sz w:val="24"/>
        </w:rPr>
        <w:t>2</w:t>
      </w:r>
      <w:r w:rsidR="00125A9A" w:rsidRPr="003469EB">
        <w:rPr>
          <w:rFonts w:ascii="SimHei" w:eastAsia="SimHei" w:hAnsi="SimSun" w:hint="eastAsia"/>
          <w:sz w:val="24"/>
        </w:rPr>
        <w:t xml:space="preserve"> </w:t>
      </w:r>
      <w:r w:rsidR="00125A9A">
        <w:rPr>
          <w:rFonts w:ascii="SimHei" w:eastAsia="SimHei" w:hAnsi="SimSun" w:hint="eastAsia"/>
          <w:sz w:val="24"/>
        </w:rPr>
        <w:t>未来工作展望</w:t>
      </w:r>
      <w:bookmarkEnd w:id="1845"/>
    </w:p>
    <w:p w14:paraId="19B1FE95" w14:textId="77777777" w:rsidR="00961C7B" w:rsidRPr="00ED504E" w:rsidRDefault="001C550F" w:rsidP="00145AC8">
      <w:pPr>
        <w:ind w:right="25" w:firstLine="410"/>
        <w:rPr>
          <w:sz w:val="24"/>
          <w:szCs w:val="24"/>
        </w:rPr>
      </w:pPr>
      <w:r w:rsidRPr="00ED504E">
        <w:rPr>
          <w:rFonts w:hAnsi="SimSun"/>
          <w:sz w:val="24"/>
          <w:szCs w:val="24"/>
        </w:rPr>
        <w:t>本文对</w:t>
      </w:r>
      <w:r w:rsidR="00287B11" w:rsidRPr="00ED504E">
        <w:rPr>
          <w:rFonts w:hAnsi="SimSun"/>
          <w:sz w:val="24"/>
          <w:szCs w:val="24"/>
        </w:rPr>
        <w:t>嵌入式</w:t>
      </w:r>
      <w:r w:rsidR="00287B11" w:rsidRPr="00ED504E">
        <w:rPr>
          <w:sz w:val="24"/>
          <w:szCs w:val="24"/>
        </w:rPr>
        <w:t>Linux</w:t>
      </w:r>
      <w:r w:rsidR="00287B11" w:rsidRPr="00ED504E">
        <w:rPr>
          <w:rFonts w:hAnsi="SimSun"/>
          <w:sz w:val="24"/>
          <w:szCs w:val="24"/>
        </w:rPr>
        <w:t>系统的电源管理技术进行了分析并在此基础上深入研究了</w:t>
      </w:r>
      <w:r w:rsidR="00287B11" w:rsidRPr="00ED504E">
        <w:rPr>
          <w:sz w:val="24"/>
          <w:szCs w:val="24"/>
        </w:rPr>
        <w:t>Linux</w:t>
      </w:r>
      <w:r w:rsidR="00287B11" w:rsidRPr="00ED504E">
        <w:rPr>
          <w:rFonts w:hAnsi="SimSun"/>
          <w:sz w:val="24"/>
          <w:szCs w:val="24"/>
        </w:rPr>
        <w:t>内核的调度器和动态电源管理机制。设计并实现了现有的</w:t>
      </w:r>
      <w:r w:rsidR="00287B11" w:rsidRPr="00ED504E">
        <w:rPr>
          <w:sz w:val="24"/>
          <w:szCs w:val="24"/>
        </w:rPr>
        <w:t>CFS</w:t>
      </w:r>
      <w:r w:rsidR="00287B11" w:rsidRPr="00ED504E">
        <w:rPr>
          <w:rFonts w:hAnsi="SimSun"/>
          <w:sz w:val="24"/>
          <w:szCs w:val="24"/>
        </w:rPr>
        <w:t>调度器基础上的一种有节能意识的调度器和</w:t>
      </w:r>
      <w:r w:rsidR="00287B11" w:rsidRPr="00ED504E">
        <w:rPr>
          <w:sz w:val="24"/>
          <w:szCs w:val="24"/>
        </w:rPr>
        <w:t>Runtime PM</w:t>
      </w:r>
      <w:r w:rsidR="00287B11" w:rsidRPr="00ED504E">
        <w:rPr>
          <w:rFonts w:hAnsi="SimSun"/>
          <w:sz w:val="24"/>
          <w:szCs w:val="24"/>
        </w:rPr>
        <w:t>框架基础上的动态电源管理机制。但由于电源管理技术本身的复杂性和与嵌入式系统内其它组件的相关性，依然还有很多工作需要研究，其中包括：</w:t>
      </w:r>
    </w:p>
    <w:p w14:paraId="5C805A44" w14:textId="77777777" w:rsidR="00287B11" w:rsidRPr="00ED504E" w:rsidRDefault="00287B11" w:rsidP="00145AC8">
      <w:pPr>
        <w:ind w:right="25" w:firstLine="410"/>
        <w:rPr>
          <w:sz w:val="24"/>
          <w:szCs w:val="24"/>
        </w:rPr>
      </w:pPr>
      <w:r w:rsidRPr="00ED504E">
        <w:rPr>
          <w:rFonts w:hAnsi="SimSun"/>
          <w:sz w:val="24"/>
          <w:szCs w:val="24"/>
        </w:rPr>
        <w:t>持续改进有节能意识的调度器，尤其是作为整个调度器设计和节能意识基础的负载</w:t>
      </w:r>
      <w:r w:rsidRPr="00ED504E">
        <w:rPr>
          <w:rFonts w:hAnsi="SimSun"/>
          <w:sz w:val="24"/>
          <w:szCs w:val="24"/>
        </w:rPr>
        <w:lastRenderedPageBreak/>
        <w:t>追踪。目前提出的基于时间窗口的负载追踪方法只是众多负载追踪数据模型中一种，由于嵌入式系统使用场景的多样化和系统负载的不确定性，</w:t>
      </w:r>
      <w:r w:rsidR="008B35D5" w:rsidRPr="00ED504E">
        <w:rPr>
          <w:rFonts w:hAnsi="SimSun"/>
          <w:sz w:val="24"/>
          <w:szCs w:val="24"/>
        </w:rPr>
        <w:t>我们需要在实际应用中不断改进和完善负载追踪的数据模型和设计方法。</w:t>
      </w:r>
    </w:p>
    <w:p w14:paraId="4313CF20" w14:textId="77777777" w:rsidR="008B35D5" w:rsidRPr="00ED504E" w:rsidRDefault="008B35D5" w:rsidP="008B35D5">
      <w:pPr>
        <w:ind w:right="25" w:firstLine="410"/>
        <w:rPr>
          <w:sz w:val="24"/>
          <w:szCs w:val="24"/>
        </w:rPr>
      </w:pPr>
      <w:r w:rsidRPr="00ED504E">
        <w:rPr>
          <w:rFonts w:hAnsi="SimSun"/>
          <w:sz w:val="24"/>
          <w:szCs w:val="24"/>
        </w:rPr>
        <w:t>通用</w:t>
      </w:r>
      <w:r w:rsidRPr="00ED504E">
        <w:rPr>
          <w:sz w:val="24"/>
          <w:szCs w:val="24"/>
        </w:rPr>
        <w:t>Runtime PM</w:t>
      </w:r>
      <w:r w:rsidRPr="00ED504E">
        <w:rPr>
          <w:rFonts w:hAnsi="SimSun"/>
          <w:sz w:val="24"/>
          <w:szCs w:val="24"/>
        </w:rPr>
        <w:t>和电源管理域。目前的</w:t>
      </w:r>
      <w:r w:rsidRPr="00ED504E">
        <w:rPr>
          <w:sz w:val="24"/>
          <w:szCs w:val="24"/>
        </w:rPr>
        <w:t>Runtime PM</w:t>
      </w:r>
      <w:r w:rsidRPr="00ED504E">
        <w:rPr>
          <w:rFonts w:hAnsi="SimSun"/>
          <w:sz w:val="24"/>
          <w:szCs w:val="24"/>
        </w:rPr>
        <w:t>和电源管理域还只限于在外设驱动，我们需要将这些机制扩展到嵌入式系统核心的</w:t>
      </w:r>
      <w:r w:rsidRPr="00ED504E">
        <w:rPr>
          <w:sz w:val="24"/>
          <w:szCs w:val="24"/>
        </w:rPr>
        <w:t>CPU</w:t>
      </w:r>
      <w:r w:rsidRPr="00ED504E">
        <w:rPr>
          <w:rFonts w:hAnsi="SimSun"/>
          <w:sz w:val="24"/>
          <w:szCs w:val="24"/>
        </w:rPr>
        <w:t>处理器，达到用同一种框架来统一嵌入式</w:t>
      </w:r>
      <w:r w:rsidRPr="00ED504E">
        <w:rPr>
          <w:sz w:val="24"/>
          <w:szCs w:val="24"/>
        </w:rPr>
        <w:t>Linux</w:t>
      </w:r>
      <w:r w:rsidRPr="00ED504E">
        <w:rPr>
          <w:rFonts w:hAnsi="SimSun"/>
          <w:sz w:val="24"/>
          <w:szCs w:val="24"/>
        </w:rPr>
        <w:t>系统的动态电源管理。此外，随着多核技术的发展和</w:t>
      </w:r>
      <w:r w:rsidRPr="00ED504E">
        <w:rPr>
          <w:sz w:val="24"/>
          <w:szCs w:val="24"/>
        </w:rPr>
        <w:t>HPM</w:t>
      </w:r>
      <w:r w:rsidRPr="00ED504E">
        <w:rPr>
          <w:rFonts w:hAnsi="SimSun"/>
          <w:sz w:val="24"/>
          <w:szCs w:val="24"/>
        </w:rPr>
        <w:t>架构的广泛应用，我们也需要将电源管理域扩展到</w:t>
      </w:r>
      <w:r w:rsidRPr="00ED504E">
        <w:rPr>
          <w:sz w:val="24"/>
          <w:szCs w:val="24"/>
        </w:rPr>
        <w:t>CPU</w:t>
      </w:r>
      <w:r w:rsidRPr="00ED504E">
        <w:rPr>
          <w:rFonts w:hAnsi="SimSun"/>
          <w:sz w:val="24"/>
          <w:szCs w:val="24"/>
        </w:rPr>
        <w:t>核的簇的层面上。</w:t>
      </w:r>
    </w:p>
    <w:p w14:paraId="69FDD218" w14:textId="77777777" w:rsidR="003E592D" w:rsidRDefault="003E592D">
      <w:pPr>
        <w:widowControl/>
        <w:adjustRightInd/>
        <w:snapToGrid/>
        <w:spacing w:before="0" w:line="240" w:lineRule="auto"/>
        <w:ind w:firstLine="0"/>
        <w:jc w:val="left"/>
      </w:pPr>
      <w:r>
        <w:br w:type="page"/>
      </w:r>
    </w:p>
    <w:p w14:paraId="4971C9E5" w14:textId="77777777" w:rsidR="00961C7B" w:rsidRPr="001B0EAB" w:rsidRDefault="00961C7B" w:rsidP="008F1E8D">
      <w:pPr>
        <w:ind w:right="25" w:firstLine="0"/>
        <w:jc w:val="center"/>
        <w:rPr>
          <w:rFonts w:ascii="SimHei" w:eastAsia="SimHei"/>
          <w:sz w:val="32"/>
          <w:szCs w:val="32"/>
        </w:rPr>
      </w:pPr>
      <w:r w:rsidRPr="001B0EAB">
        <w:rPr>
          <w:rFonts w:ascii="SimHei" w:eastAsia="SimHei" w:hint="eastAsia"/>
          <w:sz w:val="32"/>
          <w:szCs w:val="32"/>
        </w:rPr>
        <w:lastRenderedPageBreak/>
        <w:t>参考文献</w:t>
      </w:r>
    </w:p>
    <w:p w14:paraId="2D5B349A" w14:textId="77777777" w:rsidR="00961C7B" w:rsidRDefault="00961C7B" w:rsidP="00145AC8">
      <w:pPr>
        <w:pStyle w:val="11"/>
        <w:spacing w:line="300" w:lineRule="auto"/>
        <w:ind w:right="25" w:firstLineChars="0" w:firstLine="0"/>
        <w:jc w:val="center"/>
      </w:pPr>
    </w:p>
    <w:p w14:paraId="1EFDCCB1" w14:textId="77777777" w:rsidR="009332AD" w:rsidRPr="00B45358" w:rsidRDefault="009332AD" w:rsidP="009332AD">
      <w:pPr>
        <w:spacing w:before="0"/>
        <w:ind w:left="432" w:right="23" w:hangingChars="180" w:hanging="432"/>
        <w:jc w:val="left"/>
        <w:rPr>
          <w:sz w:val="24"/>
          <w:szCs w:val="24"/>
        </w:rPr>
      </w:pPr>
      <w:r w:rsidRPr="0054388F">
        <w:rPr>
          <w:sz w:val="24"/>
          <w:szCs w:val="24"/>
        </w:rPr>
        <w:t>[1]</w:t>
      </w:r>
      <w:r w:rsidR="00AB7880" w:rsidRPr="0054388F">
        <w:rPr>
          <w:sz w:val="24"/>
          <w:szCs w:val="24"/>
        </w:rPr>
        <w:t xml:space="preserve"> </w:t>
      </w:r>
      <w:r w:rsidRPr="00B45358">
        <w:rPr>
          <w:rFonts w:hAnsi="SimSun"/>
          <w:sz w:val="24"/>
          <w:szCs w:val="24"/>
        </w:rPr>
        <w:t>张立</w:t>
      </w:r>
      <w:commentRangeStart w:id="1846"/>
      <w:r w:rsidRPr="00B45358">
        <w:rPr>
          <w:sz w:val="24"/>
          <w:szCs w:val="24"/>
        </w:rPr>
        <w:t>.</w:t>
      </w:r>
      <w:r w:rsidRPr="00B45358">
        <w:t xml:space="preserve"> </w:t>
      </w:r>
      <w:commentRangeEnd w:id="1846"/>
      <w:r w:rsidR="00EA45F7">
        <w:rPr>
          <w:rStyle w:val="ab"/>
        </w:rPr>
        <w:commentReference w:id="1846"/>
      </w:r>
      <w:r w:rsidRPr="00B45358">
        <w:rPr>
          <w:rFonts w:hAnsi="SimSun"/>
          <w:sz w:val="24"/>
          <w:szCs w:val="24"/>
        </w:rPr>
        <w:t>基于</w:t>
      </w:r>
      <w:r w:rsidRPr="00B45358">
        <w:rPr>
          <w:sz w:val="24"/>
          <w:szCs w:val="24"/>
        </w:rPr>
        <w:t>DPM</w:t>
      </w:r>
      <w:r w:rsidRPr="00B45358">
        <w:rPr>
          <w:rFonts w:hAnsi="SimSun"/>
          <w:sz w:val="24"/>
          <w:szCs w:val="24"/>
        </w:rPr>
        <w:t>和</w:t>
      </w:r>
      <w:r w:rsidRPr="00B45358">
        <w:rPr>
          <w:sz w:val="24"/>
          <w:szCs w:val="24"/>
        </w:rPr>
        <w:t>DVFS</w:t>
      </w:r>
      <w:r w:rsidRPr="00B45358">
        <w:rPr>
          <w:rFonts w:hAnsi="SimSun"/>
          <w:sz w:val="24"/>
          <w:szCs w:val="24"/>
        </w:rPr>
        <w:t>的嵌入式系统低功耗优化技术研究</w:t>
      </w:r>
      <w:commentRangeStart w:id="1847"/>
      <w:r w:rsidR="0079720F" w:rsidRPr="00B45358">
        <w:rPr>
          <w:sz w:val="24"/>
          <w:szCs w:val="24"/>
        </w:rPr>
        <w:t>[</w:t>
      </w:r>
      <w:r w:rsidR="0079720F" w:rsidRPr="00B45358">
        <w:rPr>
          <w:rFonts w:hAnsi="SimSun"/>
          <w:sz w:val="24"/>
          <w:szCs w:val="24"/>
        </w:rPr>
        <w:t>硕士论文</w:t>
      </w:r>
      <w:r w:rsidR="0079720F" w:rsidRPr="00B45358">
        <w:rPr>
          <w:sz w:val="24"/>
          <w:szCs w:val="24"/>
        </w:rPr>
        <w:t>]</w:t>
      </w:r>
      <w:commentRangeEnd w:id="1847"/>
      <w:r w:rsidR="00EA45F7">
        <w:rPr>
          <w:rStyle w:val="ab"/>
        </w:rPr>
        <w:commentReference w:id="1847"/>
      </w:r>
      <w:r w:rsidRPr="00B45358">
        <w:rPr>
          <w:sz w:val="24"/>
          <w:szCs w:val="24"/>
        </w:rPr>
        <w:t xml:space="preserve">. </w:t>
      </w:r>
      <w:r w:rsidRPr="00B45358">
        <w:rPr>
          <w:rFonts w:hAnsi="SimSun"/>
          <w:sz w:val="24"/>
          <w:szCs w:val="24"/>
        </w:rPr>
        <w:t>北京交通大学</w:t>
      </w:r>
      <w:r w:rsidRPr="00B45358">
        <w:rPr>
          <w:sz w:val="24"/>
          <w:szCs w:val="24"/>
        </w:rPr>
        <w:t>. 2011</w:t>
      </w:r>
      <w:r w:rsidR="00863B74" w:rsidRPr="00B45358">
        <w:rPr>
          <w:sz w:val="24"/>
          <w:szCs w:val="24"/>
        </w:rPr>
        <w:t>.</w:t>
      </w:r>
    </w:p>
    <w:p w14:paraId="09A2667D" w14:textId="71B88BD9" w:rsidR="004C4243" w:rsidRDefault="009332AD" w:rsidP="00C711B7">
      <w:pPr>
        <w:ind w:left="426" w:hanging="426"/>
      </w:pPr>
      <w:r w:rsidRPr="00B45358">
        <w:rPr>
          <w:sz w:val="24"/>
          <w:szCs w:val="24"/>
        </w:rPr>
        <w:t>[</w:t>
      </w:r>
      <w:r w:rsidR="00AB7880" w:rsidRPr="00B45358">
        <w:rPr>
          <w:sz w:val="24"/>
          <w:szCs w:val="24"/>
        </w:rPr>
        <w:t>2</w:t>
      </w:r>
      <w:r w:rsidRPr="00B45358">
        <w:rPr>
          <w:sz w:val="24"/>
          <w:szCs w:val="24"/>
        </w:rPr>
        <w:t xml:space="preserve">] </w:t>
      </w:r>
      <w:r w:rsidR="004C4243" w:rsidRPr="00C711B7">
        <w:rPr>
          <w:sz w:val="24"/>
          <w:szCs w:val="24"/>
        </w:rPr>
        <w:t xml:space="preserve">Tam D, Tsang W, Drula C. </w:t>
      </w:r>
      <w:commentRangeStart w:id="1848"/>
      <w:r w:rsidR="004C4243" w:rsidRPr="00C711B7">
        <w:rPr>
          <w:sz w:val="24"/>
          <w:szCs w:val="24"/>
        </w:rPr>
        <w:t>Dynamic voltage scaling in mobile devices. Csc2228 project final report</w:t>
      </w:r>
      <w:commentRangeEnd w:id="1848"/>
      <w:r w:rsidR="00EA45F7">
        <w:rPr>
          <w:rStyle w:val="ab"/>
        </w:rPr>
        <w:commentReference w:id="1848"/>
      </w:r>
      <w:r w:rsidR="004C4243" w:rsidRPr="00C711B7">
        <w:rPr>
          <w:sz w:val="24"/>
          <w:szCs w:val="24"/>
        </w:rPr>
        <w:t>, University of Toront (Dec. 2003). 2003 Dec 15.</w:t>
      </w:r>
    </w:p>
    <w:p w14:paraId="36428820" w14:textId="547FBA60" w:rsidR="00AB7880" w:rsidRPr="00B45358" w:rsidRDefault="00AB7880" w:rsidP="004C4243">
      <w:pPr>
        <w:spacing w:before="0"/>
        <w:ind w:left="432" w:right="23" w:hangingChars="180" w:hanging="432"/>
        <w:jc w:val="left"/>
        <w:rPr>
          <w:sz w:val="24"/>
          <w:szCs w:val="24"/>
        </w:rPr>
      </w:pPr>
      <w:r w:rsidRPr="00B45358">
        <w:rPr>
          <w:sz w:val="24"/>
          <w:szCs w:val="24"/>
        </w:rPr>
        <w:t>[3] Venkatesh Pallipadi, Shaohua Li, Adam Belay, cpuidle: Do nothing, efficiently, Proceedings of the Linux Symposium, 2007.</w:t>
      </w:r>
    </w:p>
    <w:p w14:paraId="316D0EBD" w14:textId="77777777" w:rsidR="00AB7880" w:rsidRPr="00B45358" w:rsidRDefault="00AB7880" w:rsidP="00AB7880">
      <w:pPr>
        <w:pStyle w:val="11"/>
        <w:spacing w:line="300" w:lineRule="auto"/>
        <w:ind w:left="432" w:right="23" w:hangingChars="180" w:hanging="432"/>
        <w:jc w:val="left"/>
        <w:rPr>
          <w:sz w:val="24"/>
          <w:szCs w:val="24"/>
        </w:rPr>
      </w:pPr>
      <w:r w:rsidRPr="00B45358">
        <w:rPr>
          <w:sz w:val="24"/>
          <w:szCs w:val="24"/>
        </w:rPr>
        <w:t xml:space="preserve">[4] </w:t>
      </w:r>
      <w:r w:rsidRPr="00B45358">
        <w:rPr>
          <w:rFonts w:hAnsi="SimSun"/>
          <w:sz w:val="24"/>
          <w:szCs w:val="24"/>
        </w:rPr>
        <w:t>卢怡杰</w:t>
      </w:r>
      <w:r w:rsidRPr="00B45358">
        <w:rPr>
          <w:sz w:val="24"/>
          <w:szCs w:val="24"/>
        </w:rPr>
        <w:t>. Linux</w:t>
      </w:r>
      <w:r w:rsidRPr="00B45358">
        <w:rPr>
          <w:rFonts w:hAnsi="SimSun"/>
          <w:sz w:val="24"/>
          <w:szCs w:val="24"/>
        </w:rPr>
        <w:t>环境下低</w:t>
      </w:r>
      <w:r w:rsidRPr="00B45358">
        <w:rPr>
          <w:sz w:val="24"/>
          <w:szCs w:val="24"/>
        </w:rPr>
        <w:t>CPU</w:t>
      </w:r>
      <w:r w:rsidRPr="00B45358">
        <w:rPr>
          <w:rFonts w:hAnsi="SimSun"/>
          <w:sz w:val="24"/>
          <w:szCs w:val="24"/>
        </w:rPr>
        <w:t>资源消耗的应用软件低功耗研究</w:t>
      </w:r>
      <w:r w:rsidR="0079720F" w:rsidRPr="00B45358">
        <w:rPr>
          <w:sz w:val="24"/>
          <w:szCs w:val="24"/>
        </w:rPr>
        <w:t>[</w:t>
      </w:r>
      <w:r w:rsidR="0079720F" w:rsidRPr="00B45358">
        <w:rPr>
          <w:rFonts w:hAnsi="SimSun"/>
          <w:sz w:val="24"/>
          <w:szCs w:val="24"/>
        </w:rPr>
        <w:t>硕士论文</w:t>
      </w:r>
      <w:r w:rsidR="0079720F" w:rsidRPr="00B45358">
        <w:rPr>
          <w:sz w:val="24"/>
          <w:szCs w:val="24"/>
        </w:rPr>
        <w:t>]</w:t>
      </w:r>
      <w:r w:rsidRPr="00B45358">
        <w:rPr>
          <w:sz w:val="24"/>
          <w:szCs w:val="24"/>
        </w:rPr>
        <w:t>.</w:t>
      </w:r>
      <w:r w:rsidR="00863B74" w:rsidRPr="00B45358">
        <w:rPr>
          <w:sz w:val="24"/>
          <w:szCs w:val="24"/>
        </w:rPr>
        <w:t xml:space="preserve"> </w:t>
      </w:r>
      <w:r w:rsidR="00863B74" w:rsidRPr="00B45358">
        <w:rPr>
          <w:rFonts w:hAnsi="SimSun"/>
          <w:sz w:val="24"/>
          <w:szCs w:val="24"/>
        </w:rPr>
        <w:t>西北大学</w:t>
      </w:r>
      <w:r w:rsidR="00863B74" w:rsidRPr="00B45358">
        <w:rPr>
          <w:sz w:val="24"/>
          <w:szCs w:val="24"/>
        </w:rPr>
        <w:t>. 2012.</w:t>
      </w:r>
    </w:p>
    <w:p w14:paraId="3FDB3DB4" w14:textId="77777777" w:rsidR="00863B74" w:rsidRPr="00B45358" w:rsidRDefault="00863B74" w:rsidP="000A6651">
      <w:pPr>
        <w:pStyle w:val="11"/>
        <w:ind w:left="432" w:right="23" w:hangingChars="180" w:hanging="432"/>
        <w:jc w:val="left"/>
        <w:rPr>
          <w:sz w:val="24"/>
          <w:szCs w:val="24"/>
        </w:rPr>
      </w:pPr>
      <w:r w:rsidRPr="00B45358">
        <w:rPr>
          <w:sz w:val="24"/>
          <w:szCs w:val="24"/>
        </w:rPr>
        <w:t xml:space="preserve">[5] </w:t>
      </w:r>
      <w:r w:rsidR="000A6651" w:rsidRPr="000A6651">
        <w:rPr>
          <w:sz w:val="24"/>
          <w:szCs w:val="24"/>
        </w:rPr>
        <w:t>Wysocki RJ. Runtime Power Management Framework for I. O Devices in the Linux Kernel</w:t>
      </w:r>
      <w:r w:rsidR="000A6651">
        <w:rPr>
          <w:rFonts w:hint="eastAsia"/>
          <w:sz w:val="24"/>
          <w:szCs w:val="24"/>
        </w:rPr>
        <w:t>, LinuxCon 2010</w:t>
      </w:r>
      <w:r w:rsidR="000A6651" w:rsidRPr="000A6651">
        <w:rPr>
          <w:sz w:val="24"/>
          <w:szCs w:val="24"/>
        </w:rPr>
        <w:t>. 2010 Jul 31.</w:t>
      </w:r>
    </w:p>
    <w:p w14:paraId="58DB0273" w14:textId="77777777" w:rsidR="000138D8" w:rsidRPr="00B45358" w:rsidRDefault="000138D8" w:rsidP="0079720F">
      <w:pPr>
        <w:widowControl/>
        <w:adjustRightInd/>
        <w:snapToGrid/>
        <w:spacing w:before="0" w:line="240" w:lineRule="auto"/>
        <w:ind w:left="426" w:hanging="426"/>
        <w:jc w:val="left"/>
        <w:rPr>
          <w:snapToGrid/>
          <w:sz w:val="24"/>
          <w:szCs w:val="24"/>
        </w:rPr>
      </w:pPr>
      <w:r w:rsidRPr="00B45358">
        <w:rPr>
          <w:snapToGrid/>
          <w:sz w:val="24"/>
          <w:szCs w:val="24"/>
        </w:rPr>
        <w:t xml:space="preserve">[6] Tsitsikas, Kimon. </w:t>
      </w:r>
      <w:r w:rsidRPr="00B45358">
        <w:rPr>
          <w:iCs/>
          <w:snapToGrid/>
          <w:sz w:val="24"/>
          <w:szCs w:val="24"/>
        </w:rPr>
        <w:t>Batch Scheduling for Energy-Efficient Sensing in Smartphones</w:t>
      </w:r>
      <w:r w:rsidRPr="00B45358">
        <w:rPr>
          <w:snapToGrid/>
          <w:sz w:val="24"/>
          <w:szCs w:val="24"/>
        </w:rPr>
        <w:t>. Diss. TU Delft, Delft University of Technology, 2013.</w:t>
      </w:r>
    </w:p>
    <w:p w14:paraId="64F9CA5F" w14:textId="77777777" w:rsidR="000138D8" w:rsidRPr="00B45358" w:rsidRDefault="000138D8" w:rsidP="007C656F">
      <w:pPr>
        <w:ind w:left="426" w:hanging="426"/>
        <w:rPr>
          <w:sz w:val="24"/>
          <w:szCs w:val="24"/>
        </w:rPr>
      </w:pPr>
      <w:r w:rsidRPr="00B45358">
        <w:rPr>
          <w:sz w:val="24"/>
          <w:szCs w:val="24"/>
        </w:rPr>
        <w:t xml:space="preserve">[7] </w:t>
      </w:r>
      <w:r w:rsidRPr="00B45358">
        <w:rPr>
          <w:rFonts w:hAnsi="SimSun"/>
          <w:sz w:val="24"/>
          <w:szCs w:val="24"/>
        </w:rPr>
        <w:t>林政伟</w:t>
      </w:r>
      <w:r w:rsidRPr="00B45358">
        <w:rPr>
          <w:sz w:val="24"/>
          <w:szCs w:val="24"/>
        </w:rPr>
        <w:t xml:space="preserve">. </w:t>
      </w:r>
      <w:r w:rsidRPr="00B45358">
        <w:rPr>
          <w:rFonts w:hAnsi="SimSun"/>
          <w:sz w:val="24"/>
          <w:szCs w:val="24"/>
        </w:rPr>
        <w:t>手机厂商攻坚电池技术</w:t>
      </w:r>
      <w:r w:rsidRPr="00B45358">
        <w:rPr>
          <w:sz w:val="24"/>
          <w:szCs w:val="24"/>
        </w:rPr>
        <w:t xml:space="preserve"> </w:t>
      </w:r>
      <w:r w:rsidRPr="00B45358">
        <w:rPr>
          <w:rFonts w:hAnsi="SimSun"/>
          <w:sz w:val="24"/>
          <w:szCs w:val="24"/>
        </w:rPr>
        <w:t>受限电池材料难创新</w:t>
      </w:r>
      <w:r w:rsidRPr="00B45358">
        <w:rPr>
          <w:sz w:val="24"/>
          <w:szCs w:val="24"/>
        </w:rPr>
        <w:t xml:space="preserve">. </w:t>
      </w:r>
      <w:r w:rsidRPr="00B45358">
        <w:rPr>
          <w:rFonts w:hAnsi="SimSun"/>
          <w:sz w:val="24"/>
          <w:szCs w:val="24"/>
        </w:rPr>
        <w:t>通信信息报</w:t>
      </w:r>
      <w:r w:rsidRPr="00B45358">
        <w:rPr>
          <w:sz w:val="24"/>
          <w:szCs w:val="24"/>
        </w:rPr>
        <w:t>. 2015-06-03.</w:t>
      </w:r>
    </w:p>
    <w:p w14:paraId="5DD57B1F" w14:textId="77777777" w:rsidR="000138D8" w:rsidRPr="00B45358" w:rsidRDefault="000138D8" w:rsidP="007C656F">
      <w:pPr>
        <w:ind w:left="426" w:hanging="426"/>
        <w:rPr>
          <w:sz w:val="24"/>
          <w:szCs w:val="24"/>
        </w:rPr>
      </w:pPr>
      <w:r w:rsidRPr="00B45358">
        <w:rPr>
          <w:sz w:val="24"/>
          <w:szCs w:val="24"/>
        </w:rPr>
        <w:t xml:space="preserve">[8] </w:t>
      </w:r>
      <w:r w:rsidRPr="00B45358">
        <w:rPr>
          <w:rFonts w:hAnsi="SimSun"/>
          <w:sz w:val="24"/>
          <w:szCs w:val="24"/>
        </w:rPr>
        <w:t>黄仁甫，钱金维</w:t>
      </w:r>
      <w:r w:rsidRPr="00B45358">
        <w:rPr>
          <w:sz w:val="24"/>
          <w:szCs w:val="24"/>
        </w:rPr>
        <w:t xml:space="preserve">. </w:t>
      </w:r>
      <w:r w:rsidRPr="00B45358">
        <w:rPr>
          <w:rFonts w:hAnsi="SimSun"/>
          <w:sz w:val="24"/>
          <w:szCs w:val="24"/>
        </w:rPr>
        <w:t>中小尺寸</w:t>
      </w:r>
      <w:r w:rsidRPr="00B45358">
        <w:rPr>
          <w:sz w:val="24"/>
          <w:szCs w:val="24"/>
        </w:rPr>
        <w:t>LCD</w:t>
      </w:r>
      <w:r w:rsidRPr="00B45358">
        <w:rPr>
          <w:rFonts w:hAnsi="SimSun"/>
          <w:sz w:val="24"/>
          <w:szCs w:val="24"/>
        </w:rPr>
        <w:t>驱动</w:t>
      </w:r>
      <w:r w:rsidRPr="00B45358">
        <w:rPr>
          <w:sz w:val="24"/>
          <w:szCs w:val="24"/>
        </w:rPr>
        <w:t>IC</w:t>
      </w:r>
      <w:r w:rsidRPr="00B45358">
        <w:rPr>
          <w:rFonts w:hAnsi="SimSun"/>
          <w:sz w:val="24"/>
          <w:szCs w:val="24"/>
        </w:rPr>
        <w:t>的背光省电技术</w:t>
      </w:r>
      <w:r w:rsidRPr="00B45358">
        <w:rPr>
          <w:sz w:val="24"/>
          <w:szCs w:val="24"/>
        </w:rPr>
        <w:t xml:space="preserve">-LABC/CABC. </w:t>
      </w:r>
      <w:r w:rsidRPr="00B45358">
        <w:rPr>
          <w:rFonts w:hAnsi="SimSun"/>
          <w:sz w:val="24"/>
          <w:szCs w:val="24"/>
        </w:rPr>
        <w:t>现代显示</w:t>
      </w:r>
      <w:r w:rsidRPr="00B45358">
        <w:rPr>
          <w:sz w:val="24"/>
          <w:szCs w:val="24"/>
        </w:rPr>
        <w:t>. Jan.</w:t>
      </w:r>
      <w:r w:rsidR="00C711B7" w:rsidRPr="00B45358">
        <w:rPr>
          <w:sz w:val="24"/>
          <w:szCs w:val="24"/>
        </w:rPr>
        <w:t>, 2009,</w:t>
      </w:r>
      <w:r w:rsidR="00C711B7" w:rsidRPr="00B45358">
        <w:rPr>
          <w:rFonts w:hint="eastAsia"/>
          <w:sz w:val="24"/>
          <w:szCs w:val="24"/>
        </w:rPr>
        <w:t xml:space="preserve"> </w:t>
      </w:r>
      <w:r w:rsidR="00C711B7" w:rsidRPr="00B45358">
        <w:rPr>
          <w:rFonts w:hint="eastAsia"/>
          <w:sz w:val="24"/>
          <w:szCs w:val="24"/>
        </w:rPr>
        <w:t>总第</w:t>
      </w:r>
      <w:r w:rsidR="00C711B7" w:rsidRPr="00B45358">
        <w:rPr>
          <w:rFonts w:hint="eastAsia"/>
          <w:sz w:val="24"/>
          <w:szCs w:val="24"/>
        </w:rPr>
        <w:t>96</w:t>
      </w:r>
      <w:r w:rsidR="00C711B7" w:rsidRPr="00B45358">
        <w:rPr>
          <w:rFonts w:hint="eastAsia"/>
          <w:sz w:val="24"/>
          <w:szCs w:val="24"/>
        </w:rPr>
        <w:t>期</w:t>
      </w:r>
    </w:p>
    <w:p w14:paraId="61E14195" w14:textId="77777777" w:rsidR="007C656F" w:rsidRPr="00B45358" w:rsidRDefault="007C656F" w:rsidP="007C656F">
      <w:pPr>
        <w:pStyle w:val="11"/>
        <w:ind w:left="432" w:right="23" w:hangingChars="180" w:hanging="432"/>
        <w:jc w:val="left"/>
        <w:rPr>
          <w:sz w:val="24"/>
          <w:szCs w:val="24"/>
        </w:rPr>
      </w:pPr>
      <w:r w:rsidRPr="00B45358">
        <w:rPr>
          <w:sz w:val="24"/>
          <w:szCs w:val="24"/>
        </w:rPr>
        <w:t>[9] Kam</w:t>
      </w:r>
      <w:r w:rsidR="000A6651">
        <w:rPr>
          <w:sz w:val="24"/>
          <w:szCs w:val="24"/>
        </w:rPr>
        <w:t xml:space="preserve">dar, Shubham, and Neha Kamdar. </w:t>
      </w:r>
      <w:r w:rsidRPr="00B45358">
        <w:rPr>
          <w:sz w:val="24"/>
          <w:szCs w:val="24"/>
        </w:rPr>
        <w:t>big. LITTLE Architecture: Heterogeneous Mu</w:t>
      </w:r>
      <w:r w:rsidR="000A6651">
        <w:rPr>
          <w:sz w:val="24"/>
          <w:szCs w:val="24"/>
        </w:rPr>
        <w:t>lticore Processing.</w:t>
      </w:r>
      <w:r w:rsidRPr="00B45358">
        <w:rPr>
          <w:sz w:val="24"/>
          <w:szCs w:val="24"/>
        </w:rPr>
        <w:t xml:space="preserve"> </w:t>
      </w:r>
      <w:r w:rsidRPr="00B45358">
        <w:rPr>
          <w:iCs/>
          <w:sz w:val="24"/>
          <w:szCs w:val="24"/>
        </w:rPr>
        <w:t>International Journal of Computer Applications</w:t>
      </w:r>
      <w:r w:rsidRPr="00B45358">
        <w:rPr>
          <w:sz w:val="24"/>
          <w:szCs w:val="24"/>
        </w:rPr>
        <w:t xml:space="preserve"> 119.1 (2015).</w:t>
      </w:r>
    </w:p>
    <w:p w14:paraId="199DCB7F" w14:textId="77777777" w:rsidR="00792BEA" w:rsidRPr="00B45358" w:rsidRDefault="00792BEA" w:rsidP="00792BEA">
      <w:pPr>
        <w:pStyle w:val="11"/>
        <w:spacing w:line="300" w:lineRule="auto"/>
        <w:ind w:left="432" w:right="23" w:hangingChars="180" w:hanging="432"/>
        <w:jc w:val="left"/>
        <w:rPr>
          <w:sz w:val="24"/>
          <w:szCs w:val="24"/>
        </w:rPr>
      </w:pPr>
      <w:r w:rsidRPr="00B45358">
        <w:rPr>
          <w:sz w:val="24"/>
          <w:szCs w:val="24"/>
        </w:rPr>
        <w:t>[1</w:t>
      </w:r>
      <w:r w:rsidR="007C656F" w:rsidRPr="00B45358">
        <w:rPr>
          <w:sz w:val="24"/>
          <w:szCs w:val="24"/>
        </w:rPr>
        <w:t>0</w:t>
      </w:r>
      <w:r w:rsidRPr="00B45358">
        <w:rPr>
          <w:sz w:val="24"/>
          <w:szCs w:val="24"/>
        </w:rPr>
        <w:t>] Linaro, PM Architecture Block Diagram, https://wiki.linaro.org/WorkingGroups/</w:t>
      </w:r>
    </w:p>
    <w:p w14:paraId="55947CDC" w14:textId="77777777" w:rsidR="00792BEA" w:rsidRPr="00B45358" w:rsidRDefault="00792BEA" w:rsidP="00792BEA">
      <w:pPr>
        <w:pStyle w:val="11"/>
        <w:spacing w:line="300" w:lineRule="auto"/>
        <w:ind w:left="432" w:right="23" w:hangingChars="180" w:hanging="432"/>
        <w:jc w:val="left"/>
        <w:rPr>
          <w:sz w:val="24"/>
          <w:szCs w:val="24"/>
        </w:rPr>
      </w:pPr>
      <w:r w:rsidRPr="00B45358">
        <w:rPr>
          <w:sz w:val="24"/>
          <w:szCs w:val="24"/>
        </w:rPr>
        <w:t xml:space="preserve">    PowerManagement/Doc/Architecture.</w:t>
      </w:r>
    </w:p>
    <w:p w14:paraId="3C86E6D4" w14:textId="77777777" w:rsidR="009F76D1" w:rsidRPr="00B45358" w:rsidRDefault="009F76D1" w:rsidP="009F76D1">
      <w:pPr>
        <w:pStyle w:val="11"/>
        <w:ind w:left="432" w:right="23" w:hangingChars="180" w:hanging="432"/>
        <w:jc w:val="left"/>
        <w:rPr>
          <w:sz w:val="24"/>
          <w:szCs w:val="24"/>
        </w:rPr>
      </w:pPr>
      <w:r w:rsidRPr="00B45358">
        <w:rPr>
          <w:sz w:val="24"/>
          <w:szCs w:val="24"/>
        </w:rPr>
        <w:t>[11] Z. Mwaikambo, A. Raj, R. Russel, and J. Schopp, Li</w:t>
      </w:r>
      <w:r w:rsidR="000A6651">
        <w:rPr>
          <w:sz w:val="24"/>
          <w:szCs w:val="24"/>
        </w:rPr>
        <w:t>nux kernel hotplug CPU support</w:t>
      </w:r>
      <w:r w:rsidR="000A6651">
        <w:rPr>
          <w:rFonts w:hint="eastAsia"/>
          <w:sz w:val="24"/>
          <w:szCs w:val="24"/>
        </w:rPr>
        <w:t>,</w:t>
      </w:r>
      <w:r w:rsidRPr="00B45358">
        <w:rPr>
          <w:sz w:val="24"/>
          <w:szCs w:val="24"/>
        </w:rPr>
        <w:t xml:space="preserve"> in Proc. Ottawa Linux Symp., Jul. 2004.</w:t>
      </w:r>
    </w:p>
    <w:p w14:paraId="1E5223DE" w14:textId="77777777" w:rsidR="009F76D1" w:rsidRPr="00B45358" w:rsidRDefault="009F76D1" w:rsidP="000A6651">
      <w:pPr>
        <w:widowControl/>
        <w:adjustRightInd/>
        <w:snapToGrid/>
        <w:spacing w:before="0" w:line="240" w:lineRule="auto"/>
        <w:ind w:left="426" w:hanging="426"/>
        <w:jc w:val="left"/>
        <w:rPr>
          <w:snapToGrid/>
          <w:sz w:val="24"/>
          <w:szCs w:val="24"/>
        </w:rPr>
      </w:pPr>
      <w:r w:rsidRPr="00B45358">
        <w:rPr>
          <w:snapToGrid/>
          <w:sz w:val="24"/>
          <w:szCs w:val="24"/>
        </w:rPr>
        <w:t>[12] Brown, A. L</w:t>
      </w:r>
      <w:r w:rsidR="000A6651">
        <w:rPr>
          <w:snapToGrid/>
          <w:sz w:val="24"/>
          <w:szCs w:val="24"/>
        </w:rPr>
        <w:t>eonard, and Rafael J. Wysocki. Suspend-to-RAM in LinuxR.</w:t>
      </w:r>
      <w:r w:rsidRPr="00B45358">
        <w:rPr>
          <w:snapToGrid/>
          <w:sz w:val="24"/>
          <w:szCs w:val="24"/>
        </w:rPr>
        <w:t xml:space="preserve"> </w:t>
      </w:r>
      <w:r w:rsidRPr="00B45358">
        <w:rPr>
          <w:iCs/>
          <w:snapToGrid/>
          <w:sz w:val="24"/>
          <w:szCs w:val="24"/>
        </w:rPr>
        <w:t>Linux symposium</w:t>
      </w:r>
      <w:r w:rsidRPr="00B45358">
        <w:rPr>
          <w:snapToGrid/>
          <w:sz w:val="24"/>
          <w:szCs w:val="24"/>
        </w:rPr>
        <w:t>. 2008.</w:t>
      </w:r>
    </w:p>
    <w:p w14:paraId="5036AEC0" w14:textId="77777777" w:rsidR="000D2285" w:rsidRPr="00B45358" w:rsidRDefault="000D2285" w:rsidP="009F76D1">
      <w:pPr>
        <w:widowControl/>
        <w:adjustRightInd/>
        <w:snapToGrid/>
        <w:spacing w:before="0" w:line="240" w:lineRule="auto"/>
        <w:ind w:firstLine="0"/>
        <w:jc w:val="left"/>
        <w:rPr>
          <w:snapToGrid/>
          <w:sz w:val="24"/>
          <w:szCs w:val="24"/>
        </w:rPr>
      </w:pPr>
      <w:r w:rsidRPr="00B45358">
        <w:rPr>
          <w:snapToGrid/>
          <w:sz w:val="24"/>
          <w:szCs w:val="24"/>
        </w:rPr>
        <w:t xml:space="preserve">[13] </w:t>
      </w:r>
      <w:r w:rsidRPr="00B45358">
        <w:rPr>
          <w:rFonts w:hAnsi="SimSun"/>
          <w:snapToGrid/>
          <w:sz w:val="24"/>
          <w:szCs w:val="24"/>
        </w:rPr>
        <w:t>谢亮</w:t>
      </w:r>
      <w:r w:rsidRPr="00B45358">
        <w:rPr>
          <w:snapToGrid/>
          <w:sz w:val="24"/>
          <w:szCs w:val="24"/>
        </w:rPr>
        <w:t xml:space="preserve">. </w:t>
      </w:r>
      <w:r w:rsidRPr="00B45358">
        <w:rPr>
          <w:rFonts w:hAnsi="SimSun"/>
          <w:snapToGrid/>
          <w:sz w:val="24"/>
          <w:szCs w:val="24"/>
        </w:rPr>
        <w:t>嵌入式系统低功耗设计</w:t>
      </w:r>
      <w:r w:rsidR="0079720F" w:rsidRPr="00B45358">
        <w:rPr>
          <w:snapToGrid/>
          <w:sz w:val="24"/>
          <w:szCs w:val="24"/>
        </w:rPr>
        <w:t>[</w:t>
      </w:r>
      <w:r w:rsidR="0079720F" w:rsidRPr="00B45358">
        <w:rPr>
          <w:rFonts w:hAnsi="SimSun"/>
          <w:snapToGrid/>
          <w:sz w:val="24"/>
          <w:szCs w:val="24"/>
        </w:rPr>
        <w:t>硕士论文</w:t>
      </w:r>
      <w:r w:rsidR="0079720F" w:rsidRPr="00B45358">
        <w:rPr>
          <w:snapToGrid/>
          <w:sz w:val="24"/>
          <w:szCs w:val="24"/>
        </w:rPr>
        <w:t>]</w:t>
      </w:r>
      <w:r w:rsidRPr="00B45358">
        <w:rPr>
          <w:snapToGrid/>
          <w:sz w:val="24"/>
          <w:szCs w:val="24"/>
        </w:rPr>
        <w:t xml:space="preserve">. </w:t>
      </w:r>
      <w:r w:rsidRPr="00B45358">
        <w:rPr>
          <w:rFonts w:hAnsi="SimSun"/>
          <w:snapToGrid/>
          <w:sz w:val="24"/>
          <w:szCs w:val="24"/>
        </w:rPr>
        <w:t>上海交通大学</w:t>
      </w:r>
      <w:r w:rsidRPr="00B45358">
        <w:rPr>
          <w:snapToGrid/>
          <w:sz w:val="24"/>
          <w:szCs w:val="24"/>
        </w:rPr>
        <w:t>. 2011.</w:t>
      </w:r>
    </w:p>
    <w:p w14:paraId="5CDAD0F1" w14:textId="77777777" w:rsidR="000D2285" w:rsidRPr="00B45358" w:rsidRDefault="000A6651" w:rsidP="000D2285">
      <w:pPr>
        <w:pStyle w:val="11"/>
        <w:ind w:left="432" w:right="23" w:hangingChars="180" w:hanging="432"/>
        <w:jc w:val="left"/>
        <w:rPr>
          <w:sz w:val="24"/>
          <w:szCs w:val="24"/>
        </w:rPr>
      </w:pPr>
      <w:r>
        <w:rPr>
          <w:sz w:val="24"/>
          <w:szCs w:val="24"/>
        </w:rPr>
        <w:t xml:space="preserve">[14] M.Tim Jones. </w:t>
      </w:r>
      <w:r w:rsidR="000D2285" w:rsidRPr="00B45358">
        <w:rPr>
          <w:sz w:val="24"/>
          <w:szCs w:val="24"/>
        </w:rPr>
        <w:t>Inside the Linux 2.6 C</w:t>
      </w:r>
      <w:r>
        <w:rPr>
          <w:sz w:val="24"/>
          <w:szCs w:val="24"/>
        </w:rPr>
        <w:t>ompletely Fair Scheduler.</w:t>
      </w:r>
      <w:r w:rsidR="000D2285" w:rsidRPr="00B45358">
        <w:rPr>
          <w:sz w:val="24"/>
          <w:szCs w:val="24"/>
        </w:rPr>
        <w:t xml:space="preserve"> IBM developerWorks. 2009.</w:t>
      </w:r>
    </w:p>
    <w:p w14:paraId="518E9B8B" w14:textId="77777777" w:rsidR="009C79E1" w:rsidRPr="00B45358" w:rsidRDefault="009C79E1" w:rsidP="000D2285">
      <w:pPr>
        <w:pStyle w:val="11"/>
        <w:ind w:left="432" w:right="23" w:hangingChars="180" w:hanging="432"/>
        <w:jc w:val="left"/>
        <w:rPr>
          <w:sz w:val="24"/>
          <w:szCs w:val="24"/>
        </w:rPr>
      </w:pPr>
      <w:r w:rsidRPr="00B45358">
        <w:rPr>
          <w:sz w:val="24"/>
          <w:szCs w:val="24"/>
        </w:rPr>
        <w:t xml:space="preserve">[15] </w:t>
      </w:r>
      <w:r w:rsidRPr="00B45358">
        <w:rPr>
          <w:rFonts w:hAnsi="SimSun"/>
          <w:sz w:val="24"/>
          <w:szCs w:val="24"/>
        </w:rPr>
        <w:t>王益涵，王凯林，孙宪坤，等</w:t>
      </w:r>
      <w:r w:rsidRPr="00B45358">
        <w:rPr>
          <w:sz w:val="24"/>
          <w:szCs w:val="24"/>
        </w:rPr>
        <w:t xml:space="preserve">. </w:t>
      </w:r>
      <w:r w:rsidRPr="00B45358">
        <w:rPr>
          <w:rFonts w:hAnsi="SimSun"/>
          <w:sz w:val="24"/>
          <w:szCs w:val="24"/>
        </w:rPr>
        <w:t>基于</w:t>
      </w:r>
      <w:r w:rsidRPr="00B45358">
        <w:rPr>
          <w:sz w:val="24"/>
          <w:szCs w:val="24"/>
        </w:rPr>
        <w:t>CPUfreq</w:t>
      </w:r>
      <w:r w:rsidRPr="00B45358">
        <w:rPr>
          <w:rFonts w:hAnsi="SimSun"/>
          <w:sz w:val="24"/>
          <w:szCs w:val="24"/>
        </w:rPr>
        <w:t>的</w:t>
      </w:r>
      <w:r w:rsidRPr="00B45358">
        <w:rPr>
          <w:sz w:val="24"/>
          <w:szCs w:val="24"/>
        </w:rPr>
        <w:t>DVFS</w:t>
      </w:r>
      <w:r w:rsidRPr="00B45358">
        <w:rPr>
          <w:rFonts w:hAnsi="SimSun"/>
          <w:sz w:val="24"/>
          <w:szCs w:val="24"/>
        </w:rPr>
        <w:t>节能技术的研究与实现</w:t>
      </w:r>
      <w:r w:rsidRPr="00B45358">
        <w:rPr>
          <w:sz w:val="24"/>
          <w:szCs w:val="24"/>
        </w:rPr>
        <w:t>.</w:t>
      </w:r>
      <w:r w:rsidRPr="00B45358">
        <w:rPr>
          <w:rFonts w:hAnsi="SimSun"/>
          <w:sz w:val="24"/>
          <w:szCs w:val="24"/>
        </w:rPr>
        <w:t>计算机测量与控制，</w:t>
      </w:r>
      <w:r w:rsidRPr="00B45358">
        <w:rPr>
          <w:sz w:val="24"/>
          <w:szCs w:val="24"/>
        </w:rPr>
        <w:t>2016.24(2): 151-154.</w:t>
      </w:r>
    </w:p>
    <w:p w14:paraId="66F21636" w14:textId="77777777" w:rsidR="00A43FBB" w:rsidRPr="00B45358" w:rsidRDefault="00A43FBB" w:rsidP="000A6651">
      <w:pPr>
        <w:pStyle w:val="11"/>
        <w:spacing w:line="300" w:lineRule="auto"/>
        <w:ind w:left="432" w:right="23" w:hangingChars="180" w:hanging="432"/>
        <w:jc w:val="left"/>
        <w:rPr>
          <w:sz w:val="24"/>
          <w:szCs w:val="24"/>
        </w:rPr>
      </w:pPr>
      <w:r w:rsidRPr="00B45358">
        <w:rPr>
          <w:sz w:val="24"/>
          <w:szCs w:val="24"/>
        </w:rPr>
        <w:t>[</w:t>
      </w:r>
      <w:r w:rsidR="00CD42EA" w:rsidRPr="00B45358">
        <w:rPr>
          <w:sz w:val="24"/>
          <w:szCs w:val="24"/>
        </w:rPr>
        <w:t>1</w:t>
      </w:r>
      <w:r w:rsidR="009C79E1" w:rsidRPr="00B45358">
        <w:rPr>
          <w:sz w:val="24"/>
          <w:szCs w:val="24"/>
        </w:rPr>
        <w:t>6</w:t>
      </w:r>
      <w:r w:rsidRPr="00B45358">
        <w:rPr>
          <w:sz w:val="24"/>
          <w:szCs w:val="24"/>
        </w:rPr>
        <w:t>] Venkatesh Pallipadi and Alexey Starikovskiy. The</w:t>
      </w:r>
      <w:r w:rsidR="00CD42EA" w:rsidRPr="00B45358">
        <w:rPr>
          <w:sz w:val="24"/>
          <w:szCs w:val="24"/>
        </w:rPr>
        <w:t xml:space="preserve"> </w:t>
      </w:r>
      <w:r w:rsidRPr="00B45358">
        <w:rPr>
          <w:sz w:val="24"/>
          <w:szCs w:val="24"/>
        </w:rPr>
        <w:t>ondemand governor, ols 2006.</w:t>
      </w:r>
    </w:p>
    <w:p w14:paraId="704AF2FA" w14:textId="77777777" w:rsidR="00A63C6C" w:rsidRPr="00B45358" w:rsidRDefault="00A63C6C" w:rsidP="00A63C6C">
      <w:pPr>
        <w:widowControl/>
        <w:adjustRightInd/>
        <w:snapToGrid/>
        <w:spacing w:before="0" w:line="240" w:lineRule="auto"/>
        <w:ind w:left="426" w:hanging="426"/>
        <w:jc w:val="left"/>
        <w:rPr>
          <w:snapToGrid/>
          <w:sz w:val="24"/>
          <w:szCs w:val="24"/>
        </w:rPr>
      </w:pPr>
      <w:r w:rsidRPr="00B45358">
        <w:rPr>
          <w:snapToGrid/>
          <w:sz w:val="24"/>
          <w:szCs w:val="24"/>
        </w:rPr>
        <w:t>[17] Benini, Luca, Alessandro Bogl</w:t>
      </w:r>
      <w:r w:rsidR="000A6651">
        <w:rPr>
          <w:snapToGrid/>
          <w:sz w:val="24"/>
          <w:szCs w:val="24"/>
        </w:rPr>
        <w:t xml:space="preserve">iolo, and Giovanni De Micheli. </w:t>
      </w:r>
      <w:r w:rsidRPr="00B45358">
        <w:rPr>
          <w:snapToGrid/>
          <w:sz w:val="24"/>
          <w:szCs w:val="24"/>
        </w:rPr>
        <w:t>A survey of design techniques for system-</w:t>
      </w:r>
      <w:r w:rsidR="000A6651">
        <w:rPr>
          <w:snapToGrid/>
          <w:sz w:val="24"/>
          <w:szCs w:val="24"/>
        </w:rPr>
        <w:t>level dynamic power management.</w:t>
      </w:r>
      <w:r w:rsidRPr="00B45358">
        <w:rPr>
          <w:snapToGrid/>
          <w:sz w:val="24"/>
          <w:szCs w:val="24"/>
        </w:rPr>
        <w:t xml:space="preserve"> </w:t>
      </w:r>
      <w:r w:rsidRPr="00B45358">
        <w:rPr>
          <w:iCs/>
          <w:snapToGrid/>
          <w:sz w:val="24"/>
          <w:szCs w:val="24"/>
        </w:rPr>
        <w:t>Very Large Scale Integration (VLSI) Systems, IEEE Transactions on</w:t>
      </w:r>
      <w:r w:rsidRPr="00B45358">
        <w:rPr>
          <w:snapToGrid/>
          <w:sz w:val="24"/>
          <w:szCs w:val="24"/>
        </w:rPr>
        <w:t xml:space="preserve"> 8.3 (2000): 299-316.</w:t>
      </w:r>
    </w:p>
    <w:p w14:paraId="0658471A" w14:textId="77777777" w:rsidR="003851C9" w:rsidRDefault="003851C9" w:rsidP="00A63C6C">
      <w:pPr>
        <w:widowControl/>
        <w:adjustRightInd/>
        <w:snapToGrid/>
        <w:spacing w:before="0" w:line="240" w:lineRule="auto"/>
        <w:ind w:left="426" w:hanging="426"/>
        <w:jc w:val="left"/>
        <w:rPr>
          <w:snapToGrid/>
          <w:sz w:val="24"/>
          <w:szCs w:val="24"/>
        </w:rPr>
      </w:pPr>
      <w:r w:rsidRPr="00B45358">
        <w:rPr>
          <w:snapToGrid/>
          <w:sz w:val="24"/>
          <w:szCs w:val="24"/>
        </w:rPr>
        <w:t>[18] Steve Muckle. “A QuIC Take on Energy-Aware Scheduling.” Linaro Connect USA 2014.</w:t>
      </w:r>
    </w:p>
    <w:p w14:paraId="03AC61AD" w14:textId="77777777" w:rsidR="00AA2EC0" w:rsidRPr="00B45358" w:rsidRDefault="00AA2EC0" w:rsidP="00A63C6C">
      <w:pPr>
        <w:widowControl/>
        <w:adjustRightInd/>
        <w:snapToGrid/>
        <w:spacing w:before="0" w:line="240" w:lineRule="auto"/>
        <w:ind w:left="426" w:hanging="426"/>
        <w:jc w:val="left"/>
        <w:rPr>
          <w:snapToGrid/>
          <w:sz w:val="24"/>
          <w:szCs w:val="24"/>
        </w:rPr>
      </w:pPr>
      <w:r>
        <w:rPr>
          <w:rFonts w:hint="eastAsia"/>
          <w:snapToGrid/>
          <w:sz w:val="24"/>
          <w:szCs w:val="24"/>
        </w:rPr>
        <w:t xml:space="preserve">[19] Qualcomm. </w:t>
      </w:r>
      <w:r w:rsidR="00934918">
        <w:rPr>
          <w:snapToGrid/>
          <w:sz w:val="24"/>
          <w:szCs w:val="24"/>
        </w:rPr>
        <w:t>“</w:t>
      </w:r>
      <w:r w:rsidR="00934918">
        <w:rPr>
          <w:rFonts w:hint="eastAsia"/>
          <w:snapToGrid/>
          <w:sz w:val="24"/>
          <w:szCs w:val="24"/>
        </w:rPr>
        <w:t>PELT vs Window tracking and EAS on SMP multi-cluster</w:t>
      </w:r>
      <w:r w:rsidR="00934918">
        <w:rPr>
          <w:snapToGrid/>
          <w:sz w:val="24"/>
          <w:szCs w:val="24"/>
        </w:rPr>
        <w:t>”</w:t>
      </w:r>
    </w:p>
    <w:p w14:paraId="072BEA4A" w14:textId="77777777" w:rsidR="003851C9" w:rsidRPr="00B45358" w:rsidRDefault="003851C9" w:rsidP="00A63C6C">
      <w:pPr>
        <w:widowControl/>
        <w:adjustRightInd/>
        <w:snapToGrid/>
        <w:spacing w:before="0" w:line="240" w:lineRule="auto"/>
        <w:ind w:left="426" w:hanging="426"/>
        <w:jc w:val="left"/>
        <w:rPr>
          <w:snapToGrid/>
          <w:sz w:val="24"/>
          <w:szCs w:val="24"/>
        </w:rPr>
      </w:pPr>
      <w:r w:rsidRPr="00B45358">
        <w:rPr>
          <w:snapToGrid/>
          <w:sz w:val="24"/>
          <w:szCs w:val="24"/>
        </w:rPr>
        <w:t>[20] maxTouch</w:t>
      </w:r>
      <w:r w:rsidRPr="00B45358">
        <w:rPr>
          <w:snapToGrid/>
          <w:sz w:val="24"/>
          <w:szCs w:val="24"/>
          <w:vertAlign w:val="superscript"/>
        </w:rPr>
        <w:t xml:space="preserve">TM </w:t>
      </w:r>
      <w:r w:rsidRPr="00B45358">
        <w:rPr>
          <w:snapToGrid/>
          <w:sz w:val="24"/>
          <w:szCs w:val="24"/>
        </w:rPr>
        <w:t>1664-channel Touchscreen Controller, Revision 0.9, Atmel, March, 2012.</w:t>
      </w:r>
    </w:p>
    <w:p w14:paraId="3AC7D474" w14:textId="77777777" w:rsidR="0091084D" w:rsidRPr="00B45358" w:rsidRDefault="0091084D" w:rsidP="0091084D">
      <w:pPr>
        <w:widowControl/>
        <w:adjustRightInd/>
        <w:snapToGrid/>
        <w:spacing w:before="0" w:line="240" w:lineRule="auto"/>
        <w:ind w:left="426" w:hanging="426"/>
        <w:jc w:val="left"/>
        <w:rPr>
          <w:snapToGrid/>
          <w:sz w:val="24"/>
          <w:szCs w:val="24"/>
        </w:rPr>
      </w:pPr>
      <w:r w:rsidRPr="00B45358">
        <w:rPr>
          <w:snapToGrid/>
          <w:sz w:val="24"/>
          <w:szCs w:val="24"/>
        </w:rPr>
        <w:lastRenderedPageBreak/>
        <w:t>[21] Hwang CH, Wu AC. A predictive system shutdown method for energy saving of event-driven computation. ACM Transactions on Design Automation of Electronic Systems (TODAES). 2000 Apr 1;5(2):226-41.</w:t>
      </w:r>
    </w:p>
    <w:p w14:paraId="1F2E2921" w14:textId="77777777" w:rsidR="00637158" w:rsidRPr="00B45358" w:rsidRDefault="0091084D" w:rsidP="0079720F">
      <w:pPr>
        <w:widowControl/>
        <w:adjustRightInd/>
        <w:snapToGrid/>
        <w:spacing w:before="0" w:line="240" w:lineRule="auto"/>
        <w:ind w:left="426" w:hanging="426"/>
        <w:jc w:val="left"/>
        <w:rPr>
          <w:snapToGrid/>
          <w:sz w:val="24"/>
          <w:szCs w:val="24"/>
        </w:rPr>
      </w:pPr>
      <w:r w:rsidRPr="00B45358">
        <w:rPr>
          <w:snapToGrid/>
          <w:sz w:val="24"/>
          <w:szCs w:val="24"/>
        </w:rPr>
        <w:t>[22] MSM8996 Linux Android APSS CPU Power Management Overview, Revision C, Qualcomm, December, 2015.</w:t>
      </w:r>
    </w:p>
    <w:p w14:paraId="48EC994D" w14:textId="77777777" w:rsidR="00035100" w:rsidRPr="00B45358" w:rsidRDefault="00035100" w:rsidP="0079720F">
      <w:pPr>
        <w:widowControl/>
        <w:adjustRightInd/>
        <w:snapToGrid/>
        <w:spacing w:before="0" w:line="240" w:lineRule="auto"/>
        <w:ind w:left="426" w:hanging="426"/>
        <w:jc w:val="left"/>
        <w:rPr>
          <w:snapToGrid/>
          <w:sz w:val="24"/>
          <w:szCs w:val="24"/>
        </w:rPr>
      </w:pPr>
      <w:r w:rsidRPr="00B45358">
        <w:rPr>
          <w:snapToGrid/>
          <w:sz w:val="24"/>
          <w:szCs w:val="24"/>
        </w:rPr>
        <w:t>[</w:t>
      </w:r>
      <w:r w:rsidR="00B45358" w:rsidRPr="00B45358">
        <w:rPr>
          <w:snapToGrid/>
          <w:sz w:val="24"/>
          <w:szCs w:val="24"/>
        </w:rPr>
        <w:t>23</w:t>
      </w:r>
      <w:r w:rsidRPr="00B45358">
        <w:rPr>
          <w:snapToGrid/>
          <w:sz w:val="24"/>
          <w:szCs w:val="24"/>
        </w:rPr>
        <w:t xml:space="preserve">] Linux drivers for Atmel maxTouch touchscreen controllers, Nick Dyer, </w:t>
      </w:r>
      <w:r w:rsidR="001C1E9C">
        <w:fldChar w:fldCharType="begin"/>
      </w:r>
      <w:r w:rsidR="001C1E9C">
        <w:instrText xml:space="preserve"> HYPERLINK "https://github.com/atmel-maxtouch/linux" </w:instrText>
      </w:r>
      <w:r w:rsidR="001C1E9C">
        <w:fldChar w:fldCharType="separate"/>
      </w:r>
      <w:r w:rsidR="007A6272" w:rsidRPr="00B45358">
        <w:rPr>
          <w:rStyle w:val="aa"/>
          <w:snapToGrid/>
          <w:sz w:val="24"/>
          <w:szCs w:val="24"/>
        </w:rPr>
        <w:t>https://github.com/atmel-maxtouch/linux</w:t>
      </w:r>
      <w:r w:rsidR="001C1E9C">
        <w:rPr>
          <w:rStyle w:val="aa"/>
          <w:snapToGrid/>
          <w:sz w:val="24"/>
          <w:szCs w:val="24"/>
        </w:rPr>
        <w:fldChar w:fldCharType="end"/>
      </w:r>
    </w:p>
    <w:p w14:paraId="37C1EF4C" w14:textId="77777777" w:rsidR="009C242E" w:rsidRDefault="007A6272" w:rsidP="003B0348">
      <w:pPr>
        <w:widowControl/>
        <w:adjustRightInd/>
        <w:snapToGrid/>
        <w:spacing w:before="0" w:line="240" w:lineRule="auto"/>
        <w:ind w:left="426" w:hanging="426"/>
        <w:jc w:val="left"/>
        <w:rPr>
          <w:snapToGrid/>
          <w:sz w:val="24"/>
          <w:szCs w:val="24"/>
        </w:rPr>
      </w:pPr>
      <w:r w:rsidRPr="00B45358">
        <w:rPr>
          <w:snapToGrid/>
          <w:sz w:val="24"/>
          <w:szCs w:val="24"/>
        </w:rPr>
        <w:t>[</w:t>
      </w:r>
      <w:r w:rsidR="00B45358" w:rsidRPr="00B45358">
        <w:rPr>
          <w:snapToGrid/>
          <w:sz w:val="24"/>
          <w:szCs w:val="24"/>
        </w:rPr>
        <w:t>24</w:t>
      </w:r>
      <w:r w:rsidRPr="00B45358">
        <w:rPr>
          <w:snapToGrid/>
          <w:sz w:val="24"/>
          <w:szCs w:val="24"/>
        </w:rPr>
        <w:t xml:space="preserve">] </w:t>
      </w:r>
      <w:r w:rsidRPr="00B45358">
        <w:rPr>
          <w:rFonts w:hAnsi="SimSun"/>
          <w:snapToGrid/>
          <w:sz w:val="24"/>
          <w:szCs w:val="24"/>
        </w:rPr>
        <w:t>邱文华</w:t>
      </w:r>
      <w:r w:rsidRPr="00B45358">
        <w:rPr>
          <w:snapToGrid/>
          <w:sz w:val="24"/>
          <w:szCs w:val="24"/>
        </w:rPr>
        <w:t xml:space="preserve">, </w:t>
      </w:r>
      <w:r w:rsidRPr="00B45358">
        <w:rPr>
          <w:rFonts w:hAnsi="SimSun"/>
          <w:snapToGrid/>
          <w:sz w:val="24"/>
          <w:szCs w:val="24"/>
        </w:rPr>
        <w:t>邱珍珍</w:t>
      </w:r>
      <w:r w:rsidRPr="00B45358">
        <w:rPr>
          <w:snapToGrid/>
          <w:sz w:val="24"/>
          <w:szCs w:val="24"/>
        </w:rPr>
        <w:t xml:space="preserve">. </w:t>
      </w:r>
      <w:r w:rsidRPr="00B45358">
        <w:rPr>
          <w:rFonts w:hAnsi="SimSun"/>
          <w:snapToGrid/>
          <w:sz w:val="24"/>
          <w:szCs w:val="24"/>
        </w:rPr>
        <w:t>基于扁平设备树的</w:t>
      </w:r>
      <w:r w:rsidRPr="00B45358">
        <w:rPr>
          <w:snapToGrid/>
          <w:sz w:val="24"/>
          <w:szCs w:val="24"/>
        </w:rPr>
        <w:t xml:space="preserve"> Linux </w:t>
      </w:r>
      <w:r w:rsidRPr="00B45358">
        <w:rPr>
          <w:rFonts w:hAnsi="SimSun"/>
          <w:snapToGrid/>
          <w:sz w:val="24"/>
          <w:szCs w:val="24"/>
        </w:rPr>
        <w:t>内核启动方式</w:t>
      </w:r>
      <w:r w:rsidRPr="00B45358">
        <w:rPr>
          <w:snapToGrid/>
          <w:sz w:val="24"/>
          <w:szCs w:val="24"/>
        </w:rPr>
        <w:t xml:space="preserve">[J]. </w:t>
      </w:r>
      <w:r w:rsidRPr="00B45358">
        <w:rPr>
          <w:rFonts w:hAnsi="SimSun"/>
          <w:snapToGrid/>
          <w:sz w:val="24"/>
          <w:szCs w:val="24"/>
        </w:rPr>
        <w:t>现代计算机</w:t>
      </w:r>
      <w:r w:rsidRPr="00B45358">
        <w:rPr>
          <w:snapToGrid/>
          <w:sz w:val="24"/>
          <w:szCs w:val="24"/>
        </w:rPr>
        <w:t xml:space="preserve">: </w:t>
      </w:r>
      <w:r w:rsidRPr="00B45358">
        <w:rPr>
          <w:rFonts w:hAnsi="SimSun"/>
          <w:snapToGrid/>
          <w:sz w:val="24"/>
          <w:szCs w:val="24"/>
        </w:rPr>
        <w:t>下半月版</w:t>
      </w:r>
      <w:r w:rsidRPr="00B45358">
        <w:rPr>
          <w:snapToGrid/>
          <w:sz w:val="24"/>
          <w:szCs w:val="24"/>
        </w:rPr>
        <w:t>, 2009 (3): 115-118.</w:t>
      </w:r>
    </w:p>
    <w:p w14:paraId="260605A9" w14:textId="77777777" w:rsidR="004A2904" w:rsidRDefault="004A2904" w:rsidP="004A2904">
      <w:pPr>
        <w:widowControl/>
        <w:adjustRightInd/>
        <w:snapToGrid/>
        <w:spacing w:before="0" w:line="240" w:lineRule="auto"/>
        <w:ind w:left="426" w:hanging="426"/>
        <w:jc w:val="left"/>
        <w:rPr>
          <w:snapToGrid/>
          <w:sz w:val="24"/>
          <w:szCs w:val="24"/>
        </w:rPr>
      </w:pPr>
      <w:r>
        <w:rPr>
          <w:rFonts w:hint="eastAsia"/>
          <w:snapToGrid/>
          <w:sz w:val="24"/>
          <w:szCs w:val="24"/>
        </w:rPr>
        <w:t xml:space="preserve">[25] </w:t>
      </w:r>
      <w:r w:rsidRPr="004A2904">
        <w:rPr>
          <w:snapToGrid/>
          <w:sz w:val="24"/>
          <w:szCs w:val="24"/>
        </w:rPr>
        <w:t>Das A, Walker MJ, Hansson A, Al-Hashimi BM, Merrett GV. Hardware-software interaction for run-time power optimization: A case study of embedded Linux on multicore smartphones. InLow Power Electronics and Design (ISLPED), 2015 IEEE/ACM International Symposium on 2015 Jul 22 (pp. 165-170). IEEE.</w:t>
      </w:r>
    </w:p>
    <w:p w14:paraId="5013F012" w14:textId="77777777" w:rsidR="004D1029" w:rsidRDefault="004D1029" w:rsidP="004A2904">
      <w:pPr>
        <w:widowControl/>
        <w:adjustRightInd/>
        <w:snapToGrid/>
        <w:spacing w:before="0" w:line="240" w:lineRule="auto"/>
        <w:ind w:left="426" w:hanging="426"/>
        <w:jc w:val="left"/>
        <w:rPr>
          <w:snapToGrid/>
          <w:sz w:val="24"/>
          <w:szCs w:val="24"/>
        </w:rPr>
      </w:pPr>
      <w:r>
        <w:rPr>
          <w:rFonts w:hint="eastAsia"/>
          <w:snapToGrid/>
          <w:sz w:val="24"/>
          <w:szCs w:val="24"/>
        </w:rPr>
        <w:t xml:space="preserve">[26] </w:t>
      </w:r>
      <w:r w:rsidRPr="004D1029">
        <w:rPr>
          <w:rFonts w:hint="eastAsia"/>
          <w:snapToGrid/>
          <w:sz w:val="24"/>
          <w:szCs w:val="24"/>
        </w:rPr>
        <w:t>Nicolas Pitre</w:t>
      </w:r>
      <w:r>
        <w:rPr>
          <w:rFonts w:hint="eastAsia"/>
          <w:snapToGrid/>
          <w:sz w:val="24"/>
          <w:szCs w:val="24"/>
        </w:rPr>
        <w:t xml:space="preserve">. </w:t>
      </w:r>
      <w:r w:rsidRPr="004D1029">
        <w:rPr>
          <w:snapToGrid/>
          <w:sz w:val="24"/>
          <w:szCs w:val="24"/>
        </w:rPr>
        <w:t>Teaching the scheduler about power management</w:t>
      </w:r>
      <w:r>
        <w:rPr>
          <w:rFonts w:hint="eastAsia"/>
          <w:snapToGrid/>
          <w:sz w:val="24"/>
          <w:szCs w:val="24"/>
        </w:rPr>
        <w:t xml:space="preserve">. </w:t>
      </w:r>
      <w:r w:rsidR="001C1E9C">
        <w:fldChar w:fldCharType="begin"/>
      </w:r>
      <w:r w:rsidR="001C1E9C">
        <w:instrText xml:space="preserve"> HYPERLINK "https://lwn.net/Articles/602479" </w:instrText>
      </w:r>
      <w:r w:rsidR="001C1E9C">
        <w:fldChar w:fldCharType="separate"/>
      </w:r>
      <w:r w:rsidR="003150A0" w:rsidRPr="00765BC2">
        <w:rPr>
          <w:rStyle w:val="aa"/>
          <w:snapToGrid/>
          <w:sz w:val="24"/>
          <w:szCs w:val="24"/>
        </w:rPr>
        <w:t>https://lwn.net/Articles/602479</w:t>
      </w:r>
      <w:r w:rsidR="001C1E9C">
        <w:rPr>
          <w:rStyle w:val="aa"/>
          <w:snapToGrid/>
          <w:sz w:val="24"/>
          <w:szCs w:val="24"/>
        </w:rPr>
        <w:fldChar w:fldCharType="end"/>
      </w:r>
    </w:p>
    <w:p w14:paraId="27EDCDEA" w14:textId="77777777" w:rsidR="003150A0" w:rsidRPr="004A2904" w:rsidRDefault="003150A0" w:rsidP="004A2904">
      <w:pPr>
        <w:widowControl/>
        <w:adjustRightInd/>
        <w:snapToGrid/>
        <w:spacing w:before="0" w:line="240" w:lineRule="auto"/>
        <w:ind w:left="426" w:hanging="426"/>
        <w:jc w:val="left"/>
        <w:rPr>
          <w:snapToGrid/>
          <w:sz w:val="24"/>
          <w:szCs w:val="24"/>
        </w:rPr>
      </w:pPr>
      <w:r>
        <w:rPr>
          <w:rFonts w:hint="eastAsia"/>
          <w:snapToGrid/>
          <w:sz w:val="24"/>
          <w:szCs w:val="24"/>
        </w:rPr>
        <w:t xml:space="preserve">[27] </w:t>
      </w:r>
      <w:r w:rsidRPr="003150A0">
        <w:rPr>
          <w:snapToGrid/>
          <w:sz w:val="24"/>
          <w:szCs w:val="24"/>
        </w:rPr>
        <w:t>Wysocki, Rafael J. "Device PM QoS and Generic PM Domains." (2012).</w:t>
      </w:r>
    </w:p>
    <w:p w14:paraId="690148A5" w14:textId="77777777" w:rsidR="003E592D" w:rsidRDefault="003E592D">
      <w:pPr>
        <w:widowControl/>
        <w:adjustRightInd/>
        <w:snapToGrid/>
        <w:spacing w:before="0" w:line="240" w:lineRule="auto"/>
        <w:ind w:firstLine="0"/>
        <w:jc w:val="left"/>
        <w:rPr>
          <w:rFonts w:eastAsiaTheme="minorEastAsia"/>
          <w:snapToGrid/>
          <w:sz w:val="24"/>
          <w:szCs w:val="24"/>
        </w:rPr>
      </w:pPr>
      <w:r>
        <w:rPr>
          <w:rFonts w:eastAsiaTheme="minorEastAsia"/>
          <w:snapToGrid/>
          <w:sz w:val="24"/>
          <w:szCs w:val="24"/>
        </w:rPr>
        <w:br w:type="page"/>
      </w:r>
    </w:p>
    <w:p w14:paraId="714CDC72" w14:textId="77777777" w:rsidR="00961C7B" w:rsidRDefault="00961C7B" w:rsidP="00145AC8">
      <w:pPr>
        <w:pStyle w:val="1"/>
        <w:spacing w:line="300" w:lineRule="auto"/>
        <w:ind w:right="25" w:firstLine="410"/>
        <w:jc w:val="center"/>
        <w:rPr>
          <w:rStyle w:val="Char2"/>
          <w:rFonts w:ascii="SimHei" w:hAnsi="SimHei"/>
          <w:sz w:val="32"/>
          <w:szCs w:val="32"/>
        </w:rPr>
      </w:pPr>
      <w:bookmarkStart w:id="1849" w:name="_Toc471381704"/>
      <w:r w:rsidRPr="001B0EAB">
        <w:rPr>
          <w:rStyle w:val="Char2"/>
          <w:rFonts w:ascii="SimHei" w:hAnsi="SimHei" w:hint="eastAsia"/>
          <w:sz w:val="32"/>
          <w:szCs w:val="32"/>
        </w:rPr>
        <w:lastRenderedPageBreak/>
        <w:t>附 录</w:t>
      </w:r>
      <w:bookmarkEnd w:id="1849"/>
    </w:p>
    <w:p w14:paraId="2CB200F2" w14:textId="77777777" w:rsidR="00CF6329" w:rsidRPr="00CF6329" w:rsidRDefault="00CF6329" w:rsidP="00CF6329">
      <w:pPr>
        <w:ind w:firstLine="0"/>
      </w:pPr>
    </w:p>
    <w:p w14:paraId="43DAFD62" w14:textId="77777777" w:rsidR="00C74472" w:rsidRPr="00CF6329" w:rsidRDefault="00C74472" w:rsidP="00C74472">
      <w:pPr>
        <w:ind w:leftChars="-1" w:left="-1" w:rightChars="12" w:right="25" w:hanging="1"/>
        <w:outlineLvl w:val="2"/>
        <w:rPr>
          <w:rFonts w:ascii="SimHei" w:eastAsia="SimHei" w:hAnsi="SimSun"/>
          <w:sz w:val="24"/>
        </w:rPr>
      </w:pPr>
      <w:bookmarkStart w:id="1850" w:name="_Toc471381705"/>
      <w:r w:rsidRPr="00D01718">
        <w:rPr>
          <w:rFonts w:ascii="SimHei" w:eastAsia="SimHei" w:hAnsi="SimHei" w:hint="eastAsia"/>
          <w:sz w:val="24"/>
          <w:szCs w:val="24"/>
        </w:rPr>
        <w:t>附录</w:t>
      </w:r>
      <w:r>
        <w:rPr>
          <w:rFonts w:ascii="SimHei" w:eastAsia="SimHei" w:hAnsi="SimHei" w:hint="eastAsia"/>
          <w:sz w:val="24"/>
          <w:szCs w:val="24"/>
        </w:rPr>
        <w:t>I</w:t>
      </w:r>
      <w:r w:rsidRPr="00D01718">
        <w:rPr>
          <w:rFonts w:ascii="SimHei" w:eastAsia="SimHei" w:hAnsi="SimHei" w:hint="eastAsia"/>
          <w:sz w:val="24"/>
          <w:szCs w:val="24"/>
        </w:rPr>
        <w:t xml:space="preserve">. </w:t>
      </w:r>
      <w:r>
        <w:rPr>
          <w:rFonts w:ascii="SimHei" w:eastAsia="SimHei" w:hAnsi="SimHei" w:hint="eastAsia"/>
          <w:sz w:val="24"/>
          <w:szCs w:val="24"/>
        </w:rPr>
        <w:t>update_task_demand</w:t>
      </w:r>
      <w:r w:rsidRPr="00D01718">
        <w:rPr>
          <w:rFonts w:ascii="SimHei" w:eastAsia="SimHei" w:hAnsi="SimHei" w:hint="eastAsia"/>
          <w:sz w:val="24"/>
          <w:szCs w:val="24"/>
        </w:rPr>
        <w:t>()函数代码</w:t>
      </w:r>
      <w:bookmarkEnd w:id="1850"/>
    </w:p>
    <w:p w14:paraId="43377EA7"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static void update_task_demand(struct task_struct *p, struct rq *rq,</w:t>
      </w:r>
    </w:p>
    <w:p w14:paraId="4302B5A5"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 xml:space="preserve">     int event, u64 wallclock)</w:t>
      </w:r>
    </w:p>
    <w:p w14:paraId="59FF40C6"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w:t>
      </w:r>
    </w:p>
    <w:p w14:paraId="3064D0DC"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u64 mark_start = p-&gt;ravg.mark_start;</w:t>
      </w:r>
    </w:p>
    <w:p w14:paraId="26AD551A"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u64 delta, window_start = rq-&gt;window_start;</w:t>
      </w:r>
    </w:p>
    <w:p w14:paraId="62A67D5E"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int new_window, nr_full_windows;</w:t>
      </w:r>
    </w:p>
    <w:p w14:paraId="28245E76"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u32 window_size = sched_ravg_window;</w:t>
      </w:r>
    </w:p>
    <w:p w14:paraId="16488A25" w14:textId="77777777" w:rsidR="00C74472" w:rsidRPr="00447192" w:rsidRDefault="00C74472" w:rsidP="00C74472">
      <w:pPr>
        <w:pStyle w:val="11"/>
        <w:ind w:right="25" w:firstLineChars="0" w:firstLine="0"/>
        <w:rPr>
          <w:rStyle w:val="Char2"/>
          <w:sz w:val="21"/>
          <w:szCs w:val="21"/>
        </w:rPr>
      </w:pPr>
    </w:p>
    <w:p w14:paraId="77E86689"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new_window = mark_start &lt; window_start;</w:t>
      </w:r>
    </w:p>
    <w:p w14:paraId="29B27F58"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if (!account_busy_for_task_demand(p, event)) {</w:t>
      </w:r>
    </w:p>
    <w:p w14:paraId="3FCC2A43"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r>
      <w:r w:rsidRPr="00447192">
        <w:rPr>
          <w:rStyle w:val="Char2"/>
          <w:sz w:val="21"/>
          <w:szCs w:val="21"/>
        </w:rPr>
        <w:tab/>
        <w:t>if (new_window)</w:t>
      </w:r>
    </w:p>
    <w:p w14:paraId="167E1745"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r>
      <w:r w:rsidRPr="00447192">
        <w:rPr>
          <w:rStyle w:val="Char2"/>
          <w:sz w:val="21"/>
          <w:szCs w:val="21"/>
        </w:rPr>
        <w:tab/>
      </w:r>
      <w:r w:rsidRPr="00447192">
        <w:rPr>
          <w:rStyle w:val="Char2"/>
          <w:sz w:val="21"/>
          <w:szCs w:val="21"/>
        </w:rPr>
        <w:tab/>
        <w:t>/* If the time accounted isn't being accounted as</w:t>
      </w:r>
    </w:p>
    <w:p w14:paraId="7E4F7E1D"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r>
      <w:r w:rsidRPr="00447192">
        <w:rPr>
          <w:rStyle w:val="Char2"/>
          <w:sz w:val="21"/>
          <w:szCs w:val="21"/>
        </w:rPr>
        <w:tab/>
      </w:r>
      <w:r w:rsidRPr="00447192">
        <w:rPr>
          <w:rStyle w:val="Char2"/>
          <w:sz w:val="21"/>
          <w:szCs w:val="21"/>
        </w:rPr>
        <w:tab/>
        <w:t xml:space="preserve"> * busy time, and a new window started, only the</w:t>
      </w:r>
    </w:p>
    <w:p w14:paraId="4AA62CC0"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r>
      <w:r w:rsidRPr="00447192">
        <w:rPr>
          <w:rStyle w:val="Char2"/>
          <w:sz w:val="21"/>
          <w:szCs w:val="21"/>
        </w:rPr>
        <w:tab/>
      </w:r>
      <w:r w:rsidRPr="00447192">
        <w:rPr>
          <w:rStyle w:val="Char2"/>
          <w:sz w:val="21"/>
          <w:szCs w:val="21"/>
        </w:rPr>
        <w:tab/>
        <w:t xml:space="preserve"> * previous window need be closed out with the</w:t>
      </w:r>
    </w:p>
    <w:p w14:paraId="640F924C"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r>
      <w:r w:rsidRPr="00447192">
        <w:rPr>
          <w:rStyle w:val="Char2"/>
          <w:sz w:val="21"/>
          <w:szCs w:val="21"/>
        </w:rPr>
        <w:tab/>
      </w:r>
      <w:r w:rsidRPr="00447192">
        <w:rPr>
          <w:rStyle w:val="Char2"/>
          <w:sz w:val="21"/>
          <w:szCs w:val="21"/>
        </w:rPr>
        <w:tab/>
        <w:t xml:space="preserve"> * pre-existing demand. Multiple windows may have</w:t>
      </w:r>
    </w:p>
    <w:p w14:paraId="446C5190"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r>
      <w:r w:rsidRPr="00447192">
        <w:rPr>
          <w:rStyle w:val="Char2"/>
          <w:sz w:val="21"/>
          <w:szCs w:val="21"/>
        </w:rPr>
        <w:tab/>
      </w:r>
      <w:r w:rsidRPr="00447192">
        <w:rPr>
          <w:rStyle w:val="Char2"/>
          <w:sz w:val="21"/>
          <w:szCs w:val="21"/>
        </w:rPr>
        <w:tab/>
        <w:t xml:space="preserve"> * elapsed, but since empty windows are dropped,</w:t>
      </w:r>
    </w:p>
    <w:p w14:paraId="0A81E6FE"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r>
      <w:r w:rsidRPr="00447192">
        <w:rPr>
          <w:rStyle w:val="Char2"/>
          <w:sz w:val="21"/>
          <w:szCs w:val="21"/>
        </w:rPr>
        <w:tab/>
      </w:r>
      <w:r w:rsidRPr="00447192">
        <w:rPr>
          <w:rStyle w:val="Char2"/>
          <w:sz w:val="21"/>
          <w:szCs w:val="21"/>
        </w:rPr>
        <w:tab/>
        <w:t xml:space="preserve"> * it is not necessary to account those. */</w:t>
      </w:r>
    </w:p>
    <w:p w14:paraId="34876468"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r>
      <w:r w:rsidRPr="00447192">
        <w:rPr>
          <w:rStyle w:val="Char2"/>
          <w:sz w:val="21"/>
          <w:szCs w:val="21"/>
        </w:rPr>
        <w:tab/>
      </w:r>
      <w:r w:rsidRPr="00447192">
        <w:rPr>
          <w:rStyle w:val="Char2"/>
          <w:sz w:val="21"/>
          <w:szCs w:val="21"/>
        </w:rPr>
        <w:tab/>
        <w:t>update_history(rq, p, p-&gt;ravg.sum, 1, event);</w:t>
      </w:r>
    </w:p>
    <w:p w14:paraId="4923C438"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r>
      <w:r w:rsidRPr="00447192">
        <w:rPr>
          <w:rStyle w:val="Char2"/>
          <w:sz w:val="21"/>
          <w:szCs w:val="21"/>
        </w:rPr>
        <w:tab/>
        <w:t>return;</w:t>
      </w:r>
    </w:p>
    <w:p w14:paraId="7C2B7B65"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w:t>
      </w:r>
    </w:p>
    <w:p w14:paraId="2B29D6D7" w14:textId="77777777" w:rsidR="00C74472" w:rsidRPr="00447192" w:rsidRDefault="00C74472" w:rsidP="00C74472">
      <w:pPr>
        <w:pStyle w:val="11"/>
        <w:ind w:right="25" w:firstLineChars="0" w:firstLine="0"/>
        <w:rPr>
          <w:rStyle w:val="Char2"/>
          <w:sz w:val="21"/>
          <w:szCs w:val="21"/>
        </w:rPr>
      </w:pPr>
    </w:p>
    <w:p w14:paraId="7F23C766"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if (!new_window) {</w:t>
      </w:r>
    </w:p>
    <w:p w14:paraId="1AA59755"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r>
      <w:r w:rsidRPr="00447192">
        <w:rPr>
          <w:rStyle w:val="Char2"/>
          <w:sz w:val="21"/>
          <w:szCs w:val="21"/>
        </w:rPr>
        <w:tab/>
        <w:t>/* The simple case - busy time contained within the existing</w:t>
      </w:r>
    </w:p>
    <w:p w14:paraId="5DAB5458"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r>
      <w:r w:rsidRPr="00447192">
        <w:rPr>
          <w:rStyle w:val="Char2"/>
          <w:sz w:val="21"/>
          <w:szCs w:val="21"/>
        </w:rPr>
        <w:tab/>
        <w:t xml:space="preserve"> * window. */</w:t>
      </w:r>
    </w:p>
    <w:p w14:paraId="10CFA437"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r>
      <w:r w:rsidRPr="00447192">
        <w:rPr>
          <w:rStyle w:val="Char2"/>
          <w:sz w:val="21"/>
          <w:szCs w:val="21"/>
        </w:rPr>
        <w:tab/>
        <w:t>add_to_task_demand(rq, p, wallclock - mark_start);</w:t>
      </w:r>
    </w:p>
    <w:p w14:paraId="08DB8935"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r>
      <w:r w:rsidRPr="00447192">
        <w:rPr>
          <w:rStyle w:val="Char2"/>
          <w:sz w:val="21"/>
          <w:szCs w:val="21"/>
        </w:rPr>
        <w:tab/>
        <w:t>return;</w:t>
      </w:r>
    </w:p>
    <w:p w14:paraId="692B64B5"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w:t>
      </w:r>
    </w:p>
    <w:p w14:paraId="40C36545" w14:textId="77777777" w:rsidR="00C74472" w:rsidRPr="00447192" w:rsidRDefault="00C74472" w:rsidP="00C74472">
      <w:pPr>
        <w:pStyle w:val="11"/>
        <w:ind w:right="25" w:firstLineChars="0" w:firstLine="0"/>
        <w:rPr>
          <w:rStyle w:val="Char2"/>
          <w:sz w:val="21"/>
          <w:szCs w:val="21"/>
        </w:rPr>
      </w:pPr>
    </w:p>
    <w:p w14:paraId="2310E907"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 Busy time spans at least two windows. Temporarily rewind</w:t>
      </w:r>
    </w:p>
    <w:p w14:paraId="5AC866AA"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 xml:space="preserve"> * window_start to first window boundary after mark_start. */</w:t>
      </w:r>
    </w:p>
    <w:p w14:paraId="55177FA4"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delta = window_start - mark_start;</w:t>
      </w:r>
    </w:p>
    <w:p w14:paraId="0188A866"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nr_full_windows = div64_u64(delta, window_size);</w:t>
      </w:r>
    </w:p>
    <w:p w14:paraId="72B10128"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window_start -= (u64)nr_full_windows * (u64)window_size;</w:t>
      </w:r>
    </w:p>
    <w:p w14:paraId="0B864CE7" w14:textId="77777777" w:rsidR="00C74472" w:rsidRPr="00447192" w:rsidRDefault="00C74472" w:rsidP="00C74472">
      <w:pPr>
        <w:pStyle w:val="11"/>
        <w:ind w:right="25" w:firstLineChars="0" w:firstLine="0"/>
        <w:rPr>
          <w:rStyle w:val="Char2"/>
          <w:sz w:val="21"/>
          <w:szCs w:val="21"/>
        </w:rPr>
      </w:pPr>
    </w:p>
    <w:p w14:paraId="3A40F231"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 Process (window_start - mark_start) first */</w:t>
      </w:r>
    </w:p>
    <w:p w14:paraId="68980516"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add_to_task_demand(rq, p, window_start - mark_start);</w:t>
      </w:r>
    </w:p>
    <w:p w14:paraId="2B07FB2E" w14:textId="77777777" w:rsidR="00C74472" w:rsidRPr="00447192" w:rsidRDefault="00C74472" w:rsidP="00C74472">
      <w:pPr>
        <w:pStyle w:val="11"/>
        <w:ind w:right="25" w:firstLineChars="0" w:firstLine="0"/>
        <w:rPr>
          <w:rStyle w:val="Char2"/>
          <w:sz w:val="21"/>
          <w:szCs w:val="21"/>
        </w:rPr>
      </w:pPr>
    </w:p>
    <w:p w14:paraId="6C3BD38C"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 Push new sample(s) into task's demand history */</w:t>
      </w:r>
    </w:p>
    <w:p w14:paraId="4E2F98C5"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update_history(rq, p, p-&gt;ravg.sum, 1, event);</w:t>
      </w:r>
    </w:p>
    <w:p w14:paraId="1304A199"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lastRenderedPageBreak/>
        <w:tab/>
        <w:t>if (nr_full_windows)</w:t>
      </w:r>
    </w:p>
    <w:p w14:paraId="33B830DE"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r>
      <w:r w:rsidRPr="00447192">
        <w:rPr>
          <w:rStyle w:val="Char2"/>
          <w:sz w:val="21"/>
          <w:szCs w:val="21"/>
        </w:rPr>
        <w:tab/>
        <w:t>update_history(rq, p, scale_exec_time(window_size, rq),</w:t>
      </w:r>
    </w:p>
    <w:p w14:paraId="3C3776A9"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r>
      <w:r w:rsidRPr="00447192">
        <w:rPr>
          <w:rStyle w:val="Char2"/>
          <w:sz w:val="21"/>
          <w:szCs w:val="21"/>
        </w:rPr>
        <w:tab/>
      </w:r>
      <w:r w:rsidRPr="00447192">
        <w:rPr>
          <w:rStyle w:val="Char2"/>
          <w:sz w:val="21"/>
          <w:szCs w:val="21"/>
        </w:rPr>
        <w:tab/>
        <w:t xml:space="preserve">       nr_full_windows, event);</w:t>
      </w:r>
    </w:p>
    <w:p w14:paraId="36D00C35" w14:textId="77777777" w:rsidR="00C74472" w:rsidRPr="00447192" w:rsidRDefault="00C74472" w:rsidP="00C74472">
      <w:pPr>
        <w:pStyle w:val="11"/>
        <w:ind w:right="25" w:firstLineChars="0" w:firstLine="0"/>
        <w:rPr>
          <w:rStyle w:val="Char2"/>
          <w:sz w:val="21"/>
          <w:szCs w:val="21"/>
        </w:rPr>
      </w:pPr>
    </w:p>
    <w:p w14:paraId="66712CC9"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 Roll window_start back to current to process any remainder</w:t>
      </w:r>
    </w:p>
    <w:p w14:paraId="1ED00B90"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 xml:space="preserve"> * in current window. */</w:t>
      </w:r>
    </w:p>
    <w:p w14:paraId="2E586669"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window_start += (u64)nr_full_windows * (u64)window_size;</w:t>
      </w:r>
    </w:p>
    <w:p w14:paraId="105D8E7B" w14:textId="77777777" w:rsidR="00C74472" w:rsidRPr="00447192" w:rsidRDefault="00C74472" w:rsidP="00C74472">
      <w:pPr>
        <w:pStyle w:val="11"/>
        <w:ind w:right="25" w:firstLineChars="0" w:firstLine="0"/>
        <w:rPr>
          <w:rStyle w:val="Char2"/>
          <w:sz w:val="21"/>
          <w:szCs w:val="21"/>
        </w:rPr>
      </w:pPr>
    </w:p>
    <w:p w14:paraId="702FD155"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 Process (wallclock - window_start) next */</w:t>
      </w:r>
    </w:p>
    <w:p w14:paraId="757EA31C"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mark_start = window_start;</w:t>
      </w:r>
    </w:p>
    <w:p w14:paraId="1644657B" w14:textId="77777777" w:rsidR="00C74472" w:rsidRPr="00447192" w:rsidRDefault="00C74472" w:rsidP="00C74472">
      <w:pPr>
        <w:pStyle w:val="11"/>
        <w:ind w:right="25" w:firstLineChars="0" w:firstLine="0"/>
        <w:rPr>
          <w:rStyle w:val="Char2"/>
          <w:sz w:val="21"/>
          <w:szCs w:val="21"/>
        </w:rPr>
      </w:pPr>
      <w:r w:rsidRPr="00447192">
        <w:rPr>
          <w:rStyle w:val="Char2"/>
          <w:sz w:val="21"/>
          <w:szCs w:val="21"/>
        </w:rPr>
        <w:tab/>
        <w:t>add_to_task_demand(rq, p, wallclock - mark_start);</w:t>
      </w:r>
    </w:p>
    <w:p w14:paraId="58F5E058" w14:textId="77777777" w:rsidR="00C74472" w:rsidRPr="00C74472" w:rsidRDefault="00C74472" w:rsidP="00C74472">
      <w:pPr>
        <w:pStyle w:val="11"/>
        <w:spacing w:line="300" w:lineRule="auto"/>
        <w:ind w:right="25" w:firstLineChars="0" w:firstLine="0"/>
        <w:rPr>
          <w:rFonts w:eastAsia="SimHei"/>
          <w:bCs/>
          <w:kern w:val="44"/>
          <w:szCs w:val="21"/>
        </w:rPr>
      </w:pPr>
      <w:r w:rsidRPr="00447192">
        <w:rPr>
          <w:rStyle w:val="Char2"/>
          <w:sz w:val="21"/>
          <w:szCs w:val="21"/>
        </w:rPr>
        <w:t>}</w:t>
      </w:r>
    </w:p>
    <w:p w14:paraId="6BAC86CD" w14:textId="77777777" w:rsidR="00162589" w:rsidRPr="00CF6329" w:rsidRDefault="00CF6329" w:rsidP="00CF6329">
      <w:pPr>
        <w:ind w:leftChars="-1" w:left="-1" w:rightChars="12" w:right="25" w:hanging="1"/>
        <w:outlineLvl w:val="2"/>
        <w:rPr>
          <w:rFonts w:ascii="SimHei" w:eastAsia="SimHei" w:hAnsi="SimSun"/>
          <w:sz w:val="24"/>
        </w:rPr>
      </w:pPr>
      <w:bookmarkStart w:id="1851" w:name="_Toc471381706"/>
      <w:r w:rsidRPr="00D01718">
        <w:rPr>
          <w:rFonts w:ascii="SimHei" w:eastAsia="SimHei" w:hAnsi="SimHei" w:hint="eastAsia"/>
          <w:sz w:val="24"/>
          <w:szCs w:val="24"/>
        </w:rPr>
        <w:t>附录I</w:t>
      </w:r>
      <w:r w:rsidR="00C74472">
        <w:rPr>
          <w:rFonts w:ascii="SimHei" w:eastAsia="SimHei" w:hAnsi="SimHei" w:hint="eastAsia"/>
          <w:sz w:val="24"/>
          <w:szCs w:val="24"/>
        </w:rPr>
        <w:t>I</w:t>
      </w:r>
      <w:r w:rsidRPr="00D01718">
        <w:rPr>
          <w:rFonts w:ascii="SimHei" w:eastAsia="SimHei" w:hAnsi="SimHei" w:hint="eastAsia"/>
          <w:sz w:val="24"/>
          <w:szCs w:val="24"/>
        </w:rPr>
        <w:t>. update_history()函数代码</w:t>
      </w:r>
      <w:bookmarkEnd w:id="1851"/>
    </w:p>
    <w:p w14:paraId="54BC69D2" w14:textId="77777777" w:rsidR="00162589" w:rsidRPr="00AD5922" w:rsidRDefault="00162589" w:rsidP="00162589">
      <w:pPr>
        <w:ind w:firstLine="0"/>
      </w:pPr>
      <w:r w:rsidRPr="00AD5922">
        <w:t>/*</w:t>
      </w:r>
    </w:p>
    <w:p w14:paraId="5B348729" w14:textId="77777777" w:rsidR="00162589" w:rsidRPr="00AD5922" w:rsidRDefault="00162589" w:rsidP="00162589">
      <w:pPr>
        <w:ind w:firstLine="0"/>
      </w:pPr>
      <w:r w:rsidRPr="00AD5922">
        <w:t xml:space="preserve"> * Called when new window is starting for a task, to record cpu usage over</w:t>
      </w:r>
    </w:p>
    <w:p w14:paraId="093222FD" w14:textId="77777777" w:rsidR="00162589" w:rsidRPr="00AD5922" w:rsidRDefault="00162589" w:rsidP="00162589">
      <w:pPr>
        <w:ind w:firstLine="0"/>
      </w:pPr>
      <w:r w:rsidRPr="00AD5922">
        <w:t xml:space="preserve"> * recently concluded window(s). Normally 'samples' should be 1. It can be &gt; 1</w:t>
      </w:r>
    </w:p>
    <w:p w14:paraId="6374F762" w14:textId="77777777" w:rsidR="00162589" w:rsidRPr="00AD5922" w:rsidRDefault="00162589" w:rsidP="00162589">
      <w:pPr>
        <w:ind w:firstLine="0"/>
      </w:pPr>
      <w:r w:rsidRPr="00AD5922">
        <w:t xml:space="preserve"> * when, say, a real-time task runs without preemption for several windows at a</w:t>
      </w:r>
    </w:p>
    <w:p w14:paraId="194362A4" w14:textId="77777777" w:rsidR="00162589" w:rsidRPr="00AD5922" w:rsidRDefault="00162589" w:rsidP="00162589">
      <w:pPr>
        <w:ind w:firstLine="0"/>
      </w:pPr>
      <w:r w:rsidRPr="00AD5922">
        <w:t xml:space="preserve"> * stretch.</w:t>
      </w:r>
    </w:p>
    <w:p w14:paraId="492BE09B" w14:textId="77777777" w:rsidR="00162589" w:rsidRPr="00AD5922" w:rsidRDefault="00162589" w:rsidP="00162589">
      <w:pPr>
        <w:ind w:firstLine="0"/>
      </w:pPr>
      <w:r w:rsidRPr="00AD5922">
        <w:t xml:space="preserve"> */</w:t>
      </w:r>
    </w:p>
    <w:p w14:paraId="33546889" w14:textId="77777777" w:rsidR="00162589" w:rsidRPr="00AD5922" w:rsidRDefault="00162589" w:rsidP="00162589">
      <w:pPr>
        <w:ind w:firstLine="0"/>
      </w:pPr>
      <w:r w:rsidRPr="00AD5922">
        <w:t>static void update_history(struct rq *rq, struct task_struct *p,</w:t>
      </w:r>
    </w:p>
    <w:p w14:paraId="483B1B86" w14:textId="77777777" w:rsidR="00162589" w:rsidRPr="00AD5922" w:rsidRDefault="00162589" w:rsidP="00162589">
      <w:pPr>
        <w:ind w:firstLine="0"/>
      </w:pPr>
      <w:r w:rsidRPr="00AD5922">
        <w:tab/>
      </w:r>
      <w:r w:rsidRPr="00AD5922">
        <w:tab/>
      </w:r>
      <w:r w:rsidRPr="00AD5922">
        <w:tab/>
        <w:t xml:space="preserve"> u32 runtime, int samples, int event)</w:t>
      </w:r>
    </w:p>
    <w:p w14:paraId="1E9BAFA9" w14:textId="77777777" w:rsidR="00162589" w:rsidRPr="00AD5922" w:rsidRDefault="00162589" w:rsidP="00162589">
      <w:pPr>
        <w:ind w:firstLine="0"/>
      </w:pPr>
      <w:r w:rsidRPr="00AD5922">
        <w:t>{</w:t>
      </w:r>
    </w:p>
    <w:p w14:paraId="55AEA0EA" w14:textId="77777777" w:rsidR="00162589" w:rsidRPr="00AD5922" w:rsidRDefault="00162589" w:rsidP="00162589">
      <w:pPr>
        <w:ind w:firstLine="0"/>
      </w:pPr>
      <w:r w:rsidRPr="00AD5922">
        <w:tab/>
        <w:t>u32 *hist = &amp;p-&gt;ravg.sum_history[0];</w:t>
      </w:r>
    </w:p>
    <w:p w14:paraId="27600587" w14:textId="77777777" w:rsidR="00162589" w:rsidRPr="00AD5922" w:rsidRDefault="00162589" w:rsidP="00162589">
      <w:pPr>
        <w:ind w:firstLine="0"/>
      </w:pPr>
      <w:r w:rsidRPr="00AD5922">
        <w:tab/>
        <w:t>int ridx, widx;</w:t>
      </w:r>
    </w:p>
    <w:p w14:paraId="29C0E1B0" w14:textId="77777777" w:rsidR="00162589" w:rsidRPr="00AD5922" w:rsidRDefault="00162589" w:rsidP="00162589">
      <w:pPr>
        <w:ind w:firstLine="0"/>
      </w:pPr>
      <w:r w:rsidRPr="00AD5922">
        <w:tab/>
        <w:t>u32 max = 0, avg, demand;</w:t>
      </w:r>
    </w:p>
    <w:p w14:paraId="679EE803" w14:textId="77777777" w:rsidR="00162589" w:rsidRPr="00AD5922" w:rsidRDefault="00162589" w:rsidP="00162589">
      <w:pPr>
        <w:ind w:firstLine="0"/>
      </w:pPr>
      <w:r w:rsidRPr="00AD5922">
        <w:tab/>
        <w:t>u64 sum = 0;</w:t>
      </w:r>
    </w:p>
    <w:p w14:paraId="5637BB71" w14:textId="77777777" w:rsidR="00162589" w:rsidRPr="00AD5922" w:rsidRDefault="00162589" w:rsidP="00162589">
      <w:pPr>
        <w:ind w:firstLine="0"/>
      </w:pPr>
    </w:p>
    <w:p w14:paraId="331EBDA9" w14:textId="77777777" w:rsidR="00162589" w:rsidRPr="00AD5922" w:rsidRDefault="00162589" w:rsidP="00162589">
      <w:pPr>
        <w:ind w:firstLine="0"/>
      </w:pPr>
      <w:r w:rsidRPr="00AD5922">
        <w:tab/>
        <w:t>/* Ignore windows where task had no activity */</w:t>
      </w:r>
    </w:p>
    <w:p w14:paraId="3D5ECD8B" w14:textId="77777777" w:rsidR="00162589" w:rsidRPr="00AD5922" w:rsidRDefault="00162589" w:rsidP="00162589">
      <w:pPr>
        <w:ind w:firstLine="0"/>
      </w:pPr>
      <w:r w:rsidRPr="00AD5922">
        <w:tab/>
        <w:t>if (!runtime || is_idle_task(p) || exiting_task(p) || !samples)</w:t>
      </w:r>
    </w:p>
    <w:p w14:paraId="79001C78" w14:textId="77777777" w:rsidR="00162589" w:rsidRPr="00AD5922" w:rsidRDefault="00162589" w:rsidP="00162589">
      <w:pPr>
        <w:ind w:firstLine="0"/>
      </w:pPr>
      <w:r w:rsidRPr="00AD5922">
        <w:tab/>
      </w:r>
      <w:r w:rsidRPr="00AD5922">
        <w:tab/>
      </w:r>
      <w:r w:rsidRPr="00AD5922">
        <w:tab/>
        <w:t>goto done;</w:t>
      </w:r>
    </w:p>
    <w:p w14:paraId="145112AB" w14:textId="77777777" w:rsidR="00162589" w:rsidRPr="00AD5922" w:rsidRDefault="00162589" w:rsidP="00162589">
      <w:pPr>
        <w:ind w:firstLine="0"/>
      </w:pPr>
    </w:p>
    <w:p w14:paraId="0545F354" w14:textId="77777777" w:rsidR="00162589" w:rsidRPr="00AD5922" w:rsidRDefault="00162589" w:rsidP="00162589">
      <w:pPr>
        <w:ind w:firstLine="0"/>
      </w:pPr>
      <w:r w:rsidRPr="00AD5922">
        <w:tab/>
        <w:t>/* Push new 'runtime' value onto stack */</w:t>
      </w:r>
    </w:p>
    <w:p w14:paraId="6794A2BF" w14:textId="77777777" w:rsidR="00162589" w:rsidRPr="00AD5922" w:rsidRDefault="00162589" w:rsidP="00162589">
      <w:pPr>
        <w:ind w:firstLine="0"/>
      </w:pPr>
      <w:r w:rsidRPr="00AD5922">
        <w:tab/>
        <w:t>widx = sched_ravg_hist_size - 1;</w:t>
      </w:r>
    </w:p>
    <w:p w14:paraId="4C34734B" w14:textId="77777777" w:rsidR="00162589" w:rsidRPr="00AD5922" w:rsidRDefault="00162589" w:rsidP="00162589">
      <w:pPr>
        <w:ind w:firstLine="0"/>
      </w:pPr>
      <w:r w:rsidRPr="00AD5922">
        <w:tab/>
        <w:t>ridx = widx - samples;</w:t>
      </w:r>
    </w:p>
    <w:p w14:paraId="1337F265" w14:textId="77777777" w:rsidR="00162589" w:rsidRPr="00AD5922" w:rsidRDefault="00162589" w:rsidP="00162589">
      <w:pPr>
        <w:ind w:firstLine="0"/>
      </w:pPr>
      <w:r w:rsidRPr="00AD5922">
        <w:tab/>
        <w:t>for (; ridx &gt;= 0; --widx, --ridx) {</w:t>
      </w:r>
    </w:p>
    <w:p w14:paraId="645AC09D" w14:textId="77777777" w:rsidR="00162589" w:rsidRPr="00AD5922" w:rsidRDefault="00162589" w:rsidP="00162589">
      <w:pPr>
        <w:ind w:firstLine="0"/>
      </w:pPr>
      <w:r w:rsidRPr="00AD5922">
        <w:lastRenderedPageBreak/>
        <w:tab/>
      </w:r>
      <w:r w:rsidRPr="00AD5922">
        <w:tab/>
        <w:t>hist[widx] = hist[ridx];</w:t>
      </w:r>
    </w:p>
    <w:p w14:paraId="089C4285" w14:textId="77777777" w:rsidR="00162589" w:rsidRPr="00AD5922" w:rsidRDefault="00162589" w:rsidP="00162589">
      <w:pPr>
        <w:ind w:firstLine="0"/>
      </w:pPr>
      <w:r w:rsidRPr="00AD5922">
        <w:tab/>
      </w:r>
      <w:r w:rsidRPr="00AD5922">
        <w:tab/>
        <w:t>sum += hist[widx];</w:t>
      </w:r>
    </w:p>
    <w:p w14:paraId="6DB0A8FA" w14:textId="77777777" w:rsidR="00162589" w:rsidRPr="00AD5922" w:rsidRDefault="00162589" w:rsidP="00162589">
      <w:pPr>
        <w:ind w:firstLine="0"/>
      </w:pPr>
      <w:r w:rsidRPr="00AD5922">
        <w:tab/>
      </w:r>
      <w:r w:rsidRPr="00AD5922">
        <w:tab/>
        <w:t>if (hist[widx] &gt; max)</w:t>
      </w:r>
    </w:p>
    <w:p w14:paraId="2D4F75A8" w14:textId="77777777" w:rsidR="00162589" w:rsidRPr="00AD5922" w:rsidRDefault="00162589" w:rsidP="00162589">
      <w:pPr>
        <w:ind w:firstLine="0"/>
      </w:pPr>
      <w:r w:rsidRPr="00AD5922">
        <w:tab/>
      </w:r>
      <w:r w:rsidRPr="00AD5922">
        <w:tab/>
      </w:r>
      <w:r w:rsidRPr="00AD5922">
        <w:tab/>
        <w:t>max = hist[widx];</w:t>
      </w:r>
    </w:p>
    <w:p w14:paraId="5C618B2A" w14:textId="77777777" w:rsidR="00162589" w:rsidRPr="00AD5922" w:rsidRDefault="00162589" w:rsidP="00162589">
      <w:pPr>
        <w:ind w:firstLine="0"/>
      </w:pPr>
      <w:r w:rsidRPr="00AD5922">
        <w:tab/>
        <w:t>}</w:t>
      </w:r>
    </w:p>
    <w:p w14:paraId="2524C1FF" w14:textId="77777777" w:rsidR="00162589" w:rsidRPr="00AD5922" w:rsidRDefault="00162589" w:rsidP="00162589">
      <w:pPr>
        <w:ind w:firstLine="0"/>
      </w:pPr>
    </w:p>
    <w:p w14:paraId="0E331128" w14:textId="77777777" w:rsidR="00162589" w:rsidRPr="00AD5922" w:rsidRDefault="00162589" w:rsidP="00162589">
      <w:pPr>
        <w:ind w:firstLine="0"/>
      </w:pPr>
      <w:r w:rsidRPr="00AD5922">
        <w:tab/>
        <w:t>for (widx = 0; widx &lt; samples &amp;&amp; widx &lt; sched_ravg_hist_size; widx++) {</w:t>
      </w:r>
    </w:p>
    <w:p w14:paraId="5825E3E0" w14:textId="77777777" w:rsidR="00162589" w:rsidRPr="00AD5922" w:rsidRDefault="00162589" w:rsidP="00162589">
      <w:pPr>
        <w:ind w:firstLine="0"/>
      </w:pPr>
      <w:r w:rsidRPr="00AD5922">
        <w:tab/>
      </w:r>
      <w:r w:rsidRPr="00AD5922">
        <w:tab/>
        <w:t>hist[widx] = runtime;</w:t>
      </w:r>
    </w:p>
    <w:p w14:paraId="40A3F8FE" w14:textId="77777777" w:rsidR="00162589" w:rsidRPr="00AD5922" w:rsidRDefault="00162589" w:rsidP="00162589">
      <w:pPr>
        <w:ind w:firstLine="0"/>
      </w:pPr>
      <w:r w:rsidRPr="00AD5922">
        <w:tab/>
      </w:r>
      <w:r w:rsidRPr="00AD5922">
        <w:tab/>
        <w:t>sum += hist[widx];</w:t>
      </w:r>
    </w:p>
    <w:p w14:paraId="6D940256" w14:textId="77777777" w:rsidR="00162589" w:rsidRPr="00AD5922" w:rsidRDefault="00162589" w:rsidP="00162589">
      <w:pPr>
        <w:ind w:firstLine="0"/>
      </w:pPr>
      <w:r w:rsidRPr="00AD5922">
        <w:tab/>
      </w:r>
      <w:r w:rsidRPr="00AD5922">
        <w:tab/>
        <w:t>if (hist[widx] &gt; max)</w:t>
      </w:r>
    </w:p>
    <w:p w14:paraId="622A83D1" w14:textId="77777777" w:rsidR="00162589" w:rsidRPr="00AD5922" w:rsidRDefault="00162589" w:rsidP="00162589">
      <w:pPr>
        <w:ind w:firstLine="0"/>
      </w:pPr>
      <w:r w:rsidRPr="00AD5922">
        <w:tab/>
      </w:r>
      <w:r w:rsidRPr="00AD5922">
        <w:tab/>
      </w:r>
      <w:r w:rsidRPr="00AD5922">
        <w:tab/>
        <w:t>max = hist[widx];</w:t>
      </w:r>
    </w:p>
    <w:p w14:paraId="140FDC65" w14:textId="77777777" w:rsidR="00162589" w:rsidRPr="00AD5922" w:rsidRDefault="00162589" w:rsidP="00162589">
      <w:pPr>
        <w:ind w:firstLine="0"/>
      </w:pPr>
      <w:r w:rsidRPr="00AD5922">
        <w:tab/>
        <w:t>}</w:t>
      </w:r>
    </w:p>
    <w:p w14:paraId="3F86BEA5" w14:textId="77777777" w:rsidR="00162589" w:rsidRPr="00AD5922" w:rsidRDefault="00162589" w:rsidP="00162589">
      <w:pPr>
        <w:ind w:firstLine="0"/>
      </w:pPr>
    </w:p>
    <w:p w14:paraId="2F4CA35F" w14:textId="77777777" w:rsidR="00162589" w:rsidRPr="00AD5922" w:rsidRDefault="00162589" w:rsidP="00162589">
      <w:pPr>
        <w:ind w:firstLine="0"/>
      </w:pPr>
      <w:r w:rsidRPr="00AD5922">
        <w:tab/>
        <w:t>p-&gt;ravg.sum = 0;</w:t>
      </w:r>
    </w:p>
    <w:p w14:paraId="2A244EC7" w14:textId="77777777" w:rsidR="00162589" w:rsidRPr="00AD5922" w:rsidRDefault="00162589" w:rsidP="00162589">
      <w:pPr>
        <w:ind w:firstLine="0"/>
      </w:pPr>
    </w:p>
    <w:p w14:paraId="4DEEE4E9" w14:textId="77777777" w:rsidR="00162589" w:rsidRPr="00AD5922" w:rsidRDefault="00162589" w:rsidP="00162589">
      <w:pPr>
        <w:ind w:firstLine="0"/>
      </w:pPr>
      <w:r w:rsidRPr="00AD5922">
        <w:tab/>
        <w:t>if (sched_window_stats_policy == WINDOW_STATS_RECENT) {</w:t>
      </w:r>
    </w:p>
    <w:p w14:paraId="60D09675" w14:textId="77777777" w:rsidR="00162589" w:rsidRPr="00AD5922" w:rsidRDefault="00162589" w:rsidP="00162589">
      <w:pPr>
        <w:ind w:firstLine="0"/>
      </w:pPr>
      <w:r w:rsidRPr="00AD5922">
        <w:tab/>
      </w:r>
      <w:r w:rsidRPr="00AD5922">
        <w:tab/>
        <w:t>demand = runtime;</w:t>
      </w:r>
    </w:p>
    <w:p w14:paraId="3D290236" w14:textId="77777777" w:rsidR="00162589" w:rsidRPr="00AD5922" w:rsidRDefault="00162589" w:rsidP="00162589">
      <w:pPr>
        <w:ind w:firstLine="0"/>
      </w:pPr>
      <w:r w:rsidRPr="00AD5922">
        <w:tab/>
        <w:t>} else if (sched_window_stats_policy == WINDOW_STATS_MAX) {</w:t>
      </w:r>
    </w:p>
    <w:p w14:paraId="6946A72F" w14:textId="77777777" w:rsidR="00162589" w:rsidRPr="00AD5922" w:rsidRDefault="00162589" w:rsidP="00162589">
      <w:pPr>
        <w:ind w:firstLine="0"/>
      </w:pPr>
      <w:r w:rsidRPr="00AD5922">
        <w:tab/>
      </w:r>
      <w:r w:rsidRPr="00AD5922">
        <w:tab/>
        <w:t>demand = max;</w:t>
      </w:r>
    </w:p>
    <w:p w14:paraId="5688A08C" w14:textId="77777777" w:rsidR="00162589" w:rsidRPr="00AD5922" w:rsidRDefault="00162589" w:rsidP="00162589">
      <w:pPr>
        <w:ind w:firstLine="0"/>
      </w:pPr>
      <w:r w:rsidRPr="00AD5922">
        <w:tab/>
        <w:t>} else {</w:t>
      </w:r>
    </w:p>
    <w:p w14:paraId="5283F8F8" w14:textId="77777777" w:rsidR="00162589" w:rsidRPr="00AD5922" w:rsidRDefault="00162589" w:rsidP="00162589">
      <w:pPr>
        <w:ind w:firstLine="0"/>
      </w:pPr>
      <w:r w:rsidRPr="00AD5922">
        <w:tab/>
      </w:r>
      <w:r w:rsidRPr="00AD5922">
        <w:tab/>
        <w:t>avg = div64_u64(sum, sched_ravg_hist_size);</w:t>
      </w:r>
    </w:p>
    <w:p w14:paraId="2BF32154" w14:textId="77777777" w:rsidR="00162589" w:rsidRPr="00AD5922" w:rsidRDefault="00162589" w:rsidP="00162589">
      <w:pPr>
        <w:ind w:firstLine="0"/>
      </w:pPr>
      <w:r w:rsidRPr="00AD5922">
        <w:tab/>
      </w:r>
      <w:r w:rsidRPr="00AD5922">
        <w:tab/>
        <w:t>if (sched_window_stats_policy == WINDOW_STATS_AVG)</w:t>
      </w:r>
    </w:p>
    <w:p w14:paraId="29526830" w14:textId="77777777" w:rsidR="00162589" w:rsidRPr="00AD5922" w:rsidRDefault="00162589" w:rsidP="00162589">
      <w:pPr>
        <w:ind w:firstLine="0"/>
      </w:pPr>
      <w:r w:rsidRPr="00AD5922">
        <w:tab/>
      </w:r>
      <w:r w:rsidRPr="00AD5922">
        <w:tab/>
      </w:r>
      <w:r w:rsidRPr="00AD5922">
        <w:tab/>
        <w:t>demand = avg;</w:t>
      </w:r>
    </w:p>
    <w:p w14:paraId="5973B6A7" w14:textId="77777777" w:rsidR="00162589" w:rsidRPr="00AD5922" w:rsidRDefault="00162589" w:rsidP="00162589">
      <w:pPr>
        <w:ind w:firstLine="0"/>
      </w:pPr>
      <w:r w:rsidRPr="00AD5922">
        <w:tab/>
      </w:r>
      <w:r w:rsidRPr="00AD5922">
        <w:tab/>
        <w:t>else</w:t>
      </w:r>
    </w:p>
    <w:p w14:paraId="47330DDE" w14:textId="77777777" w:rsidR="00162589" w:rsidRPr="00AD5922" w:rsidRDefault="00162589" w:rsidP="00162589">
      <w:pPr>
        <w:ind w:firstLine="0"/>
      </w:pPr>
      <w:r w:rsidRPr="00AD5922">
        <w:tab/>
      </w:r>
      <w:r w:rsidRPr="00AD5922">
        <w:tab/>
      </w:r>
      <w:r w:rsidRPr="00AD5922">
        <w:tab/>
        <w:t>demand = max(avg, runtime);</w:t>
      </w:r>
    </w:p>
    <w:p w14:paraId="0CA7D864" w14:textId="77777777" w:rsidR="00162589" w:rsidRPr="00AD5922" w:rsidRDefault="00162589" w:rsidP="00162589">
      <w:pPr>
        <w:ind w:firstLine="0"/>
      </w:pPr>
      <w:r w:rsidRPr="00AD5922">
        <w:tab/>
        <w:t>}</w:t>
      </w:r>
    </w:p>
    <w:p w14:paraId="1E252688" w14:textId="77777777" w:rsidR="00162589" w:rsidRPr="00AD5922" w:rsidRDefault="00162589" w:rsidP="00162589">
      <w:pPr>
        <w:ind w:firstLine="0"/>
      </w:pPr>
    </w:p>
    <w:p w14:paraId="1243FDB6" w14:textId="77777777" w:rsidR="00162589" w:rsidRPr="00AD5922" w:rsidRDefault="00162589" w:rsidP="00162589">
      <w:pPr>
        <w:ind w:firstLine="0"/>
      </w:pPr>
      <w:r w:rsidRPr="00AD5922">
        <w:tab/>
        <w:t>/*</w:t>
      </w:r>
    </w:p>
    <w:p w14:paraId="5568DB79" w14:textId="77777777" w:rsidR="00162589" w:rsidRPr="00AD5922" w:rsidRDefault="00162589" w:rsidP="00162589">
      <w:pPr>
        <w:ind w:firstLine="0"/>
      </w:pPr>
      <w:r w:rsidRPr="00AD5922">
        <w:tab/>
        <w:t xml:space="preserve"> * A throttled deadline sched class task gets dequeued without</w:t>
      </w:r>
    </w:p>
    <w:p w14:paraId="32B89F2D" w14:textId="77777777" w:rsidR="00162589" w:rsidRPr="00AD5922" w:rsidRDefault="00162589" w:rsidP="00162589">
      <w:pPr>
        <w:ind w:firstLine="0"/>
      </w:pPr>
      <w:r w:rsidRPr="00AD5922">
        <w:tab/>
        <w:t xml:space="preserve"> * changing p-&gt;on_rq. Since the dequeue decrements hmp stats</w:t>
      </w:r>
    </w:p>
    <w:p w14:paraId="6FBF629A" w14:textId="77777777" w:rsidR="00162589" w:rsidRPr="00AD5922" w:rsidRDefault="00162589" w:rsidP="00162589">
      <w:pPr>
        <w:ind w:firstLine="0"/>
      </w:pPr>
      <w:r w:rsidRPr="00AD5922">
        <w:tab/>
        <w:t xml:space="preserve"> * avoid decrementing it here again.</w:t>
      </w:r>
    </w:p>
    <w:p w14:paraId="1C36A54F" w14:textId="77777777" w:rsidR="00162589" w:rsidRPr="00AD5922" w:rsidRDefault="00162589" w:rsidP="00162589">
      <w:pPr>
        <w:ind w:firstLine="0"/>
      </w:pPr>
      <w:r w:rsidRPr="00AD5922">
        <w:tab/>
        <w:t xml:space="preserve"> */</w:t>
      </w:r>
    </w:p>
    <w:p w14:paraId="777088CF" w14:textId="77777777" w:rsidR="00162589" w:rsidRPr="00AD5922" w:rsidRDefault="00162589" w:rsidP="00162589">
      <w:pPr>
        <w:ind w:firstLine="0"/>
      </w:pPr>
      <w:r w:rsidRPr="00AD5922">
        <w:tab/>
        <w:t>if (task_on_rq_queued(p) &amp;&amp; (!task_has_dl_policy(p) ||</w:t>
      </w:r>
    </w:p>
    <w:p w14:paraId="333D677C" w14:textId="77777777" w:rsidR="00162589" w:rsidRPr="00AD5922" w:rsidRDefault="00162589" w:rsidP="00162589">
      <w:pPr>
        <w:ind w:firstLine="0"/>
      </w:pPr>
      <w:r w:rsidRPr="00AD5922">
        <w:lastRenderedPageBreak/>
        <w:tab/>
      </w:r>
      <w:r w:rsidRPr="00AD5922">
        <w:tab/>
      </w:r>
      <w:r w:rsidRPr="00AD5922">
        <w:tab/>
      </w:r>
      <w:r w:rsidRPr="00AD5922">
        <w:tab/>
      </w:r>
      <w:r w:rsidRPr="00AD5922">
        <w:tab/>
      </w:r>
      <w:r w:rsidRPr="00AD5922">
        <w:tab/>
        <w:t>!p-&gt;dl.dl_throttled))</w:t>
      </w:r>
    </w:p>
    <w:p w14:paraId="55B7C44E" w14:textId="77777777" w:rsidR="00162589" w:rsidRPr="00AD5922" w:rsidRDefault="00162589" w:rsidP="00162589">
      <w:pPr>
        <w:ind w:firstLine="0"/>
      </w:pPr>
      <w:r w:rsidRPr="00AD5922">
        <w:tab/>
      </w:r>
      <w:r w:rsidRPr="00AD5922">
        <w:tab/>
        <w:t>p-&gt;sched_class-&gt;fixup_hmp_sched_stats(rq, p, demand);</w:t>
      </w:r>
    </w:p>
    <w:p w14:paraId="05F2D063" w14:textId="77777777" w:rsidR="00162589" w:rsidRPr="00AD5922" w:rsidRDefault="00162589" w:rsidP="00162589">
      <w:pPr>
        <w:ind w:firstLine="0"/>
      </w:pPr>
    </w:p>
    <w:p w14:paraId="4F311698" w14:textId="77777777" w:rsidR="00162589" w:rsidRPr="00AD5922" w:rsidRDefault="00162589" w:rsidP="00162589">
      <w:pPr>
        <w:ind w:firstLine="0"/>
      </w:pPr>
      <w:r w:rsidRPr="00AD5922">
        <w:tab/>
        <w:t>p-&gt;ravg.demand = demand;</w:t>
      </w:r>
    </w:p>
    <w:p w14:paraId="293C9AA4" w14:textId="77777777" w:rsidR="00162589" w:rsidRPr="00AD5922" w:rsidRDefault="00162589" w:rsidP="00162589">
      <w:pPr>
        <w:ind w:firstLine="0"/>
      </w:pPr>
    </w:p>
    <w:p w14:paraId="15053BC1" w14:textId="77777777" w:rsidR="00162589" w:rsidRPr="00AD5922" w:rsidRDefault="00162589" w:rsidP="00162589">
      <w:pPr>
        <w:ind w:firstLine="0"/>
      </w:pPr>
      <w:r w:rsidRPr="00AD5922">
        <w:t>done:</w:t>
      </w:r>
    </w:p>
    <w:p w14:paraId="04D21B1B" w14:textId="77777777" w:rsidR="00162589" w:rsidRPr="00AD5922" w:rsidRDefault="00162589" w:rsidP="00162589">
      <w:pPr>
        <w:ind w:firstLine="0"/>
      </w:pPr>
      <w:r w:rsidRPr="00AD5922">
        <w:tab/>
        <w:t>trace_sched_update_history(rq, p, runtime, samples, event);</w:t>
      </w:r>
    </w:p>
    <w:p w14:paraId="0B6692EF" w14:textId="77777777" w:rsidR="00162589" w:rsidRPr="00200CED" w:rsidRDefault="00162589" w:rsidP="00162589">
      <w:pPr>
        <w:ind w:firstLine="0"/>
      </w:pPr>
      <w:r w:rsidRPr="00AD5922">
        <w:t>}</w:t>
      </w:r>
    </w:p>
    <w:p w14:paraId="791F902C" w14:textId="77777777" w:rsidR="00162589" w:rsidRPr="00ED504E" w:rsidRDefault="00162589" w:rsidP="00162589">
      <w:pPr>
        <w:ind w:firstLine="0"/>
        <w:rPr>
          <w:sz w:val="24"/>
          <w:szCs w:val="24"/>
        </w:rPr>
      </w:pPr>
      <w:r w:rsidRPr="00ED504E">
        <w:rPr>
          <w:rFonts w:hAnsi="SimSun"/>
          <w:sz w:val="24"/>
          <w:szCs w:val="24"/>
        </w:rPr>
        <w:t>其中，</w:t>
      </w:r>
      <w:r w:rsidRPr="00ED504E">
        <w:rPr>
          <w:sz w:val="24"/>
          <w:szCs w:val="24"/>
        </w:rPr>
        <w:t>p</w:t>
      </w:r>
      <w:r w:rsidRPr="00ED504E">
        <w:rPr>
          <w:rFonts w:hAnsi="SimSun"/>
          <w:sz w:val="24"/>
          <w:szCs w:val="24"/>
        </w:rPr>
        <w:t>指向当前任务的</w:t>
      </w:r>
      <w:r w:rsidRPr="00ED504E">
        <w:rPr>
          <w:sz w:val="24"/>
          <w:szCs w:val="24"/>
        </w:rPr>
        <w:t>task_struct</w:t>
      </w:r>
      <w:r w:rsidRPr="00ED504E">
        <w:rPr>
          <w:rFonts w:hAnsi="SimSun"/>
          <w:sz w:val="24"/>
          <w:szCs w:val="24"/>
        </w:rPr>
        <w:t>结构，</w:t>
      </w:r>
      <w:r w:rsidRPr="00ED504E">
        <w:rPr>
          <w:sz w:val="24"/>
          <w:szCs w:val="24"/>
        </w:rPr>
        <w:t>samples</w:t>
      </w:r>
      <w:r w:rsidRPr="00ED504E">
        <w:rPr>
          <w:rFonts w:hAnsi="SimSun"/>
          <w:sz w:val="24"/>
          <w:szCs w:val="24"/>
        </w:rPr>
        <w:t>表示需要更新的最近的窗口个数，</w:t>
      </w:r>
      <w:r w:rsidRPr="00ED504E">
        <w:rPr>
          <w:sz w:val="24"/>
          <w:szCs w:val="24"/>
        </w:rPr>
        <w:t>runtime</w:t>
      </w:r>
      <w:r w:rsidRPr="00ED504E">
        <w:rPr>
          <w:rFonts w:hAnsi="SimSun"/>
          <w:sz w:val="24"/>
          <w:szCs w:val="24"/>
        </w:rPr>
        <w:t>是每个这样的窗口中任务的运行时间。</w:t>
      </w:r>
      <w:r w:rsidRPr="00ED504E">
        <w:rPr>
          <w:sz w:val="24"/>
          <w:szCs w:val="24"/>
        </w:rPr>
        <w:t>sched_window_stats_policy</w:t>
      </w:r>
      <w:r w:rsidRPr="00ED504E">
        <w:rPr>
          <w:rFonts w:hAnsi="SimSun"/>
          <w:sz w:val="24"/>
          <w:szCs w:val="24"/>
        </w:rPr>
        <w:t>是生成负载统计值的策略，在表</w:t>
      </w:r>
      <w:r w:rsidRPr="00ED504E">
        <w:rPr>
          <w:sz w:val="24"/>
          <w:szCs w:val="24"/>
        </w:rPr>
        <w:t>3-3</w:t>
      </w:r>
      <w:r w:rsidRPr="00ED504E">
        <w:rPr>
          <w:rFonts w:hAnsi="SimSun"/>
          <w:sz w:val="24"/>
          <w:szCs w:val="24"/>
        </w:rPr>
        <w:t>中描述。</w:t>
      </w:r>
    </w:p>
    <w:p w14:paraId="4AEACE69" w14:textId="77777777" w:rsidR="007613E4" w:rsidRPr="00447192" w:rsidRDefault="007613E4" w:rsidP="00447192">
      <w:pPr>
        <w:pStyle w:val="11"/>
        <w:spacing w:line="300" w:lineRule="auto"/>
        <w:ind w:right="25" w:firstLineChars="0" w:firstLine="0"/>
        <w:rPr>
          <w:rStyle w:val="Char2"/>
          <w:sz w:val="21"/>
          <w:szCs w:val="21"/>
        </w:rPr>
      </w:pPr>
    </w:p>
    <w:p w14:paraId="2CFD77AD" w14:textId="77777777" w:rsidR="00B910F5" w:rsidRPr="00B910F5" w:rsidRDefault="00B910F5" w:rsidP="00B910F5">
      <w:pPr>
        <w:ind w:leftChars="-1" w:left="-1" w:rightChars="12" w:right="25" w:hanging="1"/>
        <w:outlineLvl w:val="2"/>
        <w:rPr>
          <w:rFonts w:ascii="SimHei" w:eastAsia="SimHei" w:hAnsi="SimSun"/>
          <w:sz w:val="24"/>
        </w:rPr>
      </w:pPr>
      <w:bookmarkStart w:id="1852" w:name="_Toc471381707"/>
      <w:r w:rsidRPr="00D01718">
        <w:rPr>
          <w:rFonts w:ascii="SimHei" w:eastAsia="SimHei" w:hAnsi="SimHei" w:hint="eastAsia"/>
          <w:sz w:val="24"/>
          <w:szCs w:val="24"/>
        </w:rPr>
        <w:t>附录I</w:t>
      </w:r>
      <w:r>
        <w:rPr>
          <w:rFonts w:ascii="SimHei" w:eastAsia="SimHei" w:hAnsi="SimHei" w:hint="eastAsia"/>
          <w:sz w:val="24"/>
          <w:szCs w:val="24"/>
        </w:rPr>
        <w:t>II</w:t>
      </w:r>
      <w:r w:rsidRPr="00D01718">
        <w:rPr>
          <w:rFonts w:ascii="SimHei" w:eastAsia="SimHei" w:hAnsi="SimHei" w:hint="eastAsia"/>
          <w:sz w:val="24"/>
          <w:szCs w:val="24"/>
        </w:rPr>
        <w:t>. update_</w:t>
      </w:r>
      <w:r>
        <w:rPr>
          <w:rFonts w:ascii="SimHei" w:eastAsia="SimHei" w:hAnsi="SimHei" w:hint="eastAsia"/>
          <w:sz w:val="24"/>
          <w:szCs w:val="24"/>
        </w:rPr>
        <w:t>cpu_busy_time</w:t>
      </w:r>
      <w:r w:rsidRPr="00D01718">
        <w:rPr>
          <w:rFonts w:ascii="SimHei" w:eastAsia="SimHei" w:hAnsi="SimHei" w:hint="eastAsia"/>
          <w:sz w:val="24"/>
          <w:szCs w:val="24"/>
        </w:rPr>
        <w:t>()函数代码</w:t>
      </w:r>
      <w:bookmarkEnd w:id="1852"/>
    </w:p>
    <w:p w14:paraId="12E4E00C" w14:textId="77777777" w:rsidR="00B910F5" w:rsidRDefault="00B910F5" w:rsidP="00B910F5">
      <w:pPr>
        <w:ind w:firstLine="0"/>
      </w:pPr>
      <w:r>
        <w:t>/*</w:t>
      </w:r>
    </w:p>
    <w:p w14:paraId="7173E8AD" w14:textId="77777777" w:rsidR="00B910F5" w:rsidRDefault="00B910F5" w:rsidP="00B910F5">
      <w:pPr>
        <w:ind w:firstLine="0"/>
      </w:pPr>
      <w:r>
        <w:t xml:space="preserve"> * Account cpu activity in its busy time counters (rq-&gt;curr/prev_runnable_sum)</w:t>
      </w:r>
    </w:p>
    <w:p w14:paraId="06B21728" w14:textId="77777777" w:rsidR="00B910F5" w:rsidRDefault="00B910F5" w:rsidP="00B910F5">
      <w:pPr>
        <w:ind w:firstLine="0"/>
      </w:pPr>
      <w:r>
        <w:t xml:space="preserve"> */</w:t>
      </w:r>
    </w:p>
    <w:p w14:paraId="792F18FE" w14:textId="77777777" w:rsidR="00B910F5" w:rsidRDefault="00B910F5" w:rsidP="00B910F5">
      <w:pPr>
        <w:ind w:firstLine="0"/>
      </w:pPr>
      <w:r>
        <w:t>static void update_cpu_busy_time(struct task_struct *p, struct rq *rq,</w:t>
      </w:r>
    </w:p>
    <w:p w14:paraId="1EDEC2B5" w14:textId="77777777" w:rsidR="00B910F5" w:rsidRDefault="00B910F5" w:rsidP="00B910F5">
      <w:pPr>
        <w:ind w:firstLine="0"/>
      </w:pPr>
      <w:r>
        <w:tab/>
        <w:t xml:space="preserve">     int event, u64 wallclock, u64 irqtime)</w:t>
      </w:r>
    </w:p>
    <w:p w14:paraId="62E06C19" w14:textId="77777777" w:rsidR="00B910F5" w:rsidRDefault="00B910F5" w:rsidP="00B910F5">
      <w:pPr>
        <w:ind w:firstLine="0"/>
      </w:pPr>
      <w:r>
        <w:t>{</w:t>
      </w:r>
    </w:p>
    <w:p w14:paraId="569FECD2" w14:textId="77777777" w:rsidR="00B910F5" w:rsidRDefault="00B910F5" w:rsidP="00B910F5">
      <w:pPr>
        <w:ind w:firstLine="0"/>
      </w:pPr>
      <w:r>
        <w:tab/>
        <w:t>int new_window, nr_full_windows = 0;</w:t>
      </w:r>
    </w:p>
    <w:p w14:paraId="504D2A27" w14:textId="77777777" w:rsidR="00B910F5" w:rsidRDefault="00B910F5" w:rsidP="00B910F5">
      <w:pPr>
        <w:ind w:firstLine="0"/>
      </w:pPr>
      <w:r>
        <w:tab/>
        <w:t>int p_is_curr_task = (p == rq-&gt;curr);</w:t>
      </w:r>
    </w:p>
    <w:p w14:paraId="3B56E94B" w14:textId="77777777" w:rsidR="00B910F5" w:rsidRDefault="00B910F5" w:rsidP="00B910F5">
      <w:pPr>
        <w:ind w:firstLine="0"/>
      </w:pPr>
      <w:r>
        <w:tab/>
        <w:t>u64 mark_start = p-&gt;ravg.mark_start;</w:t>
      </w:r>
    </w:p>
    <w:p w14:paraId="1040B4E5" w14:textId="77777777" w:rsidR="00B910F5" w:rsidRDefault="00B910F5" w:rsidP="00B910F5">
      <w:pPr>
        <w:ind w:firstLine="0"/>
      </w:pPr>
      <w:r>
        <w:tab/>
        <w:t>u64 window_start = rq-&gt;window_start;</w:t>
      </w:r>
    </w:p>
    <w:p w14:paraId="1D687615" w14:textId="77777777" w:rsidR="00B910F5" w:rsidRDefault="00B910F5" w:rsidP="00B910F5">
      <w:pPr>
        <w:ind w:firstLine="0"/>
      </w:pPr>
      <w:r>
        <w:tab/>
        <w:t>u32 window_size = walt_ravg_window;</w:t>
      </w:r>
    </w:p>
    <w:p w14:paraId="4B86C2A5" w14:textId="77777777" w:rsidR="00B910F5" w:rsidRDefault="00B910F5" w:rsidP="00B910F5">
      <w:pPr>
        <w:ind w:firstLine="0"/>
      </w:pPr>
      <w:r>
        <w:tab/>
        <w:t>u64 delta;</w:t>
      </w:r>
    </w:p>
    <w:p w14:paraId="0BE60491" w14:textId="77777777" w:rsidR="00B910F5" w:rsidRDefault="00B910F5" w:rsidP="00B910F5">
      <w:pPr>
        <w:ind w:firstLine="0"/>
      </w:pPr>
    </w:p>
    <w:p w14:paraId="1249F33D" w14:textId="77777777" w:rsidR="00B910F5" w:rsidRDefault="00B910F5" w:rsidP="00B910F5">
      <w:pPr>
        <w:ind w:firstLine="0"/>
      </w:pPr>
      <w:r>
        <w:tab/>
        <w:t>new_window = mark_start &lt; window_start;</w:t>
      </w:r>
    </w:p>
    <w:p w14:paraId="3A05265B" w14:textId="77777777" w:rsidR="00B910F5" w:rsidRDefault="00B910F5" w:rsidP="00B910F5">
      <w:pPr>
        <w:ind w:firstLine="0"/>
      </w:pPr>
      <w:r>
        <w:tab/>
        <w:t>if (new_window) {</w:t>
      </w:r>
    </w:p>
    <w:p w14:paraId="729D3790" w14:textId="77777777" w:rsidR="00B910F5" w:rsidRDefault="00B910F5" w:rsidP="00B910F5">
      <w:pPr>
        <w:ind w:firstLine="0"/>
      </w:pPr>
      <w:r>
        <w:tab/>
      </w:r>
      <w:r>
        <w:tab/>
        <w:t>nr_full_windows = div64_u64((window_start - mark_start),</w:t>
      </w:r>
    </w:p>
    <w:p w14:paraId="14698C98" w14:textId="77777777" w:rsidR="00B910F5" w:rsidRDefault="00B910F5" w:rsidP="00B910F5">
      <w:pPr>
        <w:ind w:firstLine="0"/>
      </w:pPr>
      <w:r>
        <w:tab/>
      </w:r>
      <w:r>
        <w:tab/>
      </w:r>
      <w:r>
        <w:tab/>
      </w:r>
      <w:r>
        <w:tab/>
      </w:r>
      <w:r>
        <w:tab/>
      </w:r>
      <w:r>
        <w:tab/>
        <w:t>window_size);</w:t>
      </w:r>
    </w:p>
    <w:p w14:paraId="304371AC" w14:textId="77777777" w:rsidR="00B910F5" w:rsidRDefault="00B910F5" w:rsidP="00B910F5">
      <w:pPr>
        <w:ind w:firstLine="0"/>
      </w:pPr>
      <w:r>
        <w:tab/>
      </w:r>
      <w:r>
        <w:tab/>
        <w:t>if (p-&gt;ravg.active_windows &lt; USHRT_MAX)</w:t>
      </w:r>
    </w:p>
    <w:p w14:paraId="266C8DC8" w14:textId="77777777" w:rsidR="00B910F5" w:rsidRDefault="00B910F5" w:rsidP="00B910F5">
      <w:pPr>
        <w:ind w:firstLine="0"/>
      </w:pPr>
      <w:r>
        <w:tab/>
      </w:r>
      <w:r>
        <w:tab/>
      </w:r>
      <w:r>
        <w:tab/>
        <w:t>p-&gt;ravg.active_windows++;</w:t>
      </w:r>
    </w:p>
    <w:p w14:paraId="2D87F146" w14:textId="77777777" w:rsidR="00B910F5" w:rsidRDefault="00B910F5" w:rsidP="00B910F5">
      <w:pPr>
        <w:ind w:firstLine="0"/>
      </w:pPr>
      <w:r>
        <w:tab/>
        <w:t>}</w:t>
      </w:r>
    </w:p>
    <w:p w14:paraId="533FC612" w14:textId="77777777" w:rsidR="00B910F5" w:rsidRDefault="00B910F5" w:rsidP="00B910F5">
      <w:pPr>
        <w:ind w:firstLine="0"/>
      </w:pPr>
    </w:p>
    <w:p w14:paraId="509E90DB" w14:textId="77777777" w:rsidR="00B910F5" w:rsidRDefault="00B910F5" w:rsidP="00B910F5">
      <w:pPr>
        <w:ind w:firstLine="0"/>
      </w:pPr>
      <w:r>
        <w:tab/>
        <w:t>/* Handle per-task window rollover. We don't care about the idle</w:t>
      </w:r>
    </w:p>
    <w:p w14:paraId="6E28061C" w14:textId="77777777" w:rsidR="00B910F5" w:rsidRDefault="00B910F5" w:rsidP="00B910F5">
      <w:pPr>
        <w:ind w:firstLine="0"/>
      </w:pPr>
      <w:r>
        <w:tab/>
        <w:t xml:space="preserve"> * task or exiting tasks. */</w:t>
      </w:r>
    </w:p>
    <w:p w14:paraId="107F573C" w14:textId="77777777" w:rsidR="00B910F5" w:rsidRDefault="00B910F5" w:rsidP="00B910F5">
      <w:pPr>
        <w:ind w:firstLine="0"/>
      </w:pPr>
      <w:r>
        <w:tab/>
        <w:t>if (new_window &amp;&amp; !is_idle_task(p) &amp;&amp; !exiting_task(p)) {</w:t>
      </w:r>
    </w:p>
    <w:p w14:paraId="00426467" w14:textId="77777777" w:rsidR="00B910F5" w:rsidRDefault="00B910F5" w:rsidP="00B910F5">
      <w:pPr>
        <w:ind w:firstLine="0"/>
      </w:pPr>
      <w:r>
        <w:tab/>
      </w:r>
      <w:r>
        <w:tab/>
        <w:t>u32 curr_window = 0;</w:t>
      </w:r>
    </w:p>
    <w:p w14:paraId="0E128176" w14:textId="77777777" w:rsidR="00B910F5" w:rsidRDefault="00B910F5" w:rsidP="00B910F5">
      <w:pPr>
        <w:ind w:firstLine="0"/>
      </w:pPr>
    </w:p>
    <w:p w14:paraId="76FD4EA0" w14:textId="77777777" w:rsidR="00B910F5" w:rsidRDefault="00B910F5" w:rsidP="00B910F5">
      <w:pPr>
        <w:ind w:firstLine="0"/>
      </w:pPr>
      <w:r>
        <w:tab/>
      </w:r>
      <w:r>
        <w:tab/>
        <w:t>if (!nr_full_windows)</w:t>
      </w:r>
    </w:p>
    <w:p w14:paraId="6EBE58A0" w14:textId="77777777" w:rsidR="00B910F5" w:rsidRDefault="00B910F5" w:rsidP="00B910F5">
      <w:pPr>
        <w:ind w:firstLine="0"/>
      </w:pPr>
      <w:r>
        <w:tab/>
      </w:r>
      <w:r>
        <w:tab/>
      </w:r>
      <w:r>
        <w:tab/>
        <w:t>curr_window = p-&gt;ravg.curr_window;</w:t>
      </w:r>
    </w:p>
    <w:p w14:paraId="175AD1F6" w14:textId="77777777" w:rsidR="00B910F5" w:rsidRDefault="00B910F5" w:rsidP="00B910F5">
      <w:pPr>
        <w:ind w:firstLine="0"/>
      </w:pPr>
    </w:p>
    <w:p w14:paraId="12358A22" w14:textId="77777777" w:rsidR="00B910F5" w:rsidRDefault="00B910F5" w:rsidP="00B910F5">
      <w:pPr>
        <w:ind w:firstLine="0"/>
      </w:pPr>
      <w:r>
        <w:tab/>
      </w:r>
      <w:r>
        <w:tab/>
        <w:t>p-&gt;ravg.prev_window = curr_window;</w:t>
      </w:r>
    </w:p>
    <w:p w14:paraId="2B0103EF" w14:textId="77777777" w:rsidR="00B910F5" w:rsidRDefault="00B910F5" w:rsidP="00B910F5">
      <w:pPr>
        <w:ind w:firstLine="0"/>
      </w:pPr>
      <w:r>
        <w:tab/>
      </w:r>
      <w:r>
        <w:tab/>
        <w:t>p-&gt;ravg.curr_window = 0;</w:t>
      </w:r>
    </w:p>
    <w:p w14:paraId="6100A989" w14:textId="77777777" w:rsidR="00B910F5" w:rsidRDefault="00B910F5" w:rsidP="00B910F5">
      <w:pPr>
        <w:ind w:firstLine="0"/>
      </w:pPr>
      <w:r>
        <w:tab/>
        <w:t>}</w:t>
      </w:r>
    </w:p>
    <w:p w14:paraId="7174D212" w14:textId="77777777" w:rsidR="00B910F5" w:rsidRDefault="00B910F5" w:rsidP="00B910F5">
      <w:pPr>
        <w:ind w:firstLine="0"/>
      </w:pPr>
    </w:p>
    <w:p w14:paraId="29ABEC8F" w14:textId="77777777" w:rsidR="00B910F5" w:rsidRDefault="00B910F5" w:rsidP="00B910F5">
      <w:pPr>
        <w:ind w:firstLine="0"/>
      </w:pPr>
      <w:r>
        <w:tab/>
        <w:t>if (!account_busy_for_cpu_time(rq, p, irqtime, event)) {</w:t>
      </w:r>
    </w:p>
    <w:p w14:paraId="439EF2B4" w14:textId="77777777" w:rsidR="00B910F5" w:rsidRDefault="00B910F5" w:rsidP="00B910F5">
      <w:pPr>
        <w:ind w:firstLine="0"/>
      </w:pPr>
      <w:r>
        <w:tab/>
      </w:r>
      <w:r>
        <w:tab/>
        <w:t>/* account_busy_for_cpu_time() = 0, so no update to the</w:t>
      </w:r>
    </w:p>
    <w:p w14:paraId="43D1CB8B" w14:textId="77777777" w:rsidR="00B910F5" w:rsidRDefault="00B910F5" w:rsidP="00B910F5">
      <w:pPr>
        <w:ind w:firstLine="0"/>
      </w:pPr>
      <w:r>
        <w:tab/>
      </w:r>
      <w:r>
        <w:tab/>
        <w:t xml:space="preserve"> * task's current window needs to be made. This could be</w:t>
      </w:r>
    </w:p>
    <w:p w14:paraId="627A5967" w14:textId="77777777" w:rsidR="00B910F5" w:rsidRDefault="00B910F5" w:rsidP="00B910F5">
      <w:pPr>
        <w:ind w:firstLine="0"/>
      </w:pPr>
      <w:r>
        <w:tab/>
      </w:r>
      <w:r>
        <w:tab/>
        <w:t xml:space="preserve"> * for example</w:t>
      </w:r>
    </w:p>
    <w:p w14:paraId="0AC4B051" w14:textId="77777777" w:rsidR="00B910F5" w:rsidRDefault="00B910F5" w:rsidP="00B910F5">
      <w:pPr>
        <w:ind w:firstLine="0"/>
      </w:pPr>
      <w:r>
        <w:tab/>
      </w:r>
      <w:r>
        <w:tab/>
        <w:t xml:space="preserve"> *</w:t>
      </w:r>
    </w:p>
    <w:p w14:paraId="36ACDC7B" w14:textId="77777777" w:rsidR="00B910F5" w:rsidRDefault="00B910F5" w:rsidP="00B910F5">
      <w:pPr>
        <w:ind w:firstLine="0"/>
      </w:pPr>
      <w:r>
        <w:tab/>
      </w:r>
      <w:r>
        <w:tab/>
        <w:t xml:space="preserve"> *   - a wakeup event on a task within the current</w:t>
      </w:r>
    </w:p>
    <w:p w14:paraId="20933859" w14:textId="77777777" w:rsidR="00B910F5" w:rsidRDefault="00B910F5" w:rsidP="00B910F5">
      <w:pPr>
        <w:ind w:firstLine="0"/>
      </w:pPr>
      <w:r>
        <w:tab/>
      </w:r>
      <w:r>
        <w:tab/>
        <w:t xml:space="preserve"> *     window (!new_window below, no action required),</w:t>
      </w:r>
    </w:p>
    <w:p w14:paraId="4AE563C1" w14:textId="77777777" w:rsidR="00B910F5" w:rsidRDefault="00B910F5" w:rsidP="00B910F5">
      <w:pPr>
        <w:ind w:firstLine="0"/>
      </w:pPr>
      <w:r>
        <w:tab/>
      </w:r>
      <w:r>
        <w:tab/>
        <w:t xml:space="preserve"> *   - switching to a new task from idle (PICK_NEXT_TASK)</w:t>
      </w:r>
    </w:p>
    <w:p w14:paraId="5D30D082" w14:textId="77777777" w:rsidR="00B910F5" w:rsidRDefault="00B910F5" w:rsidP="00B910F5">
      <w:pPr>
        <w:ind w:firstLine="0"/>
      </w:pPr>
      <w:r>
        <w:tab/>
      </w:r>
      <w:r>
        <w:tab/>
        <w:t xml:space="preserve"> *     in a new window where irqtime is 0 and we aren't</w:t>
      </w:r>
    </w:p>
    <w:p w14:paraId="34BBEC8F" w14:textId="77777777" w:rsidR="00B910F5" w:rsidRDefault="00B910F5" w:rsidP="00B910F5">
      <w:pPr>
        <w:ind w:firstLine="0"/>
      </w:pPr>
      <w:r>
        <w:tab/>
      </w:r>
      <w:r>
        <w:tab/>
        <w:t xml:space="preserve"> *     waiting on IO */</w:t>
      </w:r>
    </w:p>
    <w:p w14:paraId="286F01EB" w14:textId="77777777" w:rsidR="00B910F5" w:rsidRDefault="00B910F5" w:rsidP="00B910F5">
      <w:pPr>
        <w:ind w:firstLine="0"/>
      </w:pPr>
    </w:p>
    <w:p w14:paraId="45A9514A" w14:textId="77777777" w:rsidR="00B910F5" w:rsidRDefault="00B910F5" w:rsidP="00B910F5">
      <w:pPr>
        <w:ind w:firstLine="0"/>
      </w:pPr>
      <w:r>
        <w:tab/>
      </w:r>
      <w:r>
        <w:tab/>
        <w:t>if (!new_window)</w:t>
      </w:r>
    </w:p>
    <w:p w14:paraId="0BA05136" w14:textId="77777777" w:rsidR="00B910F5" w:rsidRDefault="00B910F5" w:rsidP="00B910F5">
      <w:pPr>
        <w:ind w:firstLine="0"/>
      </w:pPr>
      <w:r>
        <w:tab/>
      </w:r>
      <w:r>
        <w:tab/>
      </w:r>
      <w:r>
        <w:tab/>
        <w:t>return;</w:t>
      </w:r>
    </w:p>
    <w:p w14:paraId="2058497B" w14:textId="77777777" w:rsidR="00B910F5" w:rsidRDefault="00B910F5" w:rsidP="00B910F5">
      <w:pPr>
        <w:ind w:firstLine="0"/>
      </w:pPr>
    </w:p>
    <w:p w14:paraId="7607A462" w14:textId="77777777" w:rsidR="00B910F5" w:rsidRDefault="00B910F5" w:rsidP="00B910F5">
      <w:pPr>
        <w:ind w:firstLine="0"/>
      </w:pPr>
      <w:r>
        <w:tab/>
      </w:r>
      <w:r>
        <w:tab/>
        <w:t>/* A new window has started. The RQ demand must be rolled</w:t>
      </w:r>
    </w:p>
    <w:p w14:paraId="1E3A465B" w14:textId="77777777" w:rsidR="00B910F5" w:rsidRDefault="00B910F5" w:rsidP="00B910F5">
      <w:pPr>
        <w:ind w:firstLine="0"/>
      </w:pPr>
      <w:r>
        <w:tab/>
      </w:r>
      <w:r>
        <w:tab/>
        <w:t xml:space="preserve"> * over if p is the current task. */</w:t>
      </w:r>
    </w:p>
    <w:p w14:paraId="3CA9C330" w14:textId="77777777" w:rsidR="00B910F5" w:rsidRDefault="00B910F5" w:rsidP="00B910F5">
      <w:pPr>
        <w:ind w:firstLine="0"/>
      </w:pPr>
      <w:r>
        <w:tab/>
      </w:r>
      <w:r>
        <w:tab/>
        <w:t>if (p_is_curr_task) {</w:t>
      </w:r>
    </w:p>
    <w:p w14:paraId="57B1CFC5" w14:textId="77777777" w:rsidR="00B910F5" w:rsidRDefault="00B910F5" w:rsidP="00B910F5">
      <w:pPr>
        <w:ind w:firstLine="0"/>
      </w:pPr>
      <w:r>
        <w:tab/>
      </w:r>
      <w:r>
        <w:tab/>
      </w:r>
      <w:r>
        <w:tab/>
        <w:t>u64 prev_sum = 0;</w:t>
      </w:r>
    </w:p>
    <w:p w14:paraId="5B7C8F68" w14:textId="77777777" w:rsidR="00B910F5" w:rsidRDefault="00B910F5" w:rsidP="00B910F5">
      <w:pPr>
        <w:ind w:firstLine="0"/>
      </w:pPr>
    </w:p>
    <w:p w14:paraId="549676A0" w14:textId="77777777" w:rsidR="00B910F5" w:rsidRDefault="00B910F5" w:rsidP="00B910F5">
      <w:pPr>
        <w:ind w:firstLine="0"/>
      </w:pPr>
      <w:r>
        <w:tab/>
      </w:r>
      <w:r>
        <w:tab/>
      </w:r>
      <w:r>
        <w:tab/>
        <w:t>/* p is either idle task or an exiting task */</w:t>
      </w:r>
    </w:p>
    <w:p w14:paraId="2B51BCE8" w14:textId="77777777" w:rsidR="00B910F5" w:rsidRDefault="00B910F5" w:rsidP="00B910F5">
      <w:pPr>
        <w:ind w:firstLine="0"/>
      </w:pPr>
      <w:r>
        <w:lastRenderedPageBreak/>
        <w:tab/>
      </w:r>
      <w:r>
        <w:tab/>
      </w:r>
      <w:r>
        <w:tab/>
        <w:t>if (!nr_full_windows) {</w:t>
      </w:r>
    </w:p>
    <w:p w14:paraId="79C8CF84" w14:textId="77777777" w:rsidR="00B910F5" w:rsidRDefault="00B910F5" w:rsidP="00B910F5">
      <w:pPr>
        <w:ind w:firstLine="0"/>
      </w:pPr>
      <w:r>
        <w:tab/>
      </w:r>
      <w:r>
        <w:tab/>
      </w:r>
      <w:r>
        <w:tab/>
      </w:r>
      <w:r>
        <w:tab/>
        <w:t>prev_sum = rq-&gt;curr_runnable_sum;</w:t>
      </w:r>
    </w:p>
    <w:p w14:paraId="27CE06D9" w14:textId="77777777" w:rsidR="00B910F5" w:rsidRDefault="00B910F5" w:rsidP="00B910F5">
      <w:pPr>
        <w:ind w:firstLine="0"/>
      </w:pPr>
      <w:r>
        <w:tab/>
      </w:r>
      <w:r>
        <w:tab/>
      </w:r>
      <w:r>
        <w:tab/>
        <w:t>}</w:t>
      </w:r>
    </w:p>
    <w:p w14:paraId="25E96B1B" w14:textId="77777777" w:rsidR="00B910F5" w:rsidRDefault="00B910F5" w:rsidP="00B910F5">
      <w:pPr>
        <w:ind w:firstLine="0"/>
      </w:pPr>
    </w:p>
    <w:p w14:paraId="06BEAE19" w14:textId="77777777" w:rsidR="00B910F5" w:rsidRDefault="00B910F5" w:rsidP="00B910F5">
      <w:pPr>
        <w:ind w:firstLine="0"/>
      </w:pPr>
      <w:r>
        <w:tab/>
      </w:r>
      <w:r>
        <w:tab/>
      </w:r>
      <w:r>
        <w:tab/>
        <w:t>rq-&gt;prev_runnable_sum = prev_sum;</w:t>
      </w:r>
    </w:p>
    <w:p w14:paraId="5C29ACE7" w14:textId="77777777" w:rsidR="00B910F5" w:rsidRDefault="00B910F5" w:rsidP="00B910F5">
      <w:pPr>
        <w:ind w:firstLine="0"/>
      </w:pPr>
      <w:r>
        <w:tab/>
      </w:r>
      <w:r>
        <w:tab/>
      </w:r>
      <w:r>
        <w:tab/>
        <w:t>rq-&gt;curr_runnable_sum = 0;</w:t>
      </w:r>
    </w:p>
    <w:p w14:paraId="45DB001F" w14:textId="77777777" w:rsidR="00B910F5" w:rsidRDefault="00B910F5" w:rsidP="00B910F5">
      <w:pPr>
        <w:ind w:firstLine="0"/>
      </w:pPr>
      <w:r>
        <w:tab/>
      </w:r>
      <w:r>
        <w:tab/>
        <w:t>}</w:t>
      </w:r>
    </w:p>
    <w:p w14:paraId="7DA075CE" w14:textId="77777777" w:rsidR="00B910F5" w:rsidRDefault="00B910F5" w:rsidP="00B910F5">
      <w:pPr>
        <w:ind w:firstLine="0"/>
      </w:pPr>
    </w:p>
    <w:p w14:paraId="0FD46A28" w14:textId="77777777" w:rsidR="00B910F5" w:rsidRDefault="00B910F5" w:rsidP="00B910F5">
      <w:pPr>
        <w:ind w:firstLine="0"/>
      </w:pPr>
      <w:r>
        <w:tab/>
      </w:r>
      <w:r>
        <w:tab/>
        <w:t>return;</w:t>
      </w:r>
    </w:p>
    <w:p w14:paraId="62F93FFE" w14:textId="77777777" w:rsidR="00B910F5" w:rsidRDefault="00B910F5" w:rsidP="00B910F5">
      <w:pPr>
        <w:ind w:firstLine="0"/>
      </w:pPr>
      <w:r>
        <w:tab/>
        <w:t>}</w:t>
      </w:r>
    </w:p>
    <w:p w14:paraId="0F18EDB6" w14:textId="77777777" w:rsidR="00B910F5" w:rsidRDefault="00B910F5" w:rsidP="00B910F5">
      <w:pPr>
        <w:ind w:firstLine="0"/>
      </w:pPr>
    </w:p>
    <w:p w14:paraId="4A640AF3" w14:textId="77777777" w:rsidR="00B910F5" w:rsidRDefault="00B910F5" w:rsidP="00B910F5">
      <w:pPr>
        <w:ind w:firstLine="0"/>
      </w:pPr>
      <w:r>
        <w:tab/>
        <w:t>if (!new_window) {</w:t>
      </w:r>
    </w:p>
    <w:p w14:paraId="7B04F014" w14:textId="77777777" w:rsidR="00B910F5" w:rsidRDefault="00B910F5" w:rsidP="00B910F5">
      <w:pPr>
        <w:ind w:firstLine="0"/>
      </w:pPr>
      <w:r>
        <w:tab/>
      </w:r>
      <w:r>
        <w:tab/>
        <w:t>/* account_busy_for_cpu_time() = 1 so busy time needs</w:t>
      </w:r>
    </w:p>
    <w:p w14:paraId="077B2D60" w14:textId="77777777" w:rsidR="00B910F5" w:rsidRDefault="00B910F5" w:rsidP="00B910F5">
      <w:pPr>
        <w:ind w:firstLine="0"/>
      </w:pPr>
      <w:r>
        <w:tab/>
      </w:r>
      <w:r>
        <w:tab/>
        <w:t xml:space="preserve"> * to be accounted to the current window. No rollover</w:t>
      </w:r>
    </w:p>
    <w:p w14:paraId="1B8863F7" w14:textId="77777777" w:rsidR="00B910F5" w:rsidRDefault="00B910F5" w:rsidP="00B910F5">
      <w:pPr>
        <w:ind w:firstLine="0"/>
      </w:pPr>
      <w:r>
        <w:tab/>
      </w:r>
      <w:r>
        <w:tab/>
        <w:t xml:space="preserve"> * since we didn't start a new window. An example of this is</w:t>
      </w:r>
    </w:p>
    <w:p w14:paraId="5A6FB506" w14:textId="77777777" w:rsidR="00B910F5" w:rsidRDefault="00B910F5" w:rsidP="00B910F5">
      <w:pPr>
        <w:ind w:firstLine="0"/>
      </w:pPr>
      <w:r>
        <w:tab/>
      </w:r>
      <w:r>
        <w:tab/>
        <w:t xml:space="preserve"> * when a task starts execution and then sleeps within the</w:t>
      </w:r>
    </w:p>
    <w:p w14:paraId="0A808D29" w14:textId="77777777" w:rsidR="00B910F5" w:rsidRDefault="00B910F5" w:rsidP="00B910F5">
      <w:pPr>
        <w:ind w:firstLine="0"/>
      </w:pPr>
      <w:r>
        <w:tab/>
      </w:r>
      <w:r>
        <w:tab/>
        <w:t xml:space="preserve"> * same window. */</w:t>
      </w:r>
    </w:p>
    <w:p w14:paraId="00B4198B" w14:textId="77777777" w:rsidR="00B910F5" w:rsidRDefault="00B910F5" w:rsidP="00B910F5">
      <w:pPr>
        <w:ind w:firstLine="0"/>
      </w:pPr>
    </w:p>
    <w:p w14:paraId="18448D17" w14:textId="77777777" w:rsidR="00B910F5" w:rsidRDefault="00B910F5" w:rsidP="00B910F5">
      <w:pPr>
        <w:ind w:firstLine="0"/>
      </w:pPr>
      <w:r>
        <w:tab/>
      </w:r>
      <w:r>
        <w:tab/>
        <w:t>if (!irqtime || !is_idle_task(p) || cpu_is_waiting_on_io(rq))</w:t>
      </w:r>
    </w:p>
    <w:p w14:paraId="18E5698D" w14:textId="77777777" w:rsidR="00B910F5" w:rsidRDefault="00B910F5" w:rsidP="00B910F5">
      <w:pPr>
        <w:ind w:firstLine="0"/>
      </w:pPr>
      <w:r>
        <w:tab/>
      </w:r>
      <w:r>
        <w:tab/>
      </w:r>
      <w:r>
        <w:tab/>
        <w:t>delta = wallclock - mark_start;</w:t>
      </w:r>
    </w:p>
    <w:p w14:paraId="340EFC0F" w14:textId="77777777" w:rsidR="00B910F5" w:rsidRDefault="00B910F5" w:rsidP="00B910F5">
      <w:pPr>
        <w:ind w:firstLine="0"/>
      </w:pPr>
      <w:r>
        <w:tab/>
      </w:r>
      <w:r>
        <w:tab/>
        <w:t>else</w:t>
      </w:r>
    </w:p>
    <w:p w14:paraId="3DE8A5A0" w14:textId="77777777" w:rsidR="00B910F5" w:rsidRDefault="00B910F5" w:rsidP="00B910F5">
      <w:pPr>
        <w:ind w:firstLine="0"/>
      </w:pPr>
      <w:r>
        <w:tab/>
      </w:r>
      <w:r>
        <w:tab/>
      </w:r>
      <w:r>
        <w:tab/>
        <w:t>delta = irqtime;</w:t>
      </w:r>
    </w:p>
    <w:p w14:paraId="2126C8FA" w14:textId="77777777" w:rsidR="00B910F5" w:rsidRDefault="00B910F5" w:rsidP="00B910F5">
      <w:pPr>
        <w:ind w:firstLine="0"/>
      </w:pPr>
      <w:r>
        <w:tab/>
      </w:r>
      <w:r>
        <w:tab/>
        <w:t>delta = scale_exec_time(delta, rq);</w:t>
      </w:r>
    </w:p>
    <w:p w14:paraId="67F8D285" w14:textId="77777777" w:rsidR="00B910F5" w:rsidRDefault="00B910F5" w:rsidP="00B910F5">
      <w:pPr>
        <w:ind w:firstLine="0"/>
      </w:pPr>
      <w:r>
        <w:tab/>
      </w:r>
      <w:r>
        <w:tab/>
        <w:t>rq-&gt;curr_runnable_sum += delta;</w:t>
      </w:r>
    </w:p>
    <w:p w14:paraId="4FB11EE5" w14:textId="77777777" w:rsidR="00B910F5" w:rsidRDefault="00B910F5" w:rsidP="00B910F5">
      <w:pPr>
        <w:ind w:firstLine="0"/>
      </w:pPr>
      <w:r>
        <w:tab/>
      </w:r>
      <w:r>
        <w:tab/>
        <w:t>if (!is_idle_task(p) &amp;&amp; !exiting_task(p))</w:t>
      </w:r>
    </w:p>
    <w:p w14:paraId="58FB0437" w14:textId="77777777" w:rsidR="00B910F5" w:rsidRDefault="00B910F5" w:rsidP="00B910F5">
      <w:pPr>
        <w:ind w:firstLine="0"/>
      </w:pPr>
      <w:r>
        <w:tab/>
      </w:r>
      <w:r>
        <w:tab/>
      </w:r>
      <w:r>
        <w:tab/>
        <w:t>p-&gt;ravg.curr_window += delta;</w:t>
      </w:r>
    </w:p>
    <w:p w14:paraId="30DDA7B2" w14:textId="77777777" w:rsidR="00B910F5" w:rsidRDefault="00B910F5" w:rsidP="00B910F5">
      <w:pPr>
        <w:ind w:firstLine="0"/>
      </w:pPr>
    </w:p>
    <w:p w14:paraId="427718DA" w14:textId="77777777" w:rsidR="00B910F5" w:rsidRDefault="00B910F5" w:rsidP="00B910F5">
      <w:pPr>
        <w:ind w:firstLine="0"/>
      </w:pPr>
      <w:r>
        <w:tab/>
      </w:r>
      <w:r>
        <w:tab/>
        <w:t>return;</w:t>
      </w:r>
    </w:p>
    <w:p w14:paraId="6E013E15" w14:textId="77777777" w:rsidR="00B910F5" w:rsidRDefault="00B910F5" w:rsidP="00B910F5">
      <w:pPr>
        <w:ind w:firstLine="0"/>
      </w:pPr>
      <w:r>
        <w:tab/>
        <w:t>}</w:t>
      </w:r>
    </w:p>
    <w:p w14:paraId="40B79222" w14:textId="77777777" w:rsidR="00B910F5" w:rsidRDefault="00B910F5" w:rsidP="00B910F5">
      <w:pPr>
        <w:ind w:firstLine="0"/>
      </w:pPr>
    </w:p>
    <w:p w14:paraId="5D6DE868" w14:textId="77777777" w:rsidR="00B910F5" w:rsidRDefault="00B910F5" w:rsidP="00B910F5">
      <w:pPr>
        <w:ind w:firstLine="0"/>
      </w:pPr>
      <w:r>
        <w:tab/>
        <w:t>if (!p_is_curr_task) {</w:t>
      </w:r>
    </w:p>
    <w:p w14:paraId="5C79D79D" w14:textId="77777777" w:rsidR="00B910F5" w:rsidRDefault="00B910F5" w:rsidP="00B910F5">
      <w:pPr>
        <w:ind w:firstLine="0"/>
      </w:pPr>
      <w:r>
        <w:tab/>
      </w:r>
      <w:r>
        <w:tab/>
        <w:t>/* account_busy_for_cpu_time() = 1 so busy time needs</w:t>
      </w:r>
    </w:p>
    <w:p w14:paraId="49518936" w14:textId="77777777" w:rsidR="00B910F5" w:rsidRDefault="00B910F5" w:rsidP="00B910F5">
      <w:pPr>
        <w:ind w:firstLine="0"/>
      </w:pPr>
      <w:r>
        <w:tab/>
      </w:r>
      <w:r>
        <w:tab/>
        <w:t xml:space="preserve"> * to be accounted to the current window. A new window</w:t>
      </w:r>
    </w:p>
    <w:p w14:paraId="5809BB07" w14:textId="77777777" w:rsidR="00B910F5" w:rsidRDefault="00B910F5" w:rsidP="00B910F5">
      <w:pPr>
        <w:ind w:firstLine="0"/>
      </w:pPr>
      <w:r>
        <w:lastRenderedPageBreak/>
        <w:tab/>
      </w:r>
      <w:r>
        <w:tab/>
        <w:t xml:space="preserve"> * has also started, but p is not the current task, so the</w:t>
      </w:r>
    </w:p>
    <w:p w14:paraId="0858D04A" w14:textId="77777777" w:rsidR="00B910F5" w:rsidRDefault="00B910F5" w:rsidP="00B910F5">
      <w:pPr>
        <w:ind w:firstLine="0"/>
      </w:pPr>
      <w:r>
        <w:tab/>
      </w:r>
      <w:r>
        <w:tab/>
        <w:t xml:space="preserve"> * window is not rolled over - just split up and account</w:t>
      </w:r>
    </w:p>
    <w:p w14:paraId="523B6B11" w14:textId="77777777" w:rsidR="00B910F5" w:rsidRDefault="00B910F5" w:rsidP="00B910F5">
      <w:pPr>
        <w:ind w:firstLine="0"/>
      </w:pPr>
      <w:r>
        <w:tab/>
      </w:r>
      <w:r>
        <w:tab/>
        <w:t xml:space="preserve"> * as necessary into curr and prev. The window is only</w:t>
      </w:r>
    </w:p>
    <w:p w14:paraId="4C875041" w14:textId="77777777" w:rsidR="00B910F5" w:rsidRDefault="00B910F5" w:rsidP="00B910F5">
      <w:pPr>
        <w:ind w:firstLine="0"/>
      </w:pPr>
      <w:r>
        <w:tab/>
      </w:r>
      <w:r>
        <w:tab/>
        <w:t xml:space="preserve"> * rolled over when a new window is processed for the current</w:t>
      </w:r>
    </w:p>
    <w:p w14:paraId="7E1EA8B9" w14:textId="77777777" w:rsidR="00B910F5" w:rsidRDefault="00B910F5" w:rsidP="00B910F5">
      <w:pPr>
        <w:ind w:firstLine="0"/>
      </w:pPr>
      <w:r>
        <w:tab/>
      </w:r>
      <w:r>
        <w:tab/>
        <w:t xml:space="preserve"> * task.</w:t>
      </w:r>
    </w:p>
    <w:p w14:paraId="793BBC9C" w14:textId="77777777" w:rsidR="00B910F5" w:rsidRDefault="00B910F5" w:rsidP="00B910F5">
      <w:pPr>
        <w:ind w:firstLine="0"/>
      </w:pPr>
      <w:r>
        <w:tab/>
      </w:r>
      <w:r>
        <w:tab/>
        <w:t xml:space="preserve"> *</w:t>
      </w:r>
    </w:p>
    <w:p w14:paraId="03BFB32C" w14:textId="77777777" w:rsidR="00B910F5" w:rsidRDefault="00B910F5" w:rsidP="00B910F5">
      <w:pPr>
        <w:ind w:firstLine="0"/>
      </w:pPr>
      <w:r>
        <w:tab/>
      </w:r>
      <w:r>
        <w:tab/>
        <w:t xml:space="preserve"> * Irqtime can't be accounted by a task that isn't the</w:t>
      </w:r>
    </w:p>
    <w:p w14:paraId="6C495442" w14:textId="77777777" w:rsidR="00B910F5" w:rsidRDefault="00B910F5" w:rsidP="00B910F5">
      <w:pPr>
        <w:ind w:firstLine="0"/>
      </w:pPr>
      <w:r>
        <w:tab/>
      </w:r>
      <w:r>
        <w:tab/>
        <w:t xml:space="preserve"> * currently running task. */</w:t>
      </w:r>
    </w:p>
    <w:p w14:paraId="5432476F" w14:textId="77777777" w:rsidR="00B910F5" w:rsidRDefault="00B910F5" w:rsidP="00B910F5">
      <w:pPr>
        <w:ind w:firstLine="0"/>
      </w:pPr>
    </w:p>
    <w:p w14:paraId="27EB570D" w14:textId="77777777" w:rsidR="00B910F5" w:rsidRDefault="00B910F5" w:rsidP="00B910F5">
      <w:pPr>
        <w:ind w:firstLine="0"/>
      </w:pPr>
      <w:r>
        <w:tab/>
      </w:r>
      <w:r>
        <w:tab/>
        <w:t>if (!nr_full_windows) {</w:t>
      </w:r>
    </w:p>
    <w:p w14:paraId="0A774C84" w14:textId="77777777" w:rsidR="00B910F5" w:rsidRDefault="00B910F5" w:rsidP="00B910F5">
      <w:pPr>
        <w:ind w:firstLine="0"/>
      </w:pPr>
      <w:r>
        <w:tab/>
      </w:r>
      <w:r>
        <w:tab/>
      </w:r>
      <w:r>
        <w:tab/>
        <w:t>/* A full window hasn't elapsed, account partial</w:t>
      </w:r>
    </w:p>
    <w:p w14:paraId="1DBF1FAC" w14:textId="77777777" w:rsidR="00B910F5" w:rsidRDefault="00B910F5" w:rsidP="00B910F5">
      <w:pPr>
        <w:ind w:firstLine="0"/>
      </w:pPr>
      <w:r>
        <w:tab/>
      </w:r>
      <w:r>
        <w:tab/>
      </w:r>
      <w:r>
        <w:tab/>
        <w:t xml:space="preserve"> * contribution to previous completed window. */</w:t>
      </w:r>
    </w:p>
    <w:p w14:paraId="482EDA68" w14:textId="77777777" w:rsidR="00B910F5" w:rsidRDefault="00B910F5" w:rsidP="00B910F5">
      <w:pPr>
        <w:ind w:firstLine="0"/>
      </w:pPr>
      <w:r>
        <w:tab/>
      </w:r>
      <w:r>
        <w:tab/>
      </w:r>
      <w:r>
        <w:tab/>
        <w:t>delta = scale_exec_time(window_start - mark_start, rq);</w:t>
      </w:r>
    </w:p>
    <w:p w14:paraId="487DA837" w14:textId="77777777" w:rsidR="00B910F5" w:rsidRDefault="00B910F5" w:rsidP="00B910F5">
      <w:pPr>
        <w:ind w:firstLine="0"/>
      </w:pPr>
      <w:r>
        <w:tab/>
      </w:r>
      <w:r>
        <w:tab/>
      </w:r>
      <w:r>
        <w:tab/>
        <w:t>if (!exiting_task(p))</w:t>
      </w:r>
    </w:p>
    <w:p w14:paraId="17AB170E" w14:textId="77777777" w:rsidR="00B910F5" w:rsidRDefault="00B910F5" w:rsidP="00B910F5">
      <w:pPr>
        <w:ind w:firstLine="0"/>
      </w:pPr>
      <w:r>
        <w:tab/>
      </w:r>
      <w:r>
        <w:tab/>
      </w:r>
      <w:r>
        <w:tab/>
      </w:r>
      <w:r>
        <w:tab/>
        <w:t>p-&gt;ravg.prev_window += delta;</w:t>
      </w:r>
    </w:p>
    <w:p w14:paraId="19A03C18" w14:textId="77777777" w:rsidR="00B910F5" w:rsidRDefault="00B910F5" w:rsidP="00B910F5">
      <w:pPr>
        <w:ind w:firstLine="0"/>
      </w:pPr>
      <w:r>
        <w:tab/>
      </w:r>
      <w:r>
        <w:tab/>
        <w:t>} else {</w:t>
      </w:r>
    </w:p>
    <w:p w14:paraId="332E2D8D" w14:textId="77777777" w:rsidR="00B910F5" w:rsidRDefault="00B910F5" w:rsidP="00B910F5">
      <w:pPr>
        <w:ind w:firstLine="0"/>
      </w:pPr>
      <w:r>
        <w:tab/>
      </w:r>
      <w:r>
        <w:tab/>
      </w:r>
      <w:r>
        <w:tab/>
        <w:t>/* Since at least one full window has elapsed,</w:t>
      </w:r>
    </w:p>
    <w:p w14:paraId="0D9642FB" w14:textId="77777777" w:rsidR="00B910F5" w:rsidRDefault="00B910F5" w:rsidP="00B910F5">
      <w:pPr>
        <w:ind w:firstLine="0"/>
      </w:pPr>
      <w:r>
        <w:tab/>
      </w:r>
      <w:r>
        <w:tab/>
      </w:r>
      <w:r>
        <w:tab/>
        <w:t xml:space="preserve"> * the contribution to the previous window is the</w:t>
      </w:r>
    </w:p>
    <w:p w14:paraId="589458F8" w14:textId="77777777" w:rsidR="00B910F5" w:rsidRDefault="00B910F5" w:rsidP="00B910F5">
      <w:pPr>
        <w:ind w:firstLine="0"/>
      </w:pPr>
      <w:r>
        <w:tab/>
      </w:r>
      <w:r>
        <w:tab/>
      </w:r>
      <w:r>
        <w:tab/>
        <w:t xml:space="preserve"> * full window (window_size). */</w:t>
      </w:r>
    </w:p>
    <w:p w14:paraId="4E260E5D" w14:textId="77777777" w:rsidR="00B910F5" w:rsidRDefault="00B910F5" w:rsidP="00B910F5">
      <w:pPr>
        <w:ind w:firstLine="0"/>
      </w:pPr>
      <w:r>
        <w:tab/>
      </w:r>
      <w:r>
        <w:tab/>
      </w:r>
      <w:r>
        <w:tab/>
        <w:t>delta = scale_exec_time(window_size, rq);</w:t>
      </w:r>
    </w:p>
    <w:p w14:paraId="2501F1AF" w14:textId="77777777" w:rsidR="00B910F5" w:rsidRDefault="00B910F5" w:rsidP="00B910F5">
      <w:pPr>
        <w:ind w:firstLine="0"/>
      </w:pPr>
      <w:r>
        <w:tab/>
      </w:r>
      <w:r>
        <w:tab/>
      </w:r>
      <w:r>
        <w:tab/>
        <w:t>if (!exiting_task(p))</w:t>
      </w:r>
    </w:p>
    <w:p w14:paraId="56A18FA1" w14:textId="77777777" w:rsidR="00B910F5" w:rsidRDefault="00B910F5" w:rsidP="00B910F5">
      <w:pPr>
        <w:ind w:firstLine="0"/>
      </w:pPr>
      <w:r>
        <w:tab/>
      </w:r>
      <w:r>
        <w:tab/>
      </w:r>
      <w:r>
        <w:tab/>
      </w:r>
      <w:r>
        <w:tab/>
        <w:t>p-&gt;ravg.prev_window = delta;</w:t>
      </w:r>
    </w:p>
    <w:p w14:paraId="0F0FF127" w14:textId="77777777" w:rsidR="00B910F5" w:rsidRDefault="00B910F5" w:rsidP="00B910F5">
      <w:pPr>
        <w:ind w:firstLine="0"/>
      </w:pPr>
      <w:r>
        <w:tab/>
      </w:r>
      <w:r>
        <w:tab/>
        <w:t>}</w:t>
      </w:r>
    </w:p>
    <w:p w14:paraId="71A31A97" w14:textId="77777777" w:rsidR="00B910F5" w:rsidRDefault="00B910F5" w:rsidP="00B910F5">
      <w:pPr>
        <w:ind w:firstLine="0"/>
      </w:pPr>
      <w:r>
        <w:tab/>
      </w:r>
      <w:r>
        <w:tab/>
        <w:t>rq-&gt;prev_runnable_sum += delta;</w:t>
      </w:r>
    </w:p>
    <w:p w14:paraId="19400041" w14:textId="77777777" w:rsidR="00B910F5" w:rsidRDefault="00B910F5" w:rsidP="00B910F5">
      <w:pPr>
        <w:ind w:firstLine="0"/>
      </w:pPr>
    </w:p>
    <w:p w14:paraId="47567895" w14:textId="77777777" w:rsidR="00B910F5" w:rsidRDefault="00B910F5" w:rsidP="00B910F5">
      <w:pPr>
        <w:ind w:firstLine="0"/>
      </w:pPr>
      <w:r>
        <w:tab/>
      </w:r>
      <w:r>
        <w:tab/>
        <w:t>/* Account piece of busy time in the current window. */</w:t>
      </w:r>
    </w:p>
    <w:p w14:paraId="5B5CC418" w14:textId="77777777" w:rsidR="00B910F5" w:rsidRDefault="00B910F5" w:rsidP="00B910F5">
      <w:pPr>
        <w:ind w:firstLine="0"/>
      </w:pPr>
      <w:r>
        <w:tab/>
      </w:r>
      <w:r>
        <w:tab/>
        <w:t>delta = scale_exec_time(wallclock - window_start, rq);</w:t>
      </w:r>
    </w:p>
    <w:p w14:paraId="10DBB000" w14:textId="77777777" w:rsidR="00B910F5" w:rsidRDefault="00B910F5" w:rsidP="00B910F5">
      <w:pPr>
        <w:ind w:firstLine="0"/>
      </w:pPr>
      <w:r>
        <w:tab/>
      </w:r>
      <w:r>
        <w:tab/>
        <w:t>rq-&gt;curr_runnable_sum += delta;</w:t>
      </w:r>
    </w:p>
    <w:p w14:paraId="56FBBD53" w14:textId="77777777" w:rsidR="00B910F5" w:rsidRDefault="00B910F5" w:rsidP="00B910F5">
      <w:pPr>
        <w:ind w:firstLine="0"/>
      </w:pPr>
      <w:r>
        <w:tab/>
      </w:r>
      <w:r>
        <w:tab/>
        <w:t>if (!exiting_task(p))</w:t>
      </w:r>
    </w:p>
    <w:p w14:paraId="129B0461" w14:textId="77777777" w:rsidR="00B910F5" w:rsidRDefault="00B910F5" w:rsidP="00B910F5">
      <w:pPr>
        <w:ind w:firstLine="0"/>
      </w:pPr>
      <w:r>
        <w:tab/>
      </w:r>
      <w:r>
        <w:tab/>
      </w:r>
      <w:r>
        <w:tab/>
        <w:t>p-&gt;ravg.curr_window = delta;</w:t>
      </w:r>
    </w:p>
    <w:p w14:paraId="6003ADF1" w14:textId="77777777" w:rsidR="00B910F5" w:rsidRDefault="00B910F5" w:rsidP="00B910F5">
      <w:pPr>
        <w:ind w:firstLine="0"/>
      </w:pPr>
    </w:p>
    <w:p w14:paraId="0834D2F1" w14:textId="77777777" w:rsidR="00B910F5" w:rsidRDefault="00B910F5" w:rsidP="00B910F5">
      <w:pPr>
        <w:ind w:firstLine="0"/>
      </w:pPr>
      <w:r>
        <w:tab/>
      </w:r>
      <w:r>
        <w:tab/>
        <w:t>return;</w:t>
      </w:r>
    </w:p>
    <w:p w14:paraId="6D8D199A" w14:textId="77777777" w:rsidR="00B910F5" w:rsidRDefault="00B910F5" w:rsidP="00B910F5">
      <w:pPr>
        <w:ind w:firstLine="0"/>
      </w:pPr>
      <w:r>
        <w:tab/>
        <w:t>}</w:t>
      </w:r>
    </w:p>
    <w:p w14:paraId="591C0FAC" w14:textId="77777777" w:rsidR="00B910F5" w:rsidRDefault="00B910F5" w:rsidP="00B910F5">
      <w:pPr>
        <w:ind w:firstLine="0"/>
      </w:pPr>
    </w:p>
    <w:p w14:paraId="24921486" w14:textId="77777777" w:rsidR="00B910F5" w:rsidRDefault="00B910F5" w:rsidP="00B910F5">
      <w:pPr>
        <w:ind w:firstLine="0"/>
      </w:pPr>
      <w:r>
        <w:tab/>
        <w:t>if (!irqtime || !is_idle_task(p) || cpu_is_waiting_on_io(rq)) {</w:t>
      </w:r>
    </w:p>
    <w:p w14:paraId="132A26C2" w14:textId="77777777" w:rsidR="00B910F5" w:rsidRDefault="00B910F5" w:rsidP="00B910F5">
      <w:pPr>
        <w:ind w:firstLine="0"/>
      </w:pPr>
      <w:r>
        <w:tab/>
      </w:r>
      <w:r>
        <w:tab/>
        <w:t>/* account_busy_for_cpu_time() = 1 so busy time needs</w:t>
      </w:r>
    </w:p>
    <w:p w14:paraId="531D9E4B" w14:textId="77777777" w:rsidR="00B910F5" w:rsidRDefault="00B910F5" w:rsidP="00B910F5">
      <w:pPr>
        <w:ind w:firstLine="0"/>
      </w:pPr>
      <w:r>
        <w:tab/>
      </w:r>
      <w:r>
        <w:tab/>
        <w:t xml:space="preserve"> * to be accounted to the current window. A new window</w:t>
      </w:r>
    </w:p>
    <w:p w14:paraId="324E7777" w14:textId="77777777" w:rsidR="00B910F5" w:rsidRDefault="00B910F5" w:rsidP="00B910F5">
      <w:pPr>
        <w:ind w:firstLine="0"/>
      </w:pPr>
      <w:r>
        <w:tab/>
      </w:r>
      <w:r>
        <w:tab/>
        <w:t xml:space="preserve"> * has started and p is the current task so rollover is</w:t>
      </w:r>
    </w:p>
    <w:p w14:paraId="0749F05E" w14:textId="77777777" w:rsidR="00B910F5" w:rsidRDefault="00B910F5" w:rsidP="00B910F5">
      <w:pPr>
        <w:ind w:firstLine="0"/>
      </w:pPr>
      <w:r>
        <w:tab/>
      </w:r>
      <w:r>
        <w:tab/>
        <w:t xml:space="preserve"> * needed. If any of these three above conditions are true</w:t>
      </w:r>
    </w:p>
    <w:p w14:paraId="3A96FB59" w14:textId="77777777" w:rsidR="00B910F5" w:rsidRDefault="00B910F5" w:rsidP="00B910F5">
      <w:pPr>
        <w:ind w:firstLine="0"/>
      </w:pPr>
      <w:r>
        <w:tab/>
      </w:r>
      <w:r>
        <w:tab/>
        <w:t xml:space="preserve"> * then this busy time can't be accounted as irqtime.</w:t>
      </w:r>
    </w:p>
    <w:p w14:paraId="4D355DD2" w14:textId="77777777" w:rsidR="00B910F5" w:rsidRDefault="00B910F5" w:rsidP="00B910F5">
      <w:pPr>
        <w:ind w:firstLine="0"/>
      </w:pPr>
      <w:r>
        <w:tab/>
      </w:r>
      <w:r>
        <w:tab/>
        <w:t xml:space="preserve"> *</w:t>
      </w:r>
    </w:p>
    <w:p w14:paraId="135D2EFD" w14:textId="77777777" w:rsidR="00B910F5" w:rsidRDefault="00B910F5" w:rsidP="00B910F5">
      <w:pPr>
        <w:ind w:firstLine="0"/>
      </w:pPr>
      <w:r>
        <w:tab/>
      </w:r>
      <w:r>
        <w:tab/>
        <w:t xml:space="preserve"> * Busy time for the idle task or exiting tasks need not</w:t>
      </w:r>
    </w:p>
    <w:p w14:paraId="78E05063" w14:textId="77777777" w:rsidR="00B910F5" w:rsidRDefault="00B910F5" w:rsidP="00B910F5">
      <w:pPr>
        <w:ind w:firstLine="0"/>
      </w:pPr>
      <w:r>
        <w:tab/>
      </w:r>
      <w:r>
        <w:tab/>
        <w:t xml:space="preserve"> * be accounted.</w:t>
      </w:r>
    </w:p>
    <w:p w14:paraId="5078D3CF" w14:textId="77777777" w:rsidR="00B910F5" w:rsidRDefault="00B910F5" w:rsidP="00B910F5">
      <w:pPr>
        <w:ind w:firstLine="0"/>
      </w:pPr>
      <w:r>
        <w:tab/>
      </w:r>
      <w:r>
        <w:tab/>
        <w:t xml:space="preserve"> *</w:t>
      </w:r>
    </w:p>
    <w:p w14:paraId="46629121" w14:textId="77777777" w:rsidR="00B910F5" w:rsidRDefault="00B910F5" w:rsidP="00B910F5">
      <w:pPr>
        <w:ind w:firstLine="0"/>
      </w:pPr>
      <w:r>
        <w:tab/>
      </w:r>
      <w:r>
        <w:tab/>
        <w:t xml:space="preserve"> * An example of this would be a task that starts execution</w:t>
      </w:r>
    </w:p>
    <w:p w14:paraId="4E666C2A" w14:textId="77777777" w:rsidR="00B910F5" w:rsidRDefault="00B910F5" w:rsidP="00B910F5">
      <w:pPr>
        <w:ind w:firstLine="0"/>
      </w:pPr>
      <w:r>
        <w:tab/>
      </w:r>
      <w:r>
        <w:tab/>
        <w:t xml:space="preserve"> * and then sleeps once a new window has begun. */</w:t>
      </w:r>
    </w:p>
    <w:p w14:paraId="4A50648B" w14:textId="77777777" w:rsidR="00B910F5" w:rsidRDefault="00B910F5" w:rsidP="00B910F5">
      <w:pPr>
        <w:ind w:firstLine="0"/>
      </w:pPr>
    </w:p>
    <w:p w14:paraId="092E07CF" w14:textId="77777777" w:rsidR="00B910F5" w:rsidRDefault="00B910F5" w:rsidP="00B910F5">
      <w:pPr>
        <w:ind w:firstLine="0"/>
      </w:pPr>
      <w:r>
        <w:tab/>
      </w:r>
      <w:r>
        <w:tab/>
        <w:t>if (!nr_full_windows) {</w:t>
      </w:r>
    </w:p>
    <w:p w14:paraId="45EE4579" w14:textId="77777777" w:rsidR="00B910F5" w:rsidRDefault="00B910F5" w:rsidP="00B910F5">
      <w:pPr>
        <w:ind w:firstLine="0"/>
      </w:pPr>
      <w:r>
        <w:tab/>
      </w:r>
      <w:r>
        <w:tab/>
      </w:r>
      <w:r>
        <w:tab/>
        <w:t>/* A full window hasn't elapsed, account partial</w:t>
      </w:r>
    </w:p>
    <w:p w14:paraId="60EC126A" w14:textId="77777777" w:rsidR="00B910F5" w:rsidRDefault="00B910F5" w:rsidP="00B910F5">
      <w:pPr>
        <w:ind w:firstLine="0"/>
      </w:pPr>
      <w:r>
        <w:tab/>
      </w:r>
      <w:r>
        <w:tab/>
      </w:r>
      <w:r>
        <w:tab/>
        <w:t xml:space="preserve"> * contribution to previous completed window. */</w:t>
      </w:r>
    </w:p>
    <w:p w14:paraId="5B8B5615" w14:textId="77777777" w:rsidR="00B910F5" w:rsidRDefault="00B910F5" w:rsidP="00B910F5">
      <w:pPr>
        <w:ind w:firstLine="0"/>
      </w:pPr>
      <w:r>
        <w:tab/>
      </w:r>
      <w:r>
        <w:tab/>
      </w:r>
      <w:r>
        <w:tab/>
        <w:t>delta = scale_exec_time(window_start - mark_start, rq);</w:t>
      </w:r>
    </w:p>
    <w:p w14:paraId="0B723AD9" w14:textId="77777777" w:rsidR="00B910F5" w:rsidRDefault="00B910F5" w:rsidP="00B910F5">
      <w:pPr>
        <w:ind w:firstLine="0"/>
      </w:pPr>
      <w:r>
        <w:tab/>
      </w:r>
      <w:r>
        <w:tab/>
      </w:r>
      <w:r>
        <w:tab/>
        <w:t>if (!is_idle_task(p) &amp;&amp; !exiting_task(p))</w:t>
      </w:r>
    </w:p>
    <w:p w14:paraId="38485ACB" w14:textId="77777777" w:rsidR="00B910F5" w:rsidRDefault="00B910F5" w:rsidP="00B910F5">
      <w:pPr>
        <w:ind w:firstLine="0"/>
      </w:pPr>
      <w:r>
        <w:tab/>
      </w:r>
      <w:r>
        <w:tab/>
      </w:r>
      <w:r>
        <w:tab/>
      </w:r>
      <w:r>
        <w:tab/>
        <w:t>p-&gt;ravg.prev_window += delta;</w:t>
      </w:r>
    </w:p>
    <w:p w14:paraId="4ACFEDEB" w14:textId="77777777" w:rsidR="00B910F5" w:rsidRDefault="00B910F5" w:rsidP="00B910F5">
      <w:pPr>
        <w:ind w:firstLine="0"/>
      </w:pPr>
    </w:p>
    <w:p w14:paraId="25E737D9" w14:textId="77777777" w:rsidR="00B910F5" w:rsidRDefault="00B910F5" w:rsidP="00B910F5">
      <w:pPr>
        <w:ind w:firstLine="0"/>
      </w:pPr>
      <w:r>
        <w:tab/>
      </w:r>
      <w:r>
        <w:tab/>
      </w:r>
      <w:r>
        <w:tab/>
        <w:t>delta += rq-&gt;curr_runnable_sum;</w:t>
      </w:r>
    </w:p>
    <w:p w14:paraId="325653C1" w14:textId="77777777" w:rsidR="00B910F5" w:rsidRDefault="00B910F5" w:rsidP="00B910F5">
      <w:pPr>
        <w:ind w:firstLine="0"/>
      </w:pPr>
      <w:r>
        <w:tab/>
      </w:r>
      <w:r>
        <w:tab/>
        <w:t>} else {</w:t>
      </w:r>
    </w:p>
    <w:p w14:paraId="34D7D760" w14:textId="77777777" w:rsidR="00B910F5" w:rsidRDefault="00B910F5" w:rsidP="00B910F5">
      <w:pPr>
        <w:ind w:firstLine="0"/>
      </w:pPr>
      <w:r>
        <w:tab/>
      </w:r>
      <w:r>
        <w:tab/>
      </w:r>
      <w:r>
        <w:tab/>
        <w:t>/* Since at least one full window has elapsed,</w:t>
      </w:r>
    </w:p>
    <w:p w14:paraId="576E438F" w14:textId="77777777" w:rsidR="00B910F5" w:rsidRDefault="00B910F5" w:rsidP="00B910F5">
      <w:pPr>
        <w:ind w:firstLine="0"/>
      </w:pPr>
      <w:r>
        <w:tab/>
      </w:r>
      <w:r>
        <w:tab/>
      </w:r>
      <w:r>
        <w:tab/>
        <w:t xml:space="preserve"> * the contribution to the previous window is the</w:t>
      </w:r>
    </w:p>
    <w:p w14:paraId="3C229BF1" w14:textId="77777777" w:rsidR="00B910F5" w:rsidRDefault="00B910F5" w:rsidP="00B910F5">
      <w:pPr>
        <w:ind w:firstLine="0"/>
      </w:pPr>
      <w:r>
        <w:tab/>
      </w:r>
      <w:r>
        <w:tab/>
      </w:r>
      <w:r>
        <w:tab/>
        <w:t xml:space="preserve"> * full window (window_size). */</w:t>
      </w:r>
    </w:p>
    <w:p w14:paraId="16C541F9" w14:textId="77777777" w:rsidR="00B910F5" w:rsidRDefault="00B910F5" w:rsidP="00B910F5">
      <w:pPr>
        <w:ind w:firstLine="0"/>
      </w:pPr>
      <w:r>
        <w:tab/>
      </w:r>
      <w:r>
        <w:tab/>
      </w:r>
      <w:r>
        <w:tab/>
        <w:t>delta = scale_exec_time(window_size, rq);</w:t>
      </w:r>
    </w:p>
    <w:p w14:paraId="2880A3A2" w14:textId="77777777" w:rsidR="00B910F5" w:rsidRDefault="00B910F5" w:rsidP="00B910F5">
      <w:pPr>
        <w:ind w:firstLine="0"/>
      </w:pPr>
      <w:r>
        <w:tab/>
      </w:r>
      <w:r>
        <w:tab/>
      </w:r>
      <w:r>
        <w:tab/>
        <w:t>if (!is_idle_task(p) &amp;&amp; !exiting_task(p))</w:t>
      </w:r>
    </w:p>
    <w:p w14:paraId="6A123DD7" w14:textId="77777777" w:rsidR="00B910F5" w:rsidRDefault="00B910F5" w:rsidP="00B910F5">
      <w:pPr>
        <w:ind w:firstLine="0"/>
      </w:pPr>
      <w:r>
        <w:tab/>
      </w:r>
      <w:r>
        <w:tab/>
      </w:r>
      <w:r>
        <w:tab/>
      </w:r>
      <w:r>
        <w:tab/>
        <w:t>p-&gt;ravg.prev_window = delta;</w:t>
      </w:r>
    </w:p>
    <w:p w14:paraId="58DB3F97" w14:textId="77777777" w:rsidR="00B910F5" w:rsidRDefault="00B910F5" w:rsidP="00B910F5">
      <w:pPr>
        <w:ind w:firstLine="0"/>
      </w:pPr>
    </w:p>
    <w:p w14:paraId="6E235F91" w14:textId="77777777" w:rsidR="00B910F5" w:rsidRDefault="00B910F5" w:rsidP="00B910F5">
      <w:pPr>
        <w:ind w:firstLine="0"/>
      </w:pPr>
      <w:r>
        <w:tab/>
      </w:r>
      <w:r>
        <w:tab/>
        <w:t>}</w:t>
      </w:r>
    </w:p>
    <w:p w14:paraId="5E16241A" w14:textId="77777777" w:rsidR="00B910F5" w:rsidRDefault="00B910F5" w:rsidP="00B910F5">
      <w:pPr>
        <w:ind w:firstLine="0"/>
      </w:pPr>
      <w:r>
        <w:tab/>
      </w:r>
      <w:r>
        <w:tab/>
        <w:t>/*</w:t>
      </w:r>
    </w:p>
    <w:p w14:paraId="1273DEFA" w14:textId="77777777" w:rsidR="00B910F5" w:rsidRDefault="00B910F5" w:rsidP="00B910F5">
      <w:pPr>
        <w:ind w:firstLine="0"/>
      </w:pPr>
      <w:r>
        <w:tab/>
      </w:r>
      <w:r>
        <w:tab/>
        <w:t xml:space="preserve"> * Rollover for normal runnable sum is done here by overwriting</w:t>
      </w:r>
    </w:p>
    <w:p w14:paraId="023DD505" w14:textId="77777777" w:rsidR="00B910F5" w:rsidRDefault="00B910F5" w:rsidP="00B910F5">
      <w:pPr>
        <w:ind w:firstLine="0"/>
      </w:pPr>
      <w:r>
        <w:lastRenderedPageBreak/>
        <w:tab/>
      </w:r>
      <w:r>
        <w:tab/>
        <w:t xml:space="preserve"> * the values in prev_runnable_sum and curr_runnable_sum.</w:t>
      </w:r>
    </w:p>
    <w:p w14:paraId="1921DD23" w14:textId="77777777" w:rsidR="00B910F5" w:rsidRDefault="00B910F5" w:rsidP="00B910F5">
      <w:pPr>
        <w:ind w:firstLine="0"/>
      </w:pPr>
      <w:r>
        <w:tab/>
      </w:r>
      <w:r>
        <w:tab/>
        <w:t xml:space="preserve"> * Rollover for new task runnable sum has completed by previous</w:t>
      </w:r>
    </w:p>
    <w:p w14:paraId="432D43A9" w14:textId="77777777" w:rsidR="00B910F5" w:rsidRDefault="00B910F5" w:rsidP="00B910F5">
      <w:pPr>
        <w:ind w:firstLine="0"/>
      </w:pPr>
      <w:r>
        <w:tab/>
      </w:r>
      <w:r>
        <w:tab/>
        <w:t xml:space="preserve"> * if-else statement.</w:t>
      </w:r>
    </w:p>
    <w:p w14:paraId="3A8980DD" w14:textId="77777777" w:rsidR="00B910F5" w:rsidRDefault="00B910F5" w:rsidP="00B910F5">
      <w:pPr>
        <w:ind w:firstLine="0"/>
      </w:pPr>
      <w:r>
        <w:tab/>
      </w:r>
      <w:r>
        <w:tab/>
        <w:t xml:space="preserve"> */</w:t>
      </w:r>
    </w:p>
    <w:p w14:paraId="4821694A" w14:textId="77777777" w:rsidR="00B910F5" w:rsidRDefault="00B910F5" w:rsidP="00B910F5">
      <w:pPr>
        <w:ind w:firstLine="0"/>
      </w:pPr>
      <w:r>
        <w:tab/>
      </w:r>
      <w:r>
        <w:tab/>
        <w:t>rq-&gt;prev_runnable_sum = delta;</w:t>
      </w:r>
    </w:p>
    <w:p w14:paraId="44D10EE7" w14:textId="77777777" w:rsidR="00B910F5" w:rsidRDefault="00B910F5" w:rsidP="00B910F5">
      <w:pPr>
        <w:ind w:firstLine="0"/>
      </w:pPr>
    </w:p>
    <w:p w14:paraId="233597A6" w14:textId="77777777" w:rsidR="00B910F5" w:rsidRDefault="00B910F5" w:rsidP="00B910F5">
      <w:pPr>
        <w:ind w:firstLine="0"/>
      </w:pPr>
      <w:r>
        <w:tab/>
      </w:r>
      <w:r>
        <w:tab/>
        <w:t>/* Account piece of busy time in the current window. */</w:t>
      </w:r>
    </w:p>
    <w:p w14:paraId="5A078C13" w14:textId="77777777" w:rsidR="00B910F5" w:rsidRDefault="00B910F5" w:rsidP="00B910F5">
      <w:pPr>
        <w:ind w:firstLine="0"/>
      </w:pPr>
      <w:r>
        <w:tab/>
      </w:r>
      <w:r>
        <w:tab/>
        <w:t>delta = scale_exec_time(wallclock - window_start, rq);</w:t>
      </w:r>
    </w:p>
    <w:p w14:paraId="6E95ADC2" w14:textId="77777777" w:rsidR="00B910F5" w:rsidRDefault="00B910F5" w:rsidP="00B910F5">
      <w:pPr>
        <w:ind w:firstLine="0"/>
      </w:pPr>
      <w:r>
        <w:tab/>
      </w:r>
      <w:r>
        <w:tab/>
        <w:t>rq-&gt;curr_runnable_sum = delta;</w:t>
      </w:r>
    </w:p>
    <w:p w14:paraId="7F37EB27" w14:textId="77777777" w:rsidR="00B910F5" w:rsidRDefault="00B910F5" w:rsidP="00B910F5">
      <w:pPr>
        <w:ind w:firstLine="0"/>
      </w:pPr>
      <w:r>
        <w:tab/>
      </w:r>
      <w:r>
        <w:tab/>
        <w:t>if (!is_idle_task(p) &amp;&amp; !exiting_task(p))</w:t>
      </w:r>
    </w:p>
    <w:p w14:paraId="1F4524CA" w14:textId="77777777" w:rsidR="00B910F5" w:rsidRDefault="00B910F5" w:rsidP="00B910F5">
      <w:pPr>
        <w:ind w:firstLine="0"/>
      </w:pPr>
      <w:r>
        <w:tab/>
      </w:r>
      <w:r>
        <w:tab/>
      </w:r>
      <w:r>
        <w:tab/>
        <w:t>p-&gt;ravg.curr_window = delta;</w:t>
      </w:r>
    </w:p>
    <w:p w14:paraId="3AA12955" w14:textId="77777777" w:rsidR="00B910F5" w:rsidRDefault="00B910F5" w:rsidP="00B910F5">
      <w:pPr>
        <w:ind w:firstLine="0"/>
      </w:pPr>
    </w:p>
    <w:p w14:paraId="53BB7473" w14:textId="77777777" w:rsidR="00B910F5" w:rsidRDefault="00B910F5" w:rsidP="00B910F5">
      <w:pPr>
        <w:ind w:firstLine="0"/>
      </w:pPr>
      <w:r>
        <w:tab/>
      </w:r>
      <w:r>
        <w:tab/>
        <w:t>return;</w:t>
      </w:r>
    </w:p>
    <w:p w14:paraId="596F400F" w14:textId="77777777" w:rsidR="00B910F5" w:rsidRDefault="00B910F5" w:rsidP="00B910F5">
      <w:pPr>
        <w:ind w:firstLine="0"/>
      </w:pPr>
      <w:r>
        <w:tab/>
        <w:t>}</w:t>
      </w:r>
    </w:p>
    <w:p w14:paraId="1BF968F3" w14:textId="77777777" w:rsidR="00B910F5" w:rsidRDefault="00B910F5" w:rsidP="00B910F5">
      <w:pPr>
        <w:ind w:firstLine="0"/>
      </w:pPr>
    </w:p>
    <w:p w14:paraId="4A3C0286" w14:textId="77777777" w:rsidR="00B910F5" w:rsidRDefault="00B910F5" w:rsidP="00B910F5">
      <w:pPr>
        <w:ind w:firstLine="0"/>
      </w:pPr>
      <w:r>
        <w:tab/>
        <w:t>if (irqtime) {</w:t>
      </w:r>
    </w:p>
    <w:p w14:paraId="7B39BD1F" w14:textId="77777777" w:rsidR="00B910F5" w:rsidRDefault="00B910F5" w:rsidP="00B910F5">
      <w:pPr>
        <w:ind w:firstLine="0"/>
      </w:pPr>
      <w:r>
        <w:tab/>
      </w:r>
      <w:r>
        <w:tab/>
        <w:t>/* account_busy_for_cpu_time() = 1 so busy time needs</w:t>
      </w:r>
    </w:p>
    <w:p w14:paraId="7119446C" w14:textId="77777777" w:rsidR="00B910F5" w:rsidRDefault="00B910F5" w:rsidP="00B910F5">
      <w:pPr>
        <w:ind w:firstLine="0"/>
      </w:pPr>
      <w:r>
        <w:tab/>
      </w:r>
      <w:r>
        <w:tab/>
        <w:t xml:space="preserve"> * to be accounted to the current window. A new window</w:t>
      </w:r>
    </w:p>
    <w:p w14:paraId="7162CE4E" w14:textId="77777777" w:rsidR="00B910F5" w:rsidRDefault="00B910F5" w:rsidP="00B910F5">
      <w:pPr>
        <w:ind w:firstLine="0"/>
      </w:pPr>
      <w:r>
        <w:tab/>
      </w:r>
      <w:r>
        <w:tab/>
        <w:t xml:space="preserve"> * has started and p is the current task so rollover is</w:t>
      </w:r>
    </w:p>
    <w:p w14:paraId="769175E7" w14:textId="77777777" w:rsidR="00B910F5" w:rsidRDefault="00B910F5" w:rsidP="00B910F5">
      <w:pPr>
        <w:ind w:firstLine="0"/>
      </w:pPr>
      <w:r>
        <w:tab/>
      </w:r>
      <w:r>
        <w:tab/>
        <w:t xml:space="preserve"> * needed. The current task must be the idle task because</w:t>
      </w:r>
    </w:p>
    <w:p w14:paraId="45650A97" w14:textId="77777777" w:rsidR="00B910F5" w:rsidRDefault="00B910F5" w:rsidP="00B910F5">
      <w:pPr>
        <w:ind w:firstLine="0"/>
      </w:pPr>
      <w:r>
        <w:tab/>
      </w:r>
      <w:r>
        <w:tab/>
        <w:t xml:space="preserve"> * irqtime is not accounted for any other task.</w:t>
      </w:r>
    </w:p>
    <w:p w14:paraId="50541D71" w14:textId="77777777" w:rsidR="00B910F5" w:rsidRDefault="00B910F5" w:rsidP="00B910F5">
      <w:pPr>
        <w:ind w:firstLine="0"/>
      </w:pPr>
      <w:r>
        <w:tab/>
      </w:r>
      <w:r>
        <w:tab/>
        <w:t xml:space="preserve"> *</w:t>
      </w:r>
    </w:p>
    <w:p w14:paraId="45FA690B" w14:textId="77777777" w:rsidR="00B910F5" w:rsidRDefault="00B910F5" w:rsidP="00B910F5">
      <w:pPr>
        <w:ind w:firstLine="0"/>
      </w:pPr>
      <w:r>
        <w:tab/>
      </w:r>
      <w:r>
        <w:tab/>
        <w:t xml:space="preserve"> * Irqtime will be accounted each time we process IRQ activity</w:t>
      </w:r>
    </w:p>
    <w:p w14:paraId="329CA18A" w14:textId="77777777" w:rsidR="00B910F5" w:rsidRDefault="00B910F5" w:rsidP="00B910F5">
      <w:pPr>
        <w:ind w:firstLine="0"/>
      </w:pPr>
      <w:r>
        <w:tab/>
      </w:r>
      <w:r>
        <w:tab/>
        <w:t xml:space="preserve"> * after a period of idleness, so we know the IRQ busy time</w:t>
      </w:r>
    </w:p>
    <w:p w14:paraId="3DEDFD1B" w14:textId="77777777" w:rsidR="00B910F5" w:rsidRDefault="00B910F5" w:rsidP="00B910F5">
      <w:pPr>
        <w:ind w:firstLine="0"/>
      </w:pPr>
      <w:r>
        <w:tab/>
      </w:r>
      <w:r>
        <w:tab/>
        <w:t xml:space="preserve"> * started at wallclock - irqtime. */</w:t>
      </w:r>
    </w:p>
    <w:p w14:paraId="6E13C3B5" w14:textId="77777777" w:rsidR="00B910F5" w:rsidRDefault="00B910F5" w:rsidP="00B910F5">
      <w:pPr>
        <w:ind w:firstLine="0"/>
      </w:pPr>
    </w:p>
    <w:p w14:paraId="0747DADD" w14:textId="77777777" w:rsidR="00B910F5" w:rsidRDefault="00B910F5" w:rsidP="00B910F5">
      <w:pPr>
        <w:ind w:firstLine="0"/>
      </w:pPr>
      <w:r>
        <w:tab/>
      </w:r>
      <w:r>
        <w:tab/>
        <w:t>BUG_ON(!is_idle_task(p));</w:t>
      </w:r>
    </w:p>
    <w:p w14:paraId="6AA3F72C" w14:textId="77777777" w:rsidR="00B910F5" w:rsidRDefault="00B910F5" w:rsidP="00B910F5">
      <w:pPr>
        <w:ind w:firstLine="0"/>
      </w:pPr>
      <w:r>
        <w:tab/>
      </w:r>
      <w:r>
        <w:tab/>
        <w:t>mark_start = wallclock - irqtime;</w:t>
      </w:r>
    </w:p>
    <w:p w14:paraId="2F4E373D" w14:textId="77777777" w:rsidR="00B910F5" w:rsidRDefault="00B910F5" w:rsidP="00B910F5">
      <w:pPr>
        <w:ind w:firstLine="0"/>
      </w:pPr>
    </w:p>
    <w:p w14:paraId="66A9FA59" w14:textId="77777777" w:rsidR="00B910F5" w:rsidRDefault="00B910F5" w:rsidP="00B910F5">
      <w:pPr>
        <w:ind w:firstLine="0"/>
      </w:pPr>
      <w:r>
        <w:tab/>
      </w:r>
      <w:r>
        <w:tab/>
        <w:t>/* Roll window over. If IRQ busy time was just in the current</w:t>
      </w:r>
    </w:p>
    <w:p w14:paraId="21F60459" w14:textId="77777777" w:rsidR="00B910F5" w:rsidRDefault="00B910F5" w:rsidP="00B910F5">
      <w:pPr>
        <w:ind w:firstLine="0"/>
      </w:pPr>
      <w:r>
        <w:tab/>
      </w:r>
      <w:r>
        <w:tab/>
        <w:t xml:space="preserve"> * window then that is all that need be accounted. */</w:t>
      </w:r>
    </w:p>
    <w:p w14:paraId="76117FE7" w14:textId="77777777" w:rsidR="00B910F5" w:rsidRDefault="00B910F5" w:rsidP="00B910F5">
      <w:pPr>
        <w:ind w:firstLine="0"/>
      </w:pPr>
      <w:r>
        <w:tab/>
      </w:r>
      <w:r>
        <w:tab/>
        <w:t>rq-&gt;prev_runnable_sum = rq-&gt;curr_runnable_sum;</w:t>
      </w:r>
    </w:p>
    <w:p w14:paraId="1864BC41" w14:textId="77777777" w:rsidR="00B910F5" w:rsidRDefault="00B910F5" w:rsidP="00B910F5">
      <w:pPr>
        <w:ind w:firstLine="0"/>
      </w:pPr>
      <w:r>
        <w:tab/>
      </w:r>
      <w:r>
        <w:tab/>
        <w:t>if (mark_start &gt; window_start) {</w:t>
      </w:r>
    </w:p>
    <w:p w14:paraId="6B96BC7D" w14:textId="77777777" w:rsidR="00B910F5" w:rsidRDefault="00B910F5" w:rsidP="00B910F5">
      <w:pPr>
        <w:ind w:firstLine="0"/>
      </w:pPr>
      <w:r>
        <w:lastRenderedPageBreak/>
        <w:tab/>
      </w:r>
      <w:r>
        <w:tab/>
      </w:r>
      <w:r>
        <w:tab/>
        <w:t>rq-&gt;curr_runnable_sum = scale_exec_time(irqtime, rq);</w:t>
      </w:r>
    </w:p>
    <w:p w14:paraId="10C9EE11" w14:textId="77777777" w:rsidR="00B910F5" w:rsidRDefault="00B910F5" w:rsidP="00B910F5">
      <w:pPr>
        <w:ind w:firstLine="0"/>
      </w:pPr>
      <w:r>
        <w:tab/>
      </w:r>
      <w:r>
        <w:tab/>
      </w:r>
      <w:r>
        <w:tab/>
        <w:t>return;</w:t>
      </w:r>
    </w:p>
    <w:p w14:paraId="2DBEAFF5" w14:textId="77777777" w:rsidR="00B910F5" w:rsidRDefault="00B910F5" w:rsidP="00B910F5">
      <w:pPr>
        <w:ind w:firstLine="0"/>
      </w:pPr>
      <w:r>
        <w:tab/>
      </w:r>
      <w:r>
        <w:tab/>
        <w:t>}</w:t>
      </w:r>
    </w:p>
    <w:p w14:paraId="0771232C" w14:textId="77777777" w:rsidR="00B910F5" w:rsidRDefault="00B910F5" w:rsidP="00B910F5">
      <w:pPr>
        <w:ind w:firstLine="0"/>
      </w:pPr>
    </w:p>
    <w:p w14:paraId="1A5F084F" w14:textId="77777777" w:rsidR="00B910F5" w:rsidRDefault="00B910F5" w:rsidP="00B910F5">
      <w:pPr>
        <w:ind w:firstLine="0"/>
      </w:pPr>
      <w:r>
        <w:tab/>
      </w:r>
      <w:r>
        <w:tab/>
        <w:t>/* The IRQ busy time spanned multiple windows. Process the</w:t>
      </w:r>
    </w:p>
    <w:p w14:paraId="4ACE7074" w14:textId="77777777" w:rsidR="00B910F5" w:rsidRDefault="00B910F5" w:rsidP="00B910F5">
      <w:pPr>
        <w:ind w:firstLine="0"/>
      </w:pPr>
      <w:r>
        <w:tab/>
      </w:r>
      <w:r>
        <w:tab/>
        <w:t xml:space="preserve"> * busy time preceding the current window start first. */</w:t>
      </w:r>
    </w:p>
    <w:p w14:paraId="6CBCDCFE" w14:textId="77777777" w:rsidR="00B910F5" w:rsidRDefault="00B910F5" w:rsidP="00B910F5">
      <w:pPr>
        <w:ind w:firstLine="0"/>
      </w:pPr>
      <w:r>
        <w:tab/>
      </w:r>
      <w:r>
        <w:tab/>
        <w:t>delta = window_start - mark_start;</w:t>
      </w:r>
    </w:p>
    <w:p w14:paraId="2476E7B9" w14:textId="77777777" w:rsidR="00B910F5" w:rsidRDefault="00B910F5" w:rsidP="00B910F5">
      <w:pPr>
        <w:ind w:firstLine="0"/>
      </w:pPr>
      <w:r>
        <w:tab/>
      </w:r>
      <w:r>
        <w:tab/>
        <w:t>if (delta &gt; window_size)</w:t>
      </w:r>
    </w:p>
    <w:p w14:paraId="00A469F8" w14:textId="77777777" w:rsidR="00B910F5" w:rsidRDefault="00B910F5" w:rsidP="00B910F5">
      <w:pPr>
        <w:ind w:firstLine="0"/>
      </w:pPr>
      <w:r>
        <w:tab/>
      </w:r>
      <w:r>
        <w:tab/>
      </w:r>
      <w:r>
        <w:tab/>
        <w:t>delta = window_size;</w:t>
      </w:r>
    </w:p>
    <w:p w14:paraId="3E8206B1" w14:textId="77777777" w:rsidR="00B910F5" w:rsidRDefault="00B910F5" w:rsidP="00B910F5">
      <w:pPr>
        <w:ind w:firstLine="0"/>
      </w:pPr>
      <w:r>
        <w:tab/>
      </w:r>
      <w:r>
        <w:tab/>
        <w:t>delta = scale_exec_time(delta, rq);</w:t>
      </w:r>
    </w:p>
    <w:p w14:paraId="1D47859A" w14:textId="77777777" w:rsidR="00B910F5" w:rsidRDefault="00B910F5" w:rsidP="00B910F5">
      <w:pPr>
        <w:ind w:firstLine="0"/>
      </w:pPr>
      <w:r>
        <w:tab/>
      </w:r>
      <w:r>
        <w:tab/>
        <w:t>rq-&gt;prev_runnable_sum += delta;</w:t>
      </w:r>
    </w:p>
    <w:p w14:paraId="5BDD26F5" w14:textId="77777777" w:rsidR="00B910F5" w:rsidRDefault="00B910F5" w:rsidP="00B910F5">
      <w:pPr>
        <w:ind w:firstLine="0"/>
      </w:pPr>
    </w:p>
    <w:p w14:paraId="4E2C5FD1" w14:textId="77777777" w:rsidR="00B910F5" w:rsidRDefault="00B910F5" w:rsidP="00B910F5">
      <w:pPr>
        <w:ind w:firstLine="0"/>
      </w:pPr>
      <w:r>
        <w:tab/>
      </w:r>
      <w:r>
        <w:tab/>
        <w:t>/* Process the remaining IRQ busy time in the current window. */</w:t>
      </w:r>
    </w:p>
    <w:p w14:paraId="1764B476" w14:textId="77777777" w:rsidR="00B910F5" w:rsidRDefault="00B910F5" w:rsidP="00B910F5">
      <w:pPr>
        <w:ind w:firstLine="0"/>
      </w:pPr>
      <w:r>
        <w:tab/>
      </w:r>
      <w:r>
        <w:tab/>
        <w:t>delta = wallclock - window_start;</w:t>
      </w:r>
    </w:p>
    <w:p w14:paraId="0D6BDD0D" w14:textId="77777777" w:rsidR="00B910F5" w:rsidRDefault="00B910F5" w:rsidP="00B910F5">
      <w:pPr>
        <w:ind w:firstLine="0"/>
      </w:pPr>
      <w:r>
        <w:tab/>
      </w:r>
      <w:r>
        <w:tab/>
        <w:t>rq-&gt;curr_runnable_sum = scale_exec_time(delta, rq);</w:t>
      </w:r>
    </w:p>
    <w:p w14:paraId="7E0BE874" w14:textId="77777777" w:rsidR="00B910F5" w:rsidRDefault="00B910F5" w:rsidP="00B910F5">
      <w:pPr>
        <w:ind w:firstLine="0"/>
      </w:pPr>
    </w:p>
    <w:p w14:paraId="29E194D7" w14:textId="77777777" w:rsidR="00B910F5" w:rsidRDefault="00B910F5" w:rsidP="00B910F5">
      <w:pPr>
        <w:ind w:firstLine="0"/>
      </w:pPr>
      <w:r>
        <w:tab/>
      </w:r>
      <w:r>
        <w:tab/>
        <w:t>return;</w:t>
      </w:r>
    </w:p>
    <w:p w14:paraId="4E17C8C2" w14:textId="77777777" w:rsidR="00B910F5" w:rsidRDefault="00B910F5" w:rsidP="00B910F5">
      <w:pPr>
        <w:ind w:firstLine="0"/>
      </w:pPr>
      <w:r>
        <w:tab/>
        <w:t>}</w:t>
      </w:r>
    </w:p>
    <w:p w14:paraId="017D8D5A" w14:textId="77777777" w:rsidR="00B910F5" w:rsidRDefault="00B910F5" w:rsidP="00B910F5">
      <w:pPr>
        <w:ind w:firstLine="0"/>
      </w:pPr>
    </w:p>
    <w:p w14:paraId="48A46520" w14:textId="77777777" w:rsidR="00B910F5" w:rsidRDefault="00B910F5" w:rsidP="00B910F5">
      <w:pPr>
        <w:ind w:firstLine="0"/>
      </w:pPr>
      <w:r>
        <w:tab/>
        <w:t>BUG();</w:t>
      </w:r>
    </w:p>
    <w:p w14:paraId="65C855A4" w14:textId="77777777" w:rsidR="00B910F5" w:rsidRDefault="00B910F5" w:rsidP="00B910F5">
      <w:pPr>
        <w:ind w:firstLine="0"/>
      </w:pPr>
      <w:r>
        <w:t>}</w:t>
      </w:r>
    </w:p>
    <w:p w14:paraId="518A51CA" w14:textId="77777777" w:rsidR="00B910F5" w:rsidRPr="00B910F5" w:rsidRDefault="00B910F5" w:rsidP="00B910F5">
      <w:pPr>
        <w:ind w:firstLine="0"/>
      </w:pPr>
    </w:p>
    <w:p w14:paraId="42708AB9" w14:textId="77777777" w:rsidR="00E65A8B" w:rsidRPr="00CF6329" w:rsidRDefault="00E65A8B" w:rsidP="00E65A8B">
      <w:pPr>
        <w:ind w:leftChars="-1" w:left="-1" w:rightChars="12" w:right="25" w:hanging="1"/>
        <w:outlineLvl w:val="2"/>
        <w:rPr>
          <w:rFonts w:ascii="SimHei" w:eastAsia="SimHei" w:hAnsi="SimSun"/>
          <w:sz w:val="24"/>
        </w:rPr>
      </w:pPr>
      <w:bookmarkStart w:id="1853" w:name="_Toc471381708"/>
      <w:r w:rsidRPr="00D01718">
        <w:rPr>
          <w:rFonts w:ascii="SimHei" w:eastAsia="SimHei" w:hAnsi="SimHei" w:hint="eastAsia"/>
          <w:sz w:val="24"/>
          <w:szCs w:val="24"/>
        </w:rPr>
        <w:t>附录I</w:t>
      </w:r>
      <w:r w:rsidR="00B910F5">
        <w:rPr>
          <w:rFonts w:ascii="SimHei" w:eastAsia="SimHei" w:hAnsi="SimHei" w:hint="eastAsia"/>
          <w:sz w:val="24"/>
          <w:szCs w:val="24"/>
        </w:rPr>
        <w:t>V</w:t>
      </w:r>
      <w:r w:rsidRPr="00D01718">
        <w:rPr>
          <w:rFonts w:ascii="SimHei" w:eastAsia="SimHei" w:hAnsi="SimHei" w:hint="eastAsia"/>
          <w:sz w:val="24"/>
          <w:szCs w:val="24"/>
        </w:rPr>
        <w:t xml:space="preserve">. </w:t>
      </w:r>
      <w:r>
        <w:rPr>
          <w:rFonts w:ascii="SimHei" w:eastAsia="SimHei" w:hAnsi="SimHei" w:hint="eastAsia"/>
          <w:sz w:val="24"/>
          <w:szCs w:val="24"/>
        </w:rPr>
        <w:t>mxt_runtime_suspend</w:t>
      </w:r>
      <w:r w:rsidRPr="00D01718">
        <w:rPr>
          <w:rFonts w:ascii="SimHei" w:eastAsia="SimHei" w:hAnsi="SimHei" w:hint="eastAsia"/>
          <w:sz w:val="24"/>
          <w:szCs w:val="24"/>
        </w:rPr>
        <w:t>()函数代码</w:t>
      </w:r>
      <w:bookmarkEnd w:id="1853"/>
    </w:p>
    <w:p w14:paraId="7286BAF6" w14:textId="77777777" w:rsidR="007613E4" w:rsidRPr="00ED504E" w:rsidRDefault="007613E4" w:rsidP="007613E4">
      <w:pPr>
        <w:ind w:firstLine="0"/>
        <w:rPr>
          <w:sz w:val="24"/>
          <w:szCs w:val="24"/>
        </w:rPr>
      </w:pPr>
      <w:r w:rsidRPr="00ED504E">
        <w:rPr>
          <w:sz w:val="24"/>
          <w:szCs w:val="24"/>
        </w:rPr>
        <w:t>int mxt_runtime_suspend(struct device *dev)</w:t>
      </w:r>
    </w:p>
    <w:p w14:paraId="35BF74D1" w14:textId="77777777" w:rsidR="007613E4" w:rsidRPr="00ED504E" w:rsidRDefault="007613E4" w:rsidP="007613E4">
      <w:pPr>
        <w:ind w:firstLine="0"/>
        <w:rPr>
          <w:sz w:val="24"/>
          <w:szCs w:val="24"/>
        </w:rPr>
      </w:pPr>
      <w:r w:rsidRPr="00ED504E">
        <w:rPr>
          <w:sz w:val="24"/>
          <w:szCs w:val="24"/>
        </w:rPr>
        <w:t>{</w:t>
      </w:r>
    </w:p>
    <w:p w14:paraId="0CF13CBD" w14:textId="77777777" w:rsidR="007613E4" w:rsidRPr="00ED504E" w:rsidRDefault="007613E4" w:rsidP="007613E4">
      <w:pPr>
        <w:ind w:firstLine="0"/>
        <w:rPr>
          <w:sz w:val="24"/>
          <w:szCs w:val="24"/>
        </w:rPr>
      </w:pPr>
      <w:r w:rsidRPr="00ED504E">
        <w:rPr>
          <w:sz w:val="24"/>
          <w:szCs w:val="24"/>
        </w:rPr>
        <w:t xml:space="preserve">    struct i2c_client *client = to_i2c_client(dev);</w:t>
      </w:r>
    </w:p>
    <w:p w14:paraId="1DB3C4BA" w14:textId="77777777" w:rsidR="007613E4" w:rsidRPr="00ED504E" w:rsidRDefault="007613E4" w:rsidP="007613E4">
      <w:pPr>
        <w:ind w:firstLine="0"/>
        <w:rPr>
          <w:sz w:val="24"/>
          <w:szCs w:val="24"/>
        </w:rPr>
      </w:pPr>
      <w:r w:rsidRPr="00ED504E">
        <w:rPr>
          <w:sz w:val="24"/>
          <w:szCs w:val="24"/>
        </w:rPr>
        <w:t xml:space="preserve">    struct mxt_data *data = i2c_get_clientdata(client);</w:t>
      </w:r>
    </w:p>
    <w:p w14:paraId="148ED18A" w14:textId="77777777" w:rsidR="007613E4" w:rsidRPr="00ED504E" w:rsidRDefault="007613E4" w:rsidP="007613E4">
      <w:pPr>
        <w:ind w:firstLine="0"/>
        <w:rPr>
          <w:sz w:val="24"/>
          <w:szCs w:val="24"/>
        </w:rPr>
      </w:pPr>
      <w:r>
        <w:rPr>
          <w:sz w:val="24"/>
          <w:szCs w:val="24"/>
        </w:rPr>
        <w:t xml:space="preserve">    </w:t>
      </w:r>
      <w:r w:rsidRPr="00ED504E">
        <w:rPr>
          <w:sz w:val="24"/>
          <w:szCs w:val="24"/>
        </w:rPr>
        <w:t>struct input_dev *input_dev = data-&gt;input_dev;</w:t>
      </w:r>
    </w:p>
    <w:p w14:paraId="460956ED" w14:textId="77777777" w:rsidR="007613E4" w:rsidRPr="00ED504E" w:rsidRDefault="007613E4" w:rsidP="007613E4">
      <w:pPr>
        <w:ind w:firstLine="0"/>
        <w:rPr>
          <w:sz w:val="24"/>
          <w:szCs w:val="24"/>
        </w:rPr>
      </w:pPr>
      <w:r>
        <w:rPr>
          <w:sz w:val="24"/>
          <w:szCs w:val="24"/>
        </w:rPr>
        <w:tab/>
      </w:r>
      <w:r w:rsidRPr="00ED504E">
        <w:rPr>
          <w:sz w:val="24"/>
          <w:szCs w:val="24"/>
        </w:rPr>
        <w:t>int ret = 0;</w:t>
      </w:r>
    </w:p>
    <w:p w14:paraId="6F5899FC" w14:textId="77777777" w:rsidR="007613E4" w:rsidRPr="00ED504E" w:rsidRDefault="007613E4" w:rsidP="007613E4">
      <w:pPr>
        <w:ind w:firstLine="0"/>
        <w:rPr>
          <w:sz w:val="24"/>
          <w:szCs w:val="24"/>
        </w:rPr>
      </w:pPr>
    </w:p>
    <w:p w14:paraId="35185B39" w14:textId="77777777" w:rsidR="007613E4" w:rsidRPr="00ED504E" w:rsidRDefault="007613E4" w:rsidP="007613E4">
      <w:pPr>
        <w:ind w:firstLine="0"/>
        <w:rPr>
          <w:sz w:val="24"/>
          <w:szCs w:val="24"/>
        </w:rPr>
      </w:pPr>
      <w:r>
        <w:rPr>
          <w:sz w:val="24"/>
          <w:szCs w:val="24"/>
        </w:rPr>
        <w:tab/>
      </w:r>
      <w:r w:rsidRPr="00ED504E">
        <w:rPr>
          <w:sz w:val="24"/>
          <w:szCs w:val="24"/>
        </w:rPr>
        <w:t>mutex_lock(&amp;input_dev-&gt;mutex);</w:t>
      </w:r>
    </w:p>
    <w:p w14:paraId="02706B28" w14:textId="77777777" w:rsidR="007613E4" w:rsidRPr="00ED504E" w:rsidRDefault="007613E4" w:rsidP="007613E4">
      <w:pPr>
        <w:ind w:firstLine="0"/>
        <w:rPr>
          <w:sz w:val="24"/>
          <w:szCs w:val="24"/>
        </w:rPr>
      </w:pPr>
      <w:r>
        <w:rPr>
          <w:sz w:val="24"/>
          <w:szCs w:val="24"/>
        </w:rPr>
        <w:tab/>
      </w:r>
      <w:r w:rsidRPr="00ED504E">
        <w:rPr>
          <w:sz w:val="24"/>
          <w:szCs w:val="24"/>
        </w:rPr>
        <w:t>if (data-&gt;num_pending_requests &gt; 0) {</w:t>
      </w:r>
    </w:p>
    <w:p w14:paraId="2DCBA204" w14:textId="77777777" w:rsidR="007613E4" w:rsidRPr="00ED504E" w:rsidRDefault="007613E4" w:rsidP="007613E4">
      <w:pPr>
        <w:ind w:firstLine="0"/>
        <w:rPr>
          <w:sz w:val="24"/>
          <w:szCs w:val="24"/>
        </w:rPr>
      </w:pPr>
      <w:r>
        <w:rPr>
          <w:sz w:val="24"/>
          <w:szCs w:val="24"/>
        </w:rPr>
        <w:lastRenderedPageBreak/>
        <w:tab/>
      </w:r>
      <w:r>
        <w:rPr>
          <w:sz w:val="24"/>
          <w:szCs w:val="24"/>
        </w:rPr>
        <w:tab/>
      </w:r>
      <w:r w:rsidRPr="00ED504E">
        <w:rPr>
          <w:sz w:val="24"/>
          <w:szCs w:val="24"/>
        </w:rPr>
        <w:t>ret = -EBUSY;</w:t>
      </w:r>
    </w:p>
    <w:p w14:paraId="78134E0A" w14:textId="77777777" w:rsidR="007613E4" w:rsidRPr="00ED504E" w:rsidRDefault="007613E4" w:rsidP="007613E4">
      <w:pPr>
        <w:ind w:firstLine="0"/>
        <w:rPr>
          <w:sz w:val="24"/>
          <w:szCs w:val="24"/>
        </w:rPr>
      </w:pPr>
      <w:r>
        <w:rPr>
          <w:sz w:val="24"/>
          <w:szCs w:val="24"/>
        </w:rPr>
        <w:tab/>
      </w:r>
      <w:r w:rsidRPr="00ED504E">
        <w:rPr>
          <w:sz w:val="24"/>
          <w:szCs w:val="24"/>
        </w:rPr>
        <w:t>} else {</w:t>
      </w:r>
    </w:p>
    <w:p w14:paraId="17A5DDA1" w14:textId="77777777" w:rsidR="007613E4" w:rsidRPr="00ED504E" w:rsidRDefault="007613E4" w:rsidP="007613E4">
      <w:pPr>
        <w:ind w:firstLine="0"/>
        <w:rPr>
          <w:sz w:val="24"/>
          <w:szCs w:val="24"/>
        </w:rPr>
      </w:pPr>
      <w:r>
        <w:rPr>
          <w:sz w:val="24"/>
          <w:szCs w:val="24"/>
        </w:rPr>
        <w:tab/>
      </w:r>
      <w:r>
        <w:rPr>
          <w:sz w:val="24"/>
          <w:szCs w:val="24"/>
        </w:rPr>
        <w:tab/>
      </w:r>
      <w:r w:rsidRPr="00ED504E">
        <w:rPr>
          <w:sz w:val="24"/>
          <w:szCs w:val="24"/>
        </w:rPr>
        <w:t>/* put device to Idle mode */</w:t>
      </w:r>
    </w:p>
    <w:p w14:paraId="5134370A" w14:textId="77777777" w:rsidR="007613E4" w:rsidRPr="00ED504E" w:rsidRDefault="007613E4" w:rsidP="007613E4">
      <w:pPr>
        <w:ind w:firstLine="0"/>
        <w:rPr>
          <w:sz w:val="24"/>
          <w:szCs w:val="24"/>
        </w:rPr>
      </w:pPr>
      <w:r>
        <w:rPr>
          <w:sz w:val="24"/>
          <w:szCs w:val="24"/>
        </w:rPr>
        <w:t xml:space="preserve">       </w:t>
      </w:r>
      <w:r w:rsidRPr="00ED504E">
        <w:rPr>
          <w:sz w:val="24"/>
          <w:szCs w:val="24"/>
        </w:rPr>
        <w:t>mxt_set_state(client, MXT_STATE_IDLE);</w:t>
      </w:r>
    </w:p>
    <w:p w14:paraId="5B305465" w14:textId="77777777" w:rsidR="007613E4" w:rsidRPr="00ED504E" w:rsidRDefault="007613E4" w:rsidP="007613E4">
      <w:pPr>
        <w:ind w:firstLine="0"/>
        <w:rPr>
          <w:sz w:val="24"/>
          <w:szCs w:val="24"/>
        </w:rPr>
      </w:pPr>
      <w:r>
        <w:rPr>
          <w:sz w:val="24"/>
          <w:szCs w:val="24"/>
        </w:rPr>
        <w:tab/>
      </w:r>
      <w:r>
        <w:rPr>
          <w:sz w:val="24"/>
          <w:szCs w:val="24"/>
        </w:rPr>
        <w:tab/>
      </w:r>
      <w:r w:rsidRPr="00ED504E">
        <w:rPr>
          <w:sz w:val="24"/>
          <w:szCs w:val="24"/>
        </w:rPr>
        <w:t>data-&gt;is_suspended = 1;</w:t>
      </w:r>
    </w:p>
    <w:p w14:paraId="682297C2" w14:textId="77777777" w:rsidR="007613E4" w:rsidRPr="00ED504E" w:rsidRDefault="007613E4" w:rsidP="007613E4">
      <w:pPr>
        <w:ind w:firstLine="0"/>
        <w:rPr>
          <w:sz w:val="24"/>
          <w:szCs w:val="24"/>
        </w:rPr>
      </w:pPr>
      <w:r>
        <w:rPr>
          <w:sz w:val="24"/>
          <w:szCs w:val="24"/>
        </w:rPr>
        <w:tab/>
      </w:r>
      <w:r w:rsidRPr="00ED504E">
        <w:rPr>
          <w:sz w:val="24"/>
          <w:szCs w:val="24"/>
        </w:rPr>
        <w:t>}</w:t>
      </w:r>
    </w:p>
    <w:p w14:paraId="1224CAFD" w14:textId="77777777" w:rsidR="007613E4" w:rsidRPr="00ED504E" w:rsidRDefault="007613E4" w:rsidP="007613E4">
      <w:pPr>
        <w:ind w:firstLine="0"/>
        <w:rPr>
          <w:sz w:val="24"/>
          <w:szCs w:val="24"/>
        </w:rPr>
      </w:pPr>
      <w:r>
        <w:rPr>
          <w:sz w:val="24"/>
          <w:szCs w:val="24"/>
        </w:rPr>
        <w:tab/>
      </w:r>
      <w:r w:rsidRPr="00ED504E">
        <w:rPr>
          <w:sz w:val="24"/>
          <w:szCs w:val="24"/>
        </w:rPr>
        <w:t>mutex_unlock(&amp;input_dev-&gt;mutex);</w:t>
      </w:r>
    </w:p>
    <w:p w14:paraId="288C19C3" w14:textId="77777777" w:rsidR="007613E4" w:rsidRPr="00ED504E" w:rsidRDefault="007613E4" w:rsidP="007613E4">
      <w:pPr>
        <w:ind w:firstLine="0"/>
        <w:rPr>
          <w:sz w:val="24"/>
          <w:szCs w:val="24"/>
        </w:rPr>
      </w:pPr>
      <w:r>
        <w:rPr>
          <w:sz w:val="24"/>
          <w:szCs w:val="24"/>
        </w:rPr>
        <w:tab/>
      </w:r>
      <w:r w:rsidRPr="00ED504E">
        <w:rPr>
          <w:sz w:val="24"/>
          <w:szCs w:val="24"/>
        </w:rPr>
        <w:t>return ret;</w:t>
      </w:r>
    </w:p>
    <w:p w14:paraId="21C51D1E" w14:textId="77777777" w:rsidR="007613E4" w:rsidRDefault="007613E4" w:rsidP="007613E4">
      <w:pPr>
        <w:ind w:firstLine="0"/>
        <w:rPr>
          <w:sz w:val="24"/>
          <w:szCs w:val="24"/>
        </w:rPr>
      </w:pPr>
      <w:r w:rsidRPr="00ED504E">
        <w:rPr>
          <w:sz w:val="24"/>
          <w:szCs w:val="24"/>
        </w:rPr>
        <w:t>}</w:t>
      </w:r>
    </w:p>
    <w:p w14:paraId="21FAC21F" w14:textId="77777777" w:rsidR="007613E4" w:rsidRDefault="007613E4" w:rsidP="007613E4">
      <w:pPr>
        <w:ind w:firstLine="0"/>
        <w:rPr>
          <w:rFonts w:hAnsi="SimSun"/>
          <w:sz w:val="24"/>
          <w:szCs w:val="24"/>
        </w:rPr>
      </w:pPr>
      <w:r w:rsidRPr="00ED504E">
        <w:rPr>
          <w:rFonts w:hAnsi="SimSun"/>
          <w:sz w:val="24"/>
          <w:szCs w:val="24"/>
        </w:rPr>
        <w:t>其中，</w:t>
      </w:r>
      <w:r w:rsidRPr="00ED504E">
        <w:rPr>
          <w:sz w:val="24"/>
          <w:szCs w:val="24"/>
        </w:rPr>
        <w:t>mxt_set_state()</w:t>
      </w:r>
      <w:r w:rsidRPr="00ED504E">
        <w:rPr>
          <w:rFonts w:hAnsi="SimSun"/>
          <w:sz w:val="24"/>
          <w:szCs w:val="24"/>
        </w:rPr>
        <w:t>函数是用来通过写</w:t>
      </w:r>
      <w:r w:rsidRPr="00ED504E">
        <w:rPr>
          <w:sz w:val="24"/>
          <w:szCs w:val="24"/>
        </w:rPr>
        <w:t>I2C</w:t>
      </w:r>
      <w:r w:rsidRPr="00ED504E">
        <w:rPr>
          <w:rFonts w:hAnsi="SimSun"/>
          <w:sz w:val="24"/>
          <w:szCs w:val="24"/>
        </w:rPr>
        <w:t>寄存器将</w:t>
      </w:r>
      <w:r w:rsidRPr="00ED504E">
        <w:rPr>
          <w:sz w:val="24"/>
          <w:szCs w:val="24"/>
        </w:rPr>
        <w:t>MXT1664</w:t>
      </w:r>
      <w:r w:rsidRPr="00ED504E">
        <w:rPr>
          <w:rFonts w:hAnsi="SimSun"/>
          <w:sz w:val="24"/>
          <w:szCs w:val="24"/>
        </w:rPr>
        <w:t>切换到指定状态的。</w:t>
      </w:r>
    </w:p>
    <w:p w14:paraId="2BF5D7E9" w14:textId="77777777" w:rsidR="007613E4" w:rsidRDefault="007613E4" w:rsidP="007613E4">
      <w:pPr>
        <w:ind w:firstLine="0"/>
        <w:rPr>
          <w:rFonts w:hAnsi="SimSun"/>
          <w:sz w:val="24"/>
          <w:szCs w:val="24"/>
        </w:rPr>
      </w:pPr>
    </w:p>
    <w:p w14:paraId="1168C569" w14:textId="77777777" w:rsidR="00E65A8B" w:rsidRPr="00CF6329" w:rsidRDefault="00E65A8B" w:rsidP="00E65A8B">
      <w:pPr>
        <w:ind w:leftChars="-1" w:left="-1" w:rightChars="12" w:right="25" w:hanging="1"/>
        <w:outlineLvl w:val="2"/>
        <w:rPr>
          <w:rFonts w:ascii="SimHei" w:eastAsia="SimHei" w:hAnsi="SimSun"/>
          <w:sz w:val="24"/>
        </w:rPr>
      </w:pPr>
      <w:bookmarkStart w:id="1854" w:name="_Toc471381709"/>
      <w:r w:rsidRPr="00D01718">
        <w:rPr>
          <w:rFonts w:ascii="SimHei" w:eastAsia="SimHei" w:hAnsi="SimHei" w:hint="eastAsia"/>
          <w:sz w:val="24"/>
          <w:szCs w:val="24"/>
        </w:rPr>
        <w:t>附录</w:t>
      </w:r>
      <w:r>
        <w:rPr>
          <w:rFonts w:ascii="SimHei" w:eastAsia="SimHei" w:hAnsi="SimHei" w:hint="eastAsia"/>
          <w:sz w:val="24"/>
          <w:szCs w:val="24"/>
        </w:rPr>
        <w:t>V</w:t>
      </w:r>
      <w:r w:rsidRPr="00D01718">
        <w:rPr>
          <w:rFonts w:ascii="SimHei" w:eastAsia="SimHei" w:hAnsi="SimHei" w:hint="eastAsia"/>
          <w:sz w:val="24"/>
          <w:szCs w:val="24"/>
        </w:rPr>
        <w:t xml:space="preserve">. </w:t>
      </w:r>
      <w:r>
        <w:rPr>
          <w:rFonts w:ascii="SimHei" w:eastAsia="SimHei" w:hAnsi="SimHei"/>
          <w:sz w:val="24"/>
          <w:szCs w:val="24"/>
        </w:rPr>
        <w:t>m</w:t>
      </w:r>
      <w:r>
        <w:rPr>
          <w:rFonts w:ascii="SimHei" w:eastAsia="SimHei" w:hAnsi="SimHei" w:hint="eastAsia"/>
          <w:sz w:val="24"/>
          <w:szCs w:val="24"/>
        </w:rPr>
        <w:t>xt_runtime_resume</w:t>
      </w:r>
      <w:r w:rsidRPr="00D01718">
        <w:rPr>
          <w:rFonts w:ascii="SimHei" w:eastAsia="SimHei" w:hAnsi="SimHei" w:hint="eastAsia"/>
          <w:sz w:val="24"/>
          <w:szCs w:val="24"/>
        </w:rPr>
        <w:t>()函数代码</w:t>
      </w:r>
      <w:bookmarkEnd w:id="1854"/>
    </w:p>
    <w:p w14:paraId="7B6A16B9" w14:textId="77777777" w:rsidR="007613E4" w:rsidRPr="00ED504E" w:rsidRDefault="007613E4" w:rsidP="007613E4">
      <w:pPr>
        <w:ind w:firstLine="0"/>
        <w:rPr>
          <w:sz w:val="24"/>
          <w:szCs w:val="24"/>
        </w:rPr>
      </w:pPr>
      <w:r w:rsidRPr="00ED504E">
        <w:rPr>
          <w:sz w:val="24"/>
          <w:szCs w:val="24"/>
        </w:rPr>
        <w:t>int mxt_runtime_resume(struct device *dev)</w:t>
      </w:r>
    </w:p>
    <w:p w14:paraId="2FF69F49" w14:textId="77777777" w:rsidR="007613E4" w:rsidRPr="00ED504E" w:rsidRDefault="007613E4" w:rsidP="007613E4">
      <w:pPr>
        <w:ind w:firstLine="0"/>
        <w:rPr>
          <w:sz w:val="24"/>
          <w:szCs w:val="24"/>
        </w:rPr>
      </w:pPr>
      <w:r w:rsidRPr="00ED504E">
        <w:rPr>
          <w:sz w:val="24"/>
          <w:szCs w:val="24"/>
        </w:rPr>
        <w:t>{</w:t>
      </w:r>
    </w:p>
    <w:p w14:paraId="23497289" w14:textId="77777777" w:rsidR="007613E4" w:rsidRPr="00ED504E" w:rsidRDefault="007613E4" w:rsidP="007613E4">
      <w:pPr>
        <w:ind w:firstLine="0"/>
        <w:rPr>
          <w:sz w:val="24"/>
          <w:szCs w:val="24"/>
        </w:rPr>
      </w:pPr>
      <w:r w:rsidRPr="00ED504E">
        <w:rPr>
          <w:sz w:val="24"/>
          <w:szCs w:val="24"/>
        </w:rPr>
        <w:t xml:space="preserve">    struct i2c_client *client = to_i2c_client(dev);</w:t>
      </w:r>
    </w:p>
    <w:p w14:paraId="53BBC264" w14:textId="77777777" w:rsidR="007613E4" w:rsidRPr="00ED504E" w:rsidRDefault="007613E4" w:rsidP="007613E4">
      <w:pPr>
        <w:ind w:firstLine="0"/>
        <w:rPr>
          <w:sz w:val="24"/>
          <w:szCs w:val="24"/>
        </w:rPr>
      </w:pPr>
      <w:r w:rsidRPr="00ED504E">
        <w:rPr>
          <w:sz w:val="24"/>
          <w:szCs w:val="24"/>
        </w:rPr>
        <w:t xml:space="preserve">    struct mxt_data *data = i2c_get_clientdata(client);</w:t>
      </w:r>
    </w:p>
    <w:p w14:paraId="651D6140" w14:textId="77777777" w:rsidR="007613E4" w:rsidRPr="00ED504E" w:rsidRDefault="007613E4" w:rsidP="007613E4">
      <w:pPr>
        <w:ind w:firstLine="0"/>
        <w:rPr>
          <w:sz w:val="24"/>
          <w:szCs w:val="24"/>
        </w:rPr>
      </w:pPr>
      <w:r w:rsidRPr="00ED504E">
        <w:rPr>
          <w:sz w:val="24"/>
          <w:szCs w:val="24"/>
        </w:rPr>
        <w:t xml:space="preserve"> </w:t>
      </w:r>
      <w:r>
        <w:rPr>
          <w:sz w:val="24"/>
          <w:szCs w:val="24"/>
        </w:rPr>
        <w:t xml:space="preserve">   </w:t>
      </w:r>
      <w:r w:rsidRPr="00ED504E">
        <w:rPr>
          <w:sz w:val="24"/>
          <w:szCs w:val="24"/>
        </w:rPr>
        <w:t>struct input_dev *input_dev = data-&gt;input_dev;</w:t>
      </w:r>
    </w:p>
    <w:p w14:paraId="3328B5CF" w14:textId="77777777" w:rsidR="007613E4" w:rsidRPr="00ED504E" w:rsidRDefault="007613E4" w:rsidP="007613E4">
      <w:pPr>
        <w:ind w:firstLine="0"/>
        <w:rPr>
          <w:sz w:val="24"/>
          <w:szCs w:val="24"/>
        </w:rPr>
      </w:pPr>
    </w:p>
    <w:p w14:paraId="3BD38CB5" w14:textId="77777777" w:rsidR="007613E4" w:rsidRPr="00ED504E" w:rsidRDefault="007613E4" w:rsidP="007613E4">
      <w:pPr>
        <w:ind w:firstLine="0"/>
        <w:rPr>
          <w:sz w:val="24"/>
          <w:szCs w:val="24"/>
        </w:rPr>
      </w:pPr>
      <w:r>
        <w:rPr>
          <w:sz w:val="24"/>
          <w:szCs w:val="24"/>
        </w:rPr>
        <w:tab/>
      </w:r>
      <w:r w:rsidRPr="00ED504E">
        <w:rPr>
          <w:sz w:val="24"/>
          <w:szCs w:val="24"/>
        </w:rPr>
        <w:t>mutex_lock(&amp;input_dev-&gt;mutex);</w:t>
      </w:r>
    </w:p>
    <w:p w14:paraId="3DC9D2AC" w14:textId="77777777" w:rsidR="007613E4" w:rsidRPr="00ED504E" w:rsidRDefault="007613E4" w:rsidP="007613E4">
      <w:pPr>
        <w:ind w:firstLine="0"/>
        <w:rPr>
          <w:sz w:val="24"/>
          <w:szCs w:val="24"/>
        </w:rPr>
      </w:pPr>
      <w:r>
        <w:rPr>
          <w:sz w:val="24"/>
          <w:szCs w:val="24"/>
        </w:rPr>
        <w:tab/>
      </w:r>
      <w:r w:rsidRPr="00ED504E">
        <w:rPr>
          <w:sz w:val="24"/>
          <w:szCs w:val="24"/>
        </w:rPr>
        <w:t>mxt_set_state(client, MXT_STATE_ACTIVE);</w:t>
      </w:r>
    </w:p>
    <w:p w14:paraId="02A3DEF0" w14:textId="77777777" w:rsidR="007613E4" w:rsidRPr="00ED504E" w:rsidRDefault="007613E4" w:rsidP="007613E4">
      <w:pPr>
        <w:ind w:firstLine="0"/>
        <w:rPr>
          <w:sz w:val="24"/>
          <w:szCs w:val="24"/>
        </w:rPr>
      </w:pPr>
      <w:r>
        <w:rPr>
          <w:sz w:val="24"/>
          <w:szCs w:val="24"/>
        </w:rPr>
        <w:tab/>
      </w:r>
      <w:r w:rsidRPr="00ED504E">
        <w:rPr>
          <w:sz w:val="24"/>
          <w:szCs w:val="24"/>
        </w:rPr>
        <w:t>data-&gt;is_suspended = 0;</w:t>
      </w:r>
    </w:p>
    <w:p w14:paraId="63AC577B" w14:textId="77777777" w:rsidR="007613E4" w:rsidRPr="00ED504E" w:rsidRDefault="007613E4" w:rsidP="007613E4">
      <w:pPr>
        <w:ind w:firstLine="0"/>
        <w:rPr>
          <w:sz w:val="24"/>
          <w:szCs w:val="24"/>
        </w:rPr>
      </w:pPr>
      <w:r>
        <w:rPr>
          <w:sz w:val="24"/>
          <w:szCs w:val="24"/>
        </w:rPr>
        <w:tab/>
      </w:r>
      <w:r w:rsidRPr="00ED504E">
        <w:rPr>
          <w:sz w:val="24"/>
          <w:szCs w:val="24"/>
        </w:rPr>
        <w:t>pm_runtime_mark_last_busy(&amp;data-&gt;dev);</w:t>
      </w:r>
    </w:p>
    <w:p w14:paraId="65A4EFA9" w14:textId="77777777" w:rsidR="007613E4" w:rsidRPr="00ED504E" w:rsidRDefault="007613E4" w:rsidP="007613E4">
      <w:pPr>
        <w:ind w:firstLine="0"/>
        <w:rPr>
          <w:sz w:val="24"/>
          <w:szCs w:val="24"/>
        </w:rPr>
      </w:pPr>
      <w:r>
        <w:rPr>
          <w:sz w:val="24"/>
          <w:szCs w:val="24"/>
        </w:rPr>
        <w:tab/>
      </w:r>
      <w:r w:rsidRPr="00ED504E">
        <w:rPr>
          <w:sz w:val="24"/>
          <w:szCs w:val="24"/>
        </w:rPr>
        <w:t>if (data-&gt;num_pending_requests &gt; 0)</w:t>
      </w:r>
    </w:p>
    <w:p w14:paraId="038B1F68" w14:textId="77777777" w:rsidR="007613E4" w:rsidRPr="00ED504E" w:rsidRDefault="007613E4" w:rsidP="007613E4">
      <w:pPr>
        <w:ind w:firstLine="0"/>
        <w:rPr>
          <w:sz w:val="24"/>
          <w:szCs w:val="24"/>
        </w:rPr>
      </w:pPr>
      <w:r>
        <w:rPr>
          <w:sz w:val="24"/>
          <w:szCs w:val="24"/>
        </w:rPr>
        <w:tab/>
      </w:r>
      <w:r>
        <w:rPr>
          <w:sz w:val="24"/>
          <w:szCs w:val="24"/>
        </w:rPr>
        <w:tab/>
      </w:r>
      <w:r w:rsidRPr="00ED504E">
        <w:rPr>
          <w:sz w:val="24"/>
          <w:szCs w:val="24"/>
        </w:rPr>
        <w:t>mxt_process_requests(data);</w:t>
      </w:r>
    </w:p>
    <w:p w14:paraId="0B4099AC" w14:textId="77777777" w:rsidR="007613E4" w:rsidRPr="00ED504E" w:rsidRDefault="007613E4" w:rsidP="007613E4">
      <w:pPr>
        <w:ind w:firstLine="0"/>
        <w:rPr>
          <w:sz w:val="24"/>
          <w:szCs w:val="24"/>
        </w:rPr>
      </w:pPr>
      <w:r>
        <w:rPr>
          <w:sz w:val="24"/>
          <w:szCs w:val="24"/>
        </w:rPr>
        <w:tab/>
      </w:r>
      <w:r w:rsidRPr="00ED504E">
        <w:rPr>
          <w:sz w:val="24"/>
          <w:szCs w:val="24"/>
        </w:rPr>
        <w:t>mutex_unlock(&amp;inputdev-&gt;mutex);</w:t>
      </w:r>
    </w:p>
    <w:p w14:paraId="48541A80" w14:textId="77777777" w:rsidR="007613E4" w:rsidRPr="00ED504E" w:rsidRDefault="007613E4" w:rsidP="007613E4">
      <w:pPr>
        <w:ind w:firstLine="0"/>
        <w:rPr>
          <w:sz w:val="24"/>
          <w:szCs w:val="24"/>
        </w:rPr>
      </w:pPr>
      <w:r>
        <w:rPr>
          <w:sz w:val="24"/>
          <w:szCs w:val="24"/>
        </w:rPr>
        <w:tab/>
      </w:r>
      <w:r w:rsidRPr="00ED504E">
        <w:rPr>
          <w:sz w:val="24"/>
          <w:szCs w:val="24"/>
        </w:rPr>
        <w:t>return 0;</w:t>
      </w:r>
    </w:p>
    <w:p w14:paraId="5D89711F" w14:textId="77777777" w:rsidR="007613E4" w:rsidRPr="00ED504E" w:rsidRDefault="007613E4" w:rsidP="007613E4">
      <w:pPr>
        <w:ind w:firstLine="0"/>
        <w:rPr>
          <w:sz w:val="24"/>
          <w:szCs w:val="24"/>
        </w:rPr>
      </w:pPr>
      <w:r w:rsidRPr="00ED504E">
        <w:rPr>
          <w:sz w:val="24"/>
          <w:szCs w:val="24"/>
        </w:rPr>
        <w:t>}</w:t>
      </w:r>
    </w:p>
    <w:p w14:paraId="7CC59D2E" w14:textId="77777777" w:rsidR="007613E4" w:rsidRPr="007613E4" w:rsidRDefault="007613E4" w:rsidP="007613E4">
      <w:pPr>
        <w:ind w:firstLine="0"/>
        <w:rPr>
          <w:sz w:val="24"/>
          <w:szCs w:val="24"/>
        </w:rPr>
      </w:pPr>
    </w:p>
    <w:p w14:paraId="442BF5A2" w14:textId="77777777" w:rsidR="00E65A8B" w:rsidRDefault="00E65A8B" w:rsidP="00E65A8B">
      <w:pPr>
        <w:ind w:leftChars="-1" w:left="-1" w:rightChars="12" w:right="25" w:hanging="1"/>
        <w:outlineLvl w:val="2"/>
        <w:rPr>
          <w:rFonts w:ascii="SimHei" w:eastAsia="SimHei" w:hAnsi="SimHei"/>
          <w:sz w:val="24"/>
          <w:szCs w:val="24"/>
        </w:rPr>
      </w:pPr>
      <w:bookmarkStart w:id="1855" w:name="_Toc471381710"/>
      <w:r w:rsidRPr="00D01718">
        <w:rPr>
          <w:rFonts w:ascii="SimHei" w:eastAsia="SimHei" w:hAnsi="SimHei" w:hint="eastAsia"/>
          <w:sz w:val="24"/>
          <w:szCs w:val="24"/>
        </w:rPr>
        <w:t>附录</w:t>
      </w:r>
      <w:r>
        <w:rPr>
          <w:rFonts w:ascii="SimHei" w:eastAsia="SimHei" w:hAnsi="SimHei" w:hint="eastAsia"/>
          <w:sz w:val="24"/>
          <w:szCs w:val="24"/>
        </w:rPr>
        <w:t>V</w:t>
      </w:r>
      <w:r w:rsidR="00B910F5">
        <w:rPr>
          <w:rFonts w:ascii="SimHei" w:eastAsia="SimHei" w:hAnsi="SimHei" w:hint="eastAsia"/>
          <w:sz w:val="24"/>
          <w:szCs w:val="24"/>
        </w:rPr>
        <w:t>I</w:t>
      </w:r>
      <w:r w:rsidRPr="00D01718">
        <w:rPr>
          <w:rFonts w:ascii="SimHei" w:eastAsia="SimHei" w:hAnsi="SimHei" w:hint="eastAsia"/>
          <w:sz w:val="24"/>
          <w:szCs w:val="24"/>
        </w:rPr>
        <w:t xml:space="preserve">. </w:t>
      </w:r>
      <w:r>
        <w:rPr>
          <w:rFonts w:ascii="SimHei" w:eastAsia="SimHei" w:hAnsi="SimHei" w:hint="eastAsia"/>
          <w:sz w:val="24"/>
          <w:szCs w:val="24"/>
        </w:rPr>
        <w:t>mxt_</w:t>
      </w:r>
      <w:r w:rsidR="00576121">
        <w:rPr>
          <w:rFonts w:ascii="SimHei" w:eastAsia="SimHei" w:hAnsi="SimHei" w:hint="eastAsia"/>
          <w:sz w:val="24"/>
          <w:szCs w:val="24"/>
        </w:rPr>
        <w:t>io_complete</w:t>
      </w:r>
      <w:r w:rsidRPr="00D01718">
        <w:rPr>
          <w:rFonts w:ascii="SimHei" w:eastAsia="SimHei" w:hAnsi="SimHei" w:hint="eastAsia"/>
          <w:sz w:val="24"/>
          <w:szCs w:val="24"/>
        </w:rPr>
        <w:t>()函数代码</w:t>
      </w:r>
      <w:bookmarkEnd w:id="1855"/>
    </w:p>
    <w:p w14:paraId="657B0E82" w14:textId="77777777" w:rsidR="00576121" w:rsidRPr="00ED504E" w:rsidRDefault="00576121" w:rsidP="00576121">
      <w:pPr>
        <w:ind w:firstLine="0"/>
        <w:rPr>
          <w:sz w:val="24"/>
          <w:szCs w:val="24"/>
        </w:rPr>
      </w:pPr>
      <w:r>
        <w:rPr>
          <w:rFonts w:hint="eastAsia"/>
          <w:sz w:val="24"/>
          <w:szCs w:val="24"/>
        </w:rPr>
        <w:t xml:space="preserve">void </w:t>
      </w:r>
      <w:r w:rsidRPr="00ED504E">
        <w:rPr>
          <w:sz w:val="24"/>
          <w:szCs w:val="24"/>
        </w:rPr>
        <w:t>mxt_io_completion(struct mxt_data *data)</w:t>
      </w:r>
    </w:p>
    <w:p w14:paraId="3CE87615" w14:textId="77777777" w:rsidR="00576121" w:rsidRPr="00ED504E" w:rsidRDefault="00576121" w:rsidP="00576121">
      <w:pPr>
        <w:ind w:firstLine="0"/>
        <w:rPr>
          <w:sz w:val="24"/>
          <w:szCs w:val="24"/>
        </w:rPr>
      </w:pPr>
      <w:r w:rsidRPr="00ED504E">
        <w:rPr>
          <w:sz w:val="24"/>
          <w:szCs w:val="24"/>
        </w:rPr>
        <w:lastRenderedPageBreak/>
        <w:t>{</w:t>
      </w:r>
    </w:p>
    <w:p w14:paraId="3D06C9D6" w14:textId="77777777" w:rsidR="00576121" w:rsidRPr="00ED504E" w:rsidRDefault="00576121" w:rsidP="00576121">
      <w:pPr>
        <w:ind w:firstLine="0"/>
        <w:rPr>
          <w:sz w:val="24"/>
          <w:szCs w:val="24"/>
        </w:rPr>
      </w:pPr>
      <w:r>
        <w:rPr>
          <w:sz w:val="24"/>
          <w:szCs w:val="24"/>
        </w:rPr>
        <w:t xml:space="preserve">   </w:t>
      </w:r>
      <w:r w:rsidRPr="00ED504E">
        <w:rPr>
          <w:sz w:val="24"/>
          <w:szCs w:val="24"/>
        </w:rPr>
        <w:t>struct input_dev *input_dev = data-&gt;input_dev;</w:t>
      </w:r>
    </w:p>
    <w:p w14:paraId="4879F826" w14:textId="77777777" w:rsidR="00576121" w:rsidRPr="00ED504E" w:rsidRDefault="00576121" w:rsidP="00576121">
      <w:pPr>
        <w:ind w:firstLine="0"/>
        <w:rPr>
          <w:sz w:val="24"/>
          <w:szCs w:val="24"/>
        </w:rPr>
      </w:pPr>
    </w:p>
    <w:p w14:paraId="0A31A8BE" w14:textId="77777777" w:rsidR="00576121" w:rsidRPr="00ED504E" w:rsidRDefault="00576121" w:rsidP="00576121">
      <w:pPr>
        <w:ind w:firstLine="0"/>
        <w:rPr>
          <w:sz w:val="24"/>
          <w:szCs w:val="24"/>
        </w:rPr>
      </w:pPr>
      <w:r>
        <w:rPr>
          <w:sz w:val="24"/>
          <w:szCs w:val="24"/>
        </w:rPr>
        <w:tab/>
      </w:r>
      <w:r w:rsidRPr="00ED504E">
        <w:rPr>
          <w:sz w:val="24"/>
          <w:szCs w:val="24"/>
        </w:rPr>
        <w:t>mutex_lock(&amp;input_dev-&gt;mutex);</w:t>
      </w:r>
    </w:p>
    <w:p w14:paraId="2E2339D2" w14:textId="77777777" w:rsidR="00576121" w:rsidRPr="00ED504E" w:rsidRDefault="00576121" w:rsidP="00576121">
      <w:pPr>
        <w:ind w:firstLine="0"/>
        <w:rPr>
          <w:sz w:val="24"/>
          <w:szCs w:val="24"/>
        </w:rPr>
      </w:pPr>
      <w:r>
        <w:rPr>
          <w:sz w:val="24"/>
          <w:szCs w:val="24"/>
        </w:rPr>
        <w:tab/>
      </w:r>
      <w:r w:rsidRPr="00ED504E">
        <w:rPr>
          <w:sz w:val="24"/>
          <w:szCs w:val="24"/>
        </w:rPr>
        <w:t>if (--data-&gt;num_pending_requests == 0) {</w:t>
      </w:r>
    </w:p>
    <w:p w14:paraId="186DFAFE" w14:textId="77777777" w:rsidR="00576121" w:rsidRPr="00ED504E" w:rsidRDefault="00576121" w:rsidP="00576121">
      <w:pPr>
        <w:ind w:firstLine="0"/>
        <w:rPr>
          <w:sz w:val="24"/>
          <w:szCs w:val="24"/>
        </w:rPr>
      </w:pPr>
      <w:r>
        <w:rPr>
          <w:sz w:val="24"/>
          <w:szCs w:val="24"/>
        </w:rPr>
        <w:tab/>
      </w:r>
      <w:r w:rsidRPr="00ED504E">
        <w:rPr>
          <w:sz w:val="24"/>
          <w:szCs w:val="24"/>
        </w:rPr>
        <w:tab/>
        <w:t>pm_runtime_mark_last_busy(&amp;data-&gt;dev);</w:t>
      </w:r>
    </w:p>
    <w:p w14:paraId="4E42A39C" w14:textId="77777777" w:rsidR="00576121" w:rsidRPr="00ED504E" w:rsidRDefault="00576121" w:rsidP="00576121">
      <w:pPr>
        <w:ind w:firstLine="0"/>
        <w:rPr>
          <w:sz w:val="24"/>
          <w:szCs w:val="24"/>
        </w:rPr>
      </w:pPr>
      <w:r>
        <w:rPr>
          <w:sz w:val="24"/>
          <w:szCs w:val="24"/>
        </w:rPr>
        <w:tab/>
      </w:r>
      <w:r w:rsidRPr="00ED504E">
        <w:rPr>
          <w:sz w:val="24"/>
          <w:szCs w:val="24"/>
        </w:rPr>
        <w:tab/>
        <w:t>pm_runtime_put (&amp;data-&gt;dev);</w:t>
      </w:r>
    </w:p>
    <w:p w14:paraId="6D8B807E" w14:textId="77777777" w:rsidR="00576121" w:rsidRPr="00ED504E" w:rsidRDefault="00576121" w:rsidP="00576121">
      <w:pPr>
        <w:ind w:firstLine="0"/>
        <w:rPr>
          <w:sz w:val="24"/>
          <w:szCs w:val="24"/>
        </w:rPr>
      </w:pPr>
      <w:r>
        <w:rPr>
          <w:sz w:val="24"/>
          <w:szCs w:val="24"/>
        </w:rPr>
        <w:tab/>
      </w:r>
      <w:r w:rsidRPr="00ED504E">
        <w:rPr>
          <w:sz w:val="24"/>
          <w:szCs w:val="24"/>
        </w:rPr>
        <w:t>} else {</w:t>
      </w:r>
    </w:p>
    <w:p w14:paraId="1BCD6666" w14:textId="77777777" w:rsidR="00576121" w:rsidRPr="00ED504E" w:rsidRDefault="00576121" w:rsidP="00576121">
      <w:pPr>
        <w:ind w:firstLine="0"/>
        <w:rPr>
          <w:sz w:val="24"/>
          <w:szCs w:val="24"/>
        </w:rPr>
      </w:pPr>
      <w:r>
        <w:rPr>
          <w:sz w:val="24"/>
          <w:szCs w:val="24"/>
        </w:rPr>
        <w:tab/>
      </w:r>
      <w:r w:rsidRPr="00ED504E">
        <w:rPr>
          <w:sz w:val="24"/>
          <w:szCs w:val="24"/>
        </w:rPr>
        <w:tab/>
        <w:t>mxt_process_next_request(data);</w:t>
      </w:r>
    </w:p>
    <w:p w14:paraId="31DE1E03" w14:textId="77777777" w:rsidR="00576121" w:rsidRDefault="00576121" w:rsidP="00576121">
      <w:pPr>
        <w:ind w:firstLine="0"/>
        <w:rPr>
          <w:sz w:val="24"/>
          <w:szCs w:val="24"/>
        </w:rPr>
      </w:pPr>
      <w:r w:rsidRPr="00ED504E">
        <w:rPr>
          <w:sz w:val="24"/>
          <w:szCs w:val="24"/>
        </w:rPr>
        <w:tab/>
        <w:t>}</w:t>
      </w:r>
    </w:p>
    <w:p w14:paraId="31323374" w14:textId="77777777" w:rsidR="00576121" w:rsidRPr="00ED504E" w:rsidRDefault="00576121" w:rsidP="00576121">
      <w:pPr>
        <w:rPr>
          <w:sz w:val="24"/>
          <w:szCs w:val="24"/>
        </w:rPr>
      </w:pPr>
      <w:r w:rsidRPr="00ED504E">
        <w:rPr>
          <w:sz w:val="24"/>
          <w:szCs w:val="24"/>
        </w:rPr>
        <w:t>data-&gt;idle_start = sched_clock();</w:t>
      </w:r>
    </w:p>
    <w:p w14:paraId="6DECC53A" w14:textId="77777777" w:rsidR="00576121" w:rsidRPr="00ED504E" w:rsidRDefault="00576121" w:rsidP="00576121">
      <w:pPr>
        <w:ind w:firstLine="0"/>
        <w:rPr>
          <w:sz w:val="24"/>
          <w:szCs w:val="24"/>
        </w:rPr>
      </w:pPr>
      <w:r>
        <w:rPr>
          <w:sz w:val="24"/>
          <w:szCs w:val="24"/>
        </w:rPr>
        <w:tab/>
      </w:r>
      <w:r w:rsidRPr="00ED504E">
        <w:rPr>
          <w:sz w:val="24"/>
          <w:szCs w:val="24"/>
        </w:rPr>
        <w:t>mutex_unlock(&amp;inputdev-&gt;mutex);</w:t>
      </w:r>
    </w:p>
    <w:p w14:paraId="2F5724FA" w14:textId="77777777" w:rsidR="00576121" w:rsidRPr="00ED504E" w:rsidRDefault="00576121" w:rsidP="00576121">
      <w:pPr>
        <w:ind w:firstLine="0"/>
        <w:rPr>
          <w:sz w:val="24"/>
          <w:szCs w:val="24"/>
        </w:rPr>
      </w:pPr>
      <w:r>
        <w:rPr>
          <w:sz w:val="24"/>
          <w:szCs w:val="24"/>
        </w:rPr>
        <w:tab/>
      </w:r>
      <w:r w:rsidRPr="00ED504E">
        <w:rPr>
          <w:sz w:val="24"/>
          <w:szCs w:val="24"/>
        </w:rPr>
        <w:t>/* Send req result back to the user ... */</w:t>
      </w:r>
    </w:p>
    <w:p w14:paraId="3D325BAB" w14:textId="77777777" w:rsidR="00576121" w:rsidRDefault="00576121" w:rsidP="00576121">
      <w:pPr>
        <w:ind w:firstLine="0"/>
        <w:rPr>
          <w:sz w:val="24"/>
          <w:szCs w:val="24"/>
        </w:rPr>
      </w:pPr>
      <w:r w:rsidRPr="00ED504E">
        <w:rPr>
          <w:sz w:val="24"/>
          <w:szCs w:val="24"/>
        </w:rPr>
        <w:t>}</w:t>
      </w:r>
    </w:p>
    <w:p w14:paraId="4FF38896" w14:textId="77777777" w:rsidR="00576121" w:rsidRPr="00576121" w:rsidRDefault="00576121" w:rsidP="00576121">
      <w:pPr>
        <w:ind w:firstLine="0"/>
        <w:rPr>
          <w:sz w:val="24"/>
          <w:szCs w:val="24"/>
        </w:rPr>
      </w:pPr>
    </w:p>
    <w:p w14:paraId="4CCBB7AF" w14:textId="77777777" w:rsidR="00576121" w:rsidRPr="00576121" w:rsidRDefault="00576121" w:rsidP="00576121">
      <w:pPr>
        <w:ind w:leftChars="-1" w:left="-1" w:rightChars="12" w:right="25" w:hanging="1"/>
        <w:outlineLvl w:val="2"/>
        <w:rPr>
          <w:rFonts w:ascii="SimHei" w:eastAsia="SimHei" w:hAnsi="SimSun"/>
          <w:sz w:val="24"/>
        </w:rPr>
      </w:pPr>
      <w:bookmarkStart w:id="1856" w:name="_Toc471381711"/>
      <w:r w:rsidRPr="00D01718">
        <w:rPr>
          <w:rFonts w:ascii="SimHei" w:eastAsia="SimHei" w:hAnsi="SimHei" w:hint="eastAsia"/>
          <w:sz w:val="24"/>
          <w:szCs w:val="24"/>
        </w:rPr>
        <w:t>附录</w:t>
      </w:r>
      <w:r>
        <w:rPr>
          <w:rFonts w:ascii="SimHei" w:eastAsia="SimHei" w:hAnsi="SimHei" w:hint="eastAsia"/>
          <w:sz w:val="24"/>
          <w:szCs w:val="24"/>
        </w:rPr>
        <w:t>VI</w:t>
      </w:r>
      <w:r w:rsidR="00B910F5">
        <w:rPr>
          <w:rFonts w:ascii="SimHei" w:eastAsia="SimHei" w:hAnsi="SimHei" w:hint="eastAsia"/>
          <w:sz w:val="24"/>
          <w:szCs w:val="24"/>
        </w:rPr>
        <w:t>I</w:t>
      </w:r>
      <w:r w:rsidRPr="00D01718">
        <w:rPr>
          <w:rFonts w:ascii="SimHei" w:eastAsia="SimHei" w:hAnsi="SimHei" w:hint="eastAsia"/>
          <w:sz w:val="24"/>
          <w:szCs w:val="24"/>
        </w:rPr>
        <w:t xml:space="preserve">. </w:t>
      </w:r>
      <w:r>
        <w:rPr>
          <w:rFonts w:ascii="SimHei" w:eastAsia="SimHei" w:hAnsi="SimHei" w:hint="eastAsia"/>
          <w:sz w:val="24"/>
          <w:szCs w:val="24"/>
        </w:rPr>
        <w:t>mxt_runtime_idle</w:t>
      </w:r>
      <w:r w:rsidRPr="00D01718">
        <w:rPr>
          <w:rFonts w:ascii="SimHei" w:eastAsia="SimHei" w:hAnsi="SimHei" w:hint="eastAsia"/>
          <w:sz w:val="24"/>
          <w:szCs w:val="24"/>
        </w:rPr>
        <w:t>()函数代码</w:t>
      </w:r>
      <w:bookmarkEnd w:id="1856"/>
    </w:p>
    <w:p w14:paraId="3E52A292" w14:textId="77777777" w:rsidR="007613E4" w:rsidRPr="00ED504E" w:rsidRDefault="007613E4" w:rsidP="007613E4">
      <w:pPr>
        <w:ind w:firstLine="0"/>
        <w:rPr>
          <w:sz w:val="24"/>
          <w:szCs w:val="24"/>
        </w:rPr>
      </w:pPr>
      <w:r w:rsidRPr="00ED504E">
        <w:rPr>
          <w:sz w:val="24"/>
          <w:szCs w:val="24"/>
        </w:rPr>
        <w:t>int mxt_runtime_idle(struct device *dev)</w:t>
      </w:r>
    </w:p>
    <w:p w14:paraId="03338765" w14:textId="77777777" w:rsidR="007613E4" w:rsidRPr="00ED504E" w:rsidRDefault="007613E4" w:rsidP="007613E4">
      <w:pPr>
        <w:ind w:firstLine="0"/>
        <w:rPr>
          <w:sz w:val="24"/>
          <w:szCs w:val="24"/>
        </w:rPr>
      </w:pPr>
      <w:r w:rsidRPr="00ED504E">
        <w:rPr>
          <w:sz w:val="24"/>
          <w:szCs w:val="24"/>
        </w:rPr>
        <w:t>{</w:t>
      </w:r>
    </w:p>
    <w:p w14:paraId="6ADDE4B0" w14:textId="77777777" w:rsidR="007613E4" w:rsidRPr="00ED504E" w:rsidRDefault="007613E4" w:rsidP="007613E4">
      <w:pPr>
        <w:ind w:firstLine="0"/>
        <w:rPr>
          <w:sz w:val="24"/>
          <w:szCs w:val="24"/>
        </w:rPr>
      </w:pPr>
      <w:r>
        <w:rPr>
          <w:sz w:val="24"/>
          <w:szCs w:val="24"/>
        </w:rPr>
        <w:tab/>
      </w:r>
      <w:r w:rsidRPr="00ED504E">
        <w:rPr>
          <w:sz w:val="24"/>
          <w:szCs w:val="24"/>
        </w:rPr>
        <w:t>struct i2c_client *client = to_i2c_client(dev);</w:t>
      </w:r>
    </w:p>
    <w:p w14:paraId="5D9B1A37" w14:textId="77777777" w:rsidR="007613E4" w:rsidRDefault="007613E4" w:rsidP="007613E4">
      <w:pPr>
        <w:ind w:firstLine="0"/>
        <w:rPr>
          <w:sz w:val="24"/>
          <w:szCs w:val="24"/>
        </w:rPr>
      </w:pPr>
      <w:r>
        <w:rPr>
          <w:sz w:val="24"/>
          <w:szCs w:val="24"/>
        </w:rPr>
        <w:tab/>
      </w:r>
      <w:r w:rsidRPr="00ED504E">
        <w:rPr>
          <w:sz w:val="24"/>
          <w:szCs w:val="24"/>
        </w:rPr>
        <w:t>struct mxt_data *data = i2c_get_clientdata(client);</w:t>
      </w:r>
    </w:p>
    <w:p w14:paraId="22499E80" w14:textId="77777777" w:rsidR="007613E4" w:rsidRPr="00ED504E" w:rsidRDefault="007613E4" w:rsidP="007613E4">
      <w:pPr>
        <w:rPr>
          <w:sz w:val="24"/>
          <w:szCs w:val="24"/>
        </w:rPr>
      </w:pPr>
      <w:r w:rsidRPr="00ED504E">
        <w:rPr>
          <w:sz w:val="24"/>
          <w:szCs w:val="24"/>
        </w:rPr>
        <w:t>struct input_dev *input_dev = data-&gt;input_dev;</w:t>
      </w:r>
    </w:p>
    <w:p w14:paraId="7D526B43" w14:textId="77777777" w:rsidR="007613E4" w:rsidRPr="00ED504E" w:rsidRDefault="007613E4" w:rsidP="007613E4">
      <w:pPr>
        <w:ind w:firstLine="0"/>
        <w:rPr>
          <w:sz w:val="24"/>
          <w:szCs w:val="24"/>
        </w:rPr>
      </w:pPr>
      <w:r>
        <w:rPr>
          <w:sz w:val="24"/>
          <w:szCs w:val="24"/>
        </w:rPr>
        <w:tab/>
      </w:r>
      <w:r w:rsidRPr="00ED504E">
        <w:rPr>
          <w:sz w:val="24"/>
          <w:szCs w:val="24"/>
        </w:rPr>
        <w:t>int ret = 0;</w:t>
      </w:r>
    </w:p>
    <w:p w14:paraId="5DE9F694" w14:textId="77777777" w:rsidR="007613E4" w:rsidRPr="00ED504E" w:rsidRDefault="007613E4" w:rsidP="007613E4">
      <w:pPr>
        <w:ind w:firstLine="0"/>
        <w:rPr>
          <w:sz w:val="24"/>
          <w:szCs w:val="24"/>
        </w:rPr>
      </w:pPr>
    </w:p>
    <w:p w14:paraId="73A574BD" w14:textId="77777777" w:rsidR="007613E4" w:rsidRPr="00ED504E" w:rsidRDefault="007613E4" w:rsidP="007613E4">
      <w:pPr>
        <w:ind w:firstLine="0"/>
        <w:rPr>
          <w:sz w:val="24"/>
          <w:szCs w:val="24"/>
        </w:rPr>
      </w:pPr>
      <w:r>
        <w:rPr>
          <w:sz w:val="24"/>
          <w:szCs w:val="24"/>
        </w:rPr>
        <w:tab/>
      </w:r>
      <w:r w:rsidRPr="00ED504E">
        <w:rPr>
          <w:sz w:val="24"/>
          <w:szCs w:val="24"/>
        </w:rPr>
        <w:t>mutex_lock(&amp;input_dev-&gt;mutex);</w:t>
      </w:r>
    </w:p>
    <w:p w14:paraId="2D7C62DC" w14:textId="77777777" w:rsidR="007613E4" w:rsidRPr="00ED504E" w:rsidRDefault="007613E4" w:rsidP="007613E4">
      <w:pPr>
        <w:ind w:firstLine="0"/>
        <w:rPr>
          <w:sz w:val="24"/>
          <w:szCs w:val="24"/>
        </w:rPr>
      </w:pPr>
      <w:r>
        <w:rPr>
          <w:sz w:val="24"/>
          <w:szCs w:val="24"/>
        </w:rPr>
        <w:tab/>
      </w:r>
      <w:r w:rsidRPr="00ED504E">
        <w:rPr>
          <w:sz w:val="24"/>
          <w:szCs w:val="24"/>
        </w:rPr>
        <w:t>if (data-&gt;num_pending_requests &gt; 0) {</w:t>
      </w:r>
    </w:p>
    <w:p w14:paraId="17E9507D" w14:textId="77777777" w:rsidR="007613E4" w:rsidRPr="00ED504E" w:rsidRDefault="007613E4" w:rsidP="007613E4">
      <w:pPr>
        <w:ind w:firstLine="0"/>
        <w:rPr>
          <w:sz w:val="24"/>
          <w:szCs w:val="24"/>
        </w:rPr>
      </w:pPr>
      <w:r>
        <w:rPr>
          <w:sz w:val="24"/>
          <w:szCs w:val="24"/>
        </w:rPr>
        <w:tab/>
      </w:r>
      <w:r w:rsidRPr="00ED504E">
        <w:rPr>
          <w:sz w:val="24"/>
          <w:szCs w:val="24"/>
        </w:rPr>
        <w:tab/>
        <w:t>ret = -EBUSY;</w:t>
      </w:r>
    </w:p>
    <w:p w14:paraId="6CC19895" w14:textId="77777777" w:rsidR="007613E4" w:rsidRPr="00ED504E" w:rsidRDefault="007613E4" w:rsidP="007613E4">
      <w:pPr>
        <w:ind w:firstLine="0"/>
        <w:rPr>
          <w:sz w:val="24"/>
          <w:szCs w:val="24"/>
        </w:rPr>
      </w:pPr>
      <w:r>
        <w:rPr>
          <w:sz w:val="24"/>
          <w:szCs w:val="24"/>
        </w:rPr>
        <w:tab/>
      </w:r>
      <w:r w:rsidRPr="00ED504E">
        <w:rPr>
          <w:sz w:val="24"/>
          <w:szCs w:val="24"/>
        </w:rPr>
        <w:t>} else {</w:t>
      </w:r>
    </w:p>
    <w:p w14:paraId="5A078FC7" w14:textId="77777777" w:rsidR="007613E4" w:rsidRPr="00ED504E" w:rsidRDefault="007613E4" w:rsidP="007613E4">
      <w:pPr>
        <w:ind w:firstLine="0"/>
        <w:rPr>
          <w:sz w:val="24"/>
          <w:szCs w:val="24"/>
        </w:rPr>
      </w:pPr>
      <w:r>
        <w:rPr>
          <w:sz w:val="24"/>
          <w:szCs w:val="24"/>
        </w:rPr>
        <w:t xml:space="preserve">       </w:t>
      </w:r>
      <w:r w:rsidRPr="00ED504E">
        <w:rPr>
          <w:sz w:val="24"/>
          <w:szCs w:val="24"/>
        </w:rPr>
        <w:t xml:space="preserve">predict = calc_predict_idle_time(data); </w:t>
      </w:r>
    </w:p>
    <w:p w14:paraId="6F23A4AD" w14:textId="77777777" w:rsidR="007613E4" w:rsidRPr="00ED504E" w:rsidRDefault="007613E4" w:rsidP="007613E4">
      <w:pPr>
        <w:ind w:firstLine="0"/>
        <w:rPr>
          <w:sz w:val="24"/>
          <w:szCs w:val="24"/>
        </w:rPr>
      </w:pPr>
      <w:r>
        <w:rPr>
          <w:sz w:val="24"/>
          <w:szCs w:val="24"/>
        </w:rPr>
        <w:t xml:space="preserve">       </w:t>
      </w:r>
      <w:r w:rsidRPr="00ED504E">
        <w:rPr>
          <w:sz w:val="24"/>
          <w:szCs w:val="24"/>
        </w:rPr>
        <w:t xml:space="preserve">if (predict &lt;= MXT_IDLE_THRES) </w:t>
      </w:r>
    </w:p>
    <w:p w14:paraId="45716374" w14:textId="77777777" w:rsidR="007613E4" w:rsidRPr="00ED504E" w:rsidRDefault="007613E4" w:rsidP="007613E4">
      <w:pPr>
        <w:ind w:firstLine="0"/>
        <w:rPr>
          <w:sz w:val="24"/>
          <w:szCs w:val="24"/>
        </w:rPr>
      </w:pPr>
      <w:r w:rsidRPr="00ED504E">
        <w:rPr>
          <w:sz w:val="24"/>
          <w:szCs w:val="24"/>
        </w:rPr>
        <w:t xml:space="preserve">          ret = -EAGAIN;</w:t>
      </w:r>
    </w:p>
    <w:p w14:paraId="2A01347B" w14:textId="77777777" w:rsidR="007613E4" w:rsidRPr="00ED504E" w:rsidRDefault="007613E4" w:rsidP="007613E4">
      <w:pPr>
        <w:ind w:firstLine="0"/>
        <w:rPr>
          <w:sz w:val="24"/>
          <w:szCs w:val="24"/>
        </w:rPr>
      </w:pPr>
      <w:r>
        <w:rPr>
          <w:sz w:val="24"/>
          <w:szCs w:val="24"/>
        </w:rPr>
        <w:lastRenderedPageBreak/>
        <w:t xml:space="preserve">       </w:t>
      </w:r>
      <w:r w:rsidRPr="00ED504E">
        <w:rPr>
          <w:sz w:val="24"/>
          <w:szCs w:val="24"/>
        </w:rPr>
        <w:t>data-&gt;prev_predict = predict;</w:t>
      </w:r>
    </w:p>
    <w:p w14:paraId="0B471646" w14:textId="77777777" w:rsidR="007613E4" w:rsidRPr="00ED504E" w:rsidRDefault="007613E4" w:rsidP="007613E4">
      <w:pPr>
        <w:ind w:firstLine="0"/>
        <w:rPr>
          <w:sz w:val="24"/>
          <w:szCs w:val="24"/>
        </w:rPr>
      </w:pPr>
      <w:r>
        <w:rPr>
          <w:sz w:val="24"/>
          <w:szCs w:val="24"/>
        </w:rPr>
        <w:t xml:space="preserve">   </w:t>
      </w:r>
      <w:r w:rsidRPr="00ED504E">
        <w:rPr>
          <w:sz w:val="24"/>
          <w:szCs w:val="24"/>
        </w:rPr>
        <w:t>}</w:t>
      </w:r>
    </w:p>
    <w:p w14:paraId="412E28C3" w14:textId="77777777" w:rsidR="007613E4" w:rsidRPr="00ED504E" w:rsidRDefault="007613E4" w:rsidP="007613E4">
      <w:pPr>
        <w:ind w:firstLine="0"/>
        <w:rPr>
          <w:sz w:val="24"/>
          <w:szCs w:val="24"/>
        </w:rPr>
      </w:pPr>
      <w:r w:rsidRPr="00ED504E">
        <w:rPr>
          <w:sz w:val="24"/>
          <w:szCs w:val="24"/>
        </w:rPr>
        <w:t xml:space="preserve">       </w:t>
      </w:r>
    </w:p>
    <w:p w14:paraId="22DE968F" w14:textId="77777777" w:rsidR="007613E4" w:rsidRPr="00ED504E" w:rsidRDefault="007613E4" w:rsidP="007613E4">
      <w:pPr>
        <w:ind w:firstLine="0"/>
        <w:rPr>
          <w:sz w:val="24"/>
          <w:szCs w:val="24"/>
        </w:rPr>
      </w:pPr>
      <w:r>
        <w:rPr>
          <w:sz w:val="24"/>
          <w:szCs w:val="24"/>
        </w:rPr>
        <w:t xml:space="preserve">   </w:t>
      </w:r>
      <w:r w:rsidRPr="00ED504E">
        <w:rPr>
          <w:sz w:val="24"/>
          <w:szCs w:val="24"/>
        </w:rPr>
        <w:t>mutex_unlock(&amp;inputdev-&gt;mutex);</w:t>
      </w:r>
    </w:p>
    <w:p w14:paraId="5042BDFF" w14:textId="77777777" w:rsidR="007613E4" w:rsidRPr="00ED504E" w:rsidRDefault="007613E4" w:rsidP="007613E4">
      <w:pPr>
        <w:ind w:firstLine="0"/>
        <w:rPr>
          <w:sz w:val="24"/>
          <w:szCs w:val="24"/>
        </w:rPr>
      </w:pPr>
      <w:r>
        <w:rPr>
          <w:sz w:val="24"/>
          <w:szCs w:val="24"/>
        </w:rPr>
        <w:t xml:space="preserve">   </w:t>
      </w:r>
      <w:r w:rsidRPr="00ED504E">
        <w:rPr>
          <w:sz w:val="24"/>
          <w:szCs w:val="24"/>
        </w:rPr>
        <w:t>return ret;</w:t>
      </w:r>
    </w:p>
    <w:p w14:paraId="2B7FB582" w14:textId="77777777" w:rsidR="007613E4" w:rsidRPr="00ED504E" w:rsidRDefault="007613E4" w:rsidP="007613E4">
      <w:pPr>
        <w:ind w:firstLine="0"/>
        <w:rPr>
          <w:sz w:val="24"/>
          <w:szCs w:val="24"/>
        </w:rPr>
      </w:pPr>
      <w:r w:rsidRPr="00ED504E">
        <w:rPr>
          <w:sz w:val="24"/>
          <w:szCs w:val="24"/>
        </w:rPr>
        <w:t>}</w:t>
      </w:r>
    </w:p>
    <w:p w14:paraId="5D62F5D8" w14:textId="77777777" w:rsidR="00C966F1" w:rsidRPr="00C966F1" w:rsidRDefault="007613E4" w:rsidP="007613E4">
      <w:pPr>
        <w:ind w:firstLine="0"/>
        <w:rPr>
          <w:rFonts w:hAnsi="SimSun"/>
          <w:sz w:val="24"/>
          <w:szCs w:val="24"/>
        </w:rPr>
      </w:pPr>
      <w:r w:rsidRPr="00ED504E">
        <w:rPr>
          <w:rFonts w:hAnsi="SimSun"/>
          <w:sz w:val="24"/>
          <w:szCs w:val="24"/>
        </w:rPr>
        <w:t>其中，</w:t>
      </w:r>
      <w:r w:rsidRPr="00ED504E">
        <w:rPr>
          <w:sz w:val="24"/>
          <w:szCs w:val="24"/>
        </w:rPr>
        <w:t>MXT_IDLE_THRES</w:t>
      </w:r>
      <w:r w:rsidRPr="00ED504E">
        <w:rPr>
          <w:rFonts w:hAnsi="SimSun"/>
          <w:sz w:val="24"/>
          <w:szCs w:val="24"/>
        </w:rPr>
        <w:t>是根据公式</w:t>
      </w:r>
      <w:r>
        <w:rPr>
          <w:rFonts w:hAnsi="SimSun" w:hint="eastAsia"/>
          <w:sz w:val="24"/>
          <w:szCs w:val="24"/>
        </w:rPr>
        <w:t>3-2</w:t>
      </w:r>
      <w:r w:rsidRPr="00ED504E">
        <w:rPr>
          <w:rFonts w:hAnsi="SimSun"/>
          <w:sz w:val="24"/>
          <w:szCs w:val="24"/>
        </w:rPr>
        <w:t>计算出的空闲时间阈值</w:t>
      </w:r>
      <w:r w:rsidRPr="00ED504E">
        <w:rPr>
          <w:sz w:val="24"/>
          <w:szCs w:val="24"/>
        </w:rPr>
        <w:t>I</w:t>
      </w:r>
      <w:r w:rsidRPr="00ED504E">
        <w:rPr>
          <w:sz w:val="24"/>
          <w:szCs w:val="24"/>
          <w:vertAlign w:val="subscript"/>
        </w:rPr>
        <w:t>th</w:t>
      </w:r>
      <w:r w:rsidRPr="00ED504E">
        <w:rPr>
          <w:rFonts w:hAnsi="SimSun"/>
          <w:sz w:val="24"/>
          <w:szCs w:val="24"/>
        </w:rPr>
        <w:t>。</w:t>
      </w:r>
      <w:r w:rsidRPr="00ED504E">
        <w:rPr>
          <w:sz w:val="24"/>
          <w:szCs w:val="24"/>
        </w:rPr>
        <w:t>calc_predict_idle_time()</w:t>
      </w:r>
      <w:r w:rsidRPr="00ED504E">
        <w:rPr>
          <w:rFonts w:hAnsi="SimSun"/>
          <w:sz w:val="24"/>
          <w:szCs w:val="24"/>
        </w:rPr>
        <w:t>函数是用来计算预测设备可处于空闲时间的。它的实现如下：</w:t>
      </w:r>
    </w:p>
    <w:p w14:paraId="387E5375" w14:textId="77777777" w:rsidR="001E1C39" w:rsidRDefault="001E1C39" w:rsidP="007613E4">
      <w:pPr>
        <w:ind w:firstLine="0"/>
        <w:rPr>
          <w:sz w:val="24"/>
          <w:szCs w:val="24"/>
        </w:rPr>
      </w:pPr>
      <w:r>
        <w:rPr>
          <w:rFonts w:hint="eastAsia"/>
          <w:sz w:val="24"/>
          <w:szCs w:val="24"/>
        </w:rPr>
        <w:t>#define INIT_PREDICT_FACTOR 50</w:t>
      </w:r>
    </w:p>
    <w:p w14:paraId="6154903C" w14:textId="77777777" w:rsidR="007613E4" w:rsidRDefault="007613E4" w:rsidP="007613E4">
      <w:pPr>
        <w:ind w:firstLine="0"/>
        <w:rPr>
          <w:sz w:val="24"/>
          <w:szCs w:val="24"/>
        </w:rPr>
      </w:pPr>
      <w:r w:rsidRPr="00ED504E">
        <w:rPr>
          <w:sz w:val="24"/>
          <w:szCs w:val="24"/>
        </w:rPr>
        <w:t>#define PREDICT_SCALE (100)</w:t>
      </w:r>
    </w:p>
    <w:p w14:paraId="042E3ABF" w14:textId="77777777" w:rsidR="00C966F1" w:rsidRDefault="00C966F1" w:rsidP="007613E4">
      <w:pPr>
        <w:ind w:firstLine="0"/>
        <w:rPr>
          <w:sz w:val="24"/>
          <w:szCs w:val="24"/>
        </w:rPr>
      </w:pPr>
      <w:r>
        <w:rPr>
          <w:rFonts w:hint="eastAsia"/>
          <w:sz w:val="24"/>
          <w:szCs w:val="24"/>
        </w:rPr>
        <w:t>#define MIN(a,b) (a &lt; b? a : b)</w:t>
      </w:r>
    </w:p>
    <w:p w14:paraId="7C9068E8" w14:textId="77777777" w:rsidR="00C966F1" w:rsidRDefault="00C966F1" w:rsidP="007613E4">
      <w:pPr>
        <w:ind w:firstLine="0"/>
        <w:rPr>
          <w:sz w:val="24"/>
          <w:szCs w:val="24"/>
        </w:rPr>
      </w:pPr>
      <w:r>
        <w:rPr>
          <w:rFonts w:hint="eastAsia"/>
          <w:sz w:val="24"/>
          <w:szCs w:val="24"/>
        </w:rPr>
        <w:t>#define MAX(a,b) (a &gt; b? a : b)</w:t>
      </w:r>
    </w:p>
    <w:p w14:paraId="4B157CF9" w14:textId="77777777" w:rsidR="00C966F1" w:rsidRDefault="00C966F1" w:rsidP="007613E4">
      <w:pPr>
        <w:ind w:firstLine="0"/>
        <w:rPr>
          <w:sz w:val="24"/>
          <w:szCs w:val="24"/>
        </w:rPr>
      </w:pPr>
      <w:r>
        <w:rPr>
          <w:rFonts w:hint="eastAsia"/>
          <w:sz w:val="24"/>
          <w:szCs w:val="24"/>
        </w:rPr>
        <w:t>static unsigned int calc_predict_factor(prev_idle, prev_predict)</w:t>
      </w:r>
    </w:p>
    <w:p w14:paraId="12683D7E" w14:textId="77777777" w:rsidR="00C966F1" w:rsidRDefault="00C966F1" w:rsidP="007613E4">
      <w:pPr>
        <w:ind w:firstLine="0"/>
        <w:rPr>
          <w:sz w:val="24"/>
          <w:szCs w:val="24"/>
        </w:rPr>
      </w:pPr>
      <w:r>
        <w:rPr>
          <w:rFonts w:hint="eastAsia"/>
          <w:sz w:val="24"/>
          <w:szCs w:val="24"/>
        </w:rPr>
        <w:t>{</w:t>
      </w:r>
    </w:p>
    <w:p w14:paraId="440BC6DE" w14:textId="77777777" w:rsidR="001E1C39" w:rsidRDefault="00C966F1" w:rsidP="00C966F1">
      <w:pPr>
        <w:ind w:firstLine="426"/>
        <w:rPr>
          <w:sz w:val="24"/>
          <w:szCs w:val="24"/>
        </w:rPr>
      </w:pPr>
      <w:r>
        <w:rPr>
          <w:rFonts w:hint="eastAsia"/>
          <w:sz w:val="24"/>
          <w:szCs w:val="24"/>
        </w:rPr>
        <w:t xml:space="preserve">unsigned </w:t>
      </w:r>
      <w:r w:rsidR="001E1C39">
        <w:rPr>
          <w:rFonts w:hint="eastAsia"/>
          <w:sz w:val="24"/>
          <w:szCs w:val="24"/>
        </w:rPr>
        <w:t>int factor;</w:t>
      </w:r>
    </w:p>
    <w:p w14:paraId="12D9000D" w14:textId="77777777" w:rsidR="001E1C39" w:rsidRDefault="001E1C39" w:rsidP="00C966F1">
      <w:pPr>
        <w:ind w:firstLine="426"/>
        <w:rPr>
          <w:sz w:val="24"/>
          <w:szCs w:val="24"/>
        </w:rPr>
      </w:pPr>
      <w:r>
        <w:rPr>
          <w:rFonts w:hint="eastAsia"/>
          <w:sz w:val="24"/>
          <w:szCs w:val="24"/>
        </w:rPr>
        <w:t>if (!prev_predict)</w:t>
      </w:r>
    </w:p>
    <w:p w14:paraId="29E3BE8D" w14:textId="77777777" w:rsidR="001E1C39" w:rsidRDefault="001E1C39" w:rsidP="00C966F1">
      <w:pPr>
        <w:ind w:firstLine="426"/>
        <w:rPr>
          <w:sz w:val="24"/>
          <w:szCs w:val="24"/>
        </w:rPr>
      </w:pPr>
      <w:r>
        <w:rPr>
          <w:rFonts w:hint="eastAsia"/>
          <w:sz w:val="24"/>
          <w:szCs w:val="24"/>
        </w:rPr>
        <w:t xml:space="preserve">       factor = INIT_PREDICT_FACTOR;</w:t>
      </w:r>
    </w:p>
    <w:p w14:paraId="2111FA2C" w14:textId="77777777" w:rsidR="007D57DA" w:rsidRDefault="001E1C39" w:rsidP="00C966F1">
      <w:pPr>
        <w:ind w:firstLine="426"/>
        <w:rPr>
          <w:sz w:val="24"/>
          <w:szCs w:val="24"/>
        </w:rPr>
      </w:pPr>
      <w:r>
        <w:rPr>
          <w:rFonts w:hint="eastAsia"/>
          <w:sz w:val="24"/>
          <w:szCs w:val="24"/>
        </w:rPr>
        <w:t>else</w:t>
      </w:r>
      <w:r w:rsidR="00C966F1">
        <w:rPr>
          <w:rFonts w:hint="eastAsia"/>
          <w:sz w:val="24"/>
          <w:szCs w:val="24"/>
        </w:rPr>
        <w:t xml:space="preserve"> </w:t>
      </w:r>
    </w:p>
    <w:p w14:paraId="49B72062" w14:textId="77777777" w:rsidR="00C966F1" w:rsidRDefault="007D57DA" w:rsidP="007D57DA">
      <w:pPr>
        <w:ind w:firstLine="426"/>
        <w:jc w:val="left"/>
        <w:rPr>
          <w:sz w:val="24"/>
          <w:szCs w:val="24"/>
        </w:rPr>
      </w:pPr>
      <w:r>
        <w:rPr>
          <w:rFonts w:hint="eastAsia"/>
          <w:sz w:val="24"/>
          <w:szCs w:val="24"/>
        </w:rPr>
        <w:t xml:space="preserve">       </w:t>
      </w:r>
      <w:r w:rsidR="001E1C39">
        <w:rPr>
          <w:rFonts w:hint="eastAsia"/>
          <w:sz w:val="24"/>
          <w:szCs w:val="24"/>
        </w:rPr>
        <w:t xml:space="preserve">factor = </w:t>
      </w:r>
      <w:r w:rsidRPr="00ED504E">
        <w:rPr>
          <w:sz w:val="24"/>
          <w:szCs w:val="24"/>
        </w:rPr>
        <w:t xml:space="preserve">PREDICT_SCALE </w:t>
      </w:r>
      <w:r>
        <w:rPr>
          <w:rFonts w:hint="eastAsia"/>
          <w:sz w:val="24"/>
          <w:szCs w:val="24"/>
        </w:rPr>
        <w:t>* (</w:t>
      </w:r>
      <w:r w:rsidR="00C966F1">
        <w:rPr>
          <w:rFonts w:hint="eastAsia"/>
          <w:sz w:val="24"/>
          <w:szCs w:val="24"/>
        </w:rPr>
        <w:t xml:space="preserve">MAX(prev_idle, prev_predict) - MIN(prev_idle, </w:t>
      </w:r>
      <w:r>
        <w:rPr>
          <w:rFonts w:hint="eastAsia"/>
          <w:sz w:val="24"/>
          <w:szCs w:val="24"/>
        </w:rPr>
        <w:t>prev_predict</w:t>
      </w:r>
      <w:r w:rsidR="00C966F1">
        <w:rPr>
          <w:rFonts w:hint="eastAsia"/>
          <w:sz w:val="24"/>
          <w:szCs w:val="24"/>
        </w:rPr>
        <w:t>)</w:t>
      </w:r>
      <w:r>
        <w:rPr>
          <w:rFonts w:hint="eastAsia"/>
          <w:sz w:val="24"/>
          <w:szCs w:val="24"/>
        </w:rPr>
        <w:t>) / MAX(prev_idle, prev_predict);</w:t>
      </w:r>
    </w:p>
    <w:p w14:paraId="11622480" w14:textId="77777777" w:rsidR="00C966F1" w:rsidRDefault="00C966F1" w:rsidP="00C966F1">
      <w:pPr>
        <w:ind w:firstLine="426"/>
        <w:rPr>
          <w:sz w:val="24"/>
          <w:szCs w:val="24"/>
        </w:rPr>
      </w:pPr>
      <w:r>
        <w:rPr>
          <w:rFonts w:hint="eastAsia"/>
          <w:sz w:val="24"/>
          <w:szCs w:val="24"/>
        </w:rPr>
        <w:t xml:space="preserve">return </w:t>
      </w:r>
      <w:r w:rsidR="007D57DA">
        <w:rPr>
          <w:rFonts w:hint="eastAsia"/>
          <w:sz w:val="24"/>
          <w:szCs w:val="24"/>
        </w:rPr>
        <w:t>factor;</w:t>
      </w:r>
    </w:p>
    <w:p w14:paraId="7D1EEE41" w14:textId="77777777" w:rsidR="00C966F1" w:rsidRDefault="00C966F1" w:rsidP="007613E4">
      <w:pPr>
        <w:ind w:firstLine="0"/>
        <w:rPr>
          <w:sz w:val="24"/>
          <w:szCs w:val="24"/>
        </w:rPr>
      </w:pPr>
      <w:r>
        <w:rPr>
          <w:rFonts w:hint="eastAsia"/>
          <w:sz w:val="24"/>
          <w:szCs w:val="24"/>
        </w:rPr>
        <w:t>}</w:t>
      </w:r>
    </w:p>
    <w:p w14:paraId="26A736D1" w14:textId="77777777" w:rsidR="007613E4" w:rsidRDefault="00C966F1" w:rsidP="007613E4">
      <w:pPr>
        <w:ind w:firstLine="0"/>
        <w:rPr>
          <w:sz w:val="24"/>
          <w:szCs w:val="24"/>
        </w:rPr>
      </w:pPr>
      <w:r>
        <w:rPr>
          <w:rFonts w:hint="eastAsia"/>
          <w:sz w:val="24"/>
          <w:szCs w:val="24"/>
        </w:rPr>
        <w:t xml:space="preserve">static </w:t>
      </w:r>
      <w:r w:rsidR="007613E4" w:rsidRPr="00ED504E">
        <w:rPr>
          <w:sz w:val="24"/>
          <w:szCs w:val="24"/>
        </w:rPr>
        <w:t>unsigned long calc_predict_idle_time(struct mxt_data *data)</w:t>
      </w:r>
    </w:p>
    <w:p w14:paraId="77EEA57F" w14:textId="77777777" w:rsidR="007613E4" w:rsidRPr="00ED504E" w:rsidRDefault="007613E4" w:rsidP="007613E4">
      <w:pPr>
        <w:ind w:firstLine="0"/>
        <w:rPr>
          <w:sz w:val="24"/>
          <w:szCs w:val="24"/>
        </w:rPr>
      </w:pPr>
      <w:r w:rsidRPr="00ED504E">
        <w:rPr>
          <w:sz w:val="24"/>
          <w:szCs w:val="24"/>
        </w:rPr>
        <w:t>{</w:t>
      </w:r>
    </w:p>
    <w:p w14:paraId="194FF479" w14:textId="77777777" w:rsidR="00C966F1" w:rsidRDefault="00C966F1" w:rsidP="00C966F1">
      <w:pPr>
        <w:ind w:firstLine="465"/>
        <w:rPr>
          <w:sz w:val="24"/>
          <w:szCs w:val="24"/>
        </w:rPr>
      </w:pPr>
      <w:r>
        <w:rPr>
          <w:sz w:val="24"/>
          <w:szCs w:val="24"/>
        </w:rPr>
        <w:t>u</w:t>
      </w:r>
      <w:r>
        <w:rPr>
          <w:rFonts w:hint="eastAsia"/>
          <w:sz w:val="24"/>
          <w:szCs w:val="24"/>
        </w:rPr>
        <w:t>nsigned long</w:t>
      </w:r>
      <w:r w:rsidR="007613E4" w:rsidRPr="00ED504E">
        <w:rPr>
          <w:sz w:val="24"/>
          <w:szCs w:val="24"/>
        </w:rPr>
        <w:t xml:space="preserve"> </w:t>
      </w:r>
      <w:r w:rsidR="00DC28FA">
        <w:rPr>
          <w:rFonts w:hint="eastAsia"/>
          <w:sz w:val="24"/>
          <w:szCs w:val="24"/>
        </w:rPr>
        <w:t>prev_</w:t>
      </w:r>
      <w:r w:rsidR="007613E4" w:rsidRPr="00ED504E">
        <w:rPr>
          <w:sz w:val="24"/>
          <w:szCs w:val="24"/>
        </w:rPr>
        <w:t>idle, wall_clock, predict;</w:t>
      </w:r>
    </w:p>
    <w:p w14:paraId="2B6278D6" w14:textId="77777777" w:rsidR="007613E4" w:rsidRPr="00ED504E" w:rsidRDefault="00C966F1" w:rsidP="00C966F1">
      <w:pPr>
        <w:ind w:firstLine="465"/>
        <w:rPr>
          <w:sz w:val="24"/>
          <w:szCs w:val="24"/>
        </w:rPr>
      </w:pPr>
      <w:r>
        <w:rPr>
          <w:rFonts w:hint="eastAsia"/>
          <w:sz w:val="24"/>
          <w:szCs w:val="24"/>
        </w:rPr>
        <w:t xml:space="preserve">unsigned int predict_factor; </w:t>
      </w:r>
      <w:r w:rsidR="007613E4" w:rsidRPr="00ED504E">
        <w:rPr>
          <w:sz w:val="24"/>
          <w:szCs w:val="24"/>
        </w:rPr>
        <w:t xml:space="preserve">    </w:t>
      </w:r>
    </w:p>
    <w:p w14:paraId="7BC26A07" w14:textId="77777777" w:rsidR="007613E4" w:rsidRPr="00ED504E" w:rsidRDefault="007613E4" w:rsidP="007613E4">
      <w:pPr>
        <w:ind w:firstLine="465"/>
        <w:rPr>
          <w:sz w:val="24"/>
          <w:szCs w:val="24"/>
        </w:rPr>
      </w:pPr>
      <w:r w:rsidRPr="00ED504E">
        <w:rPr>
          <w:sz w:val="24"/>
          <w:szCs w:val="24"/>
        </w:rPr>
        <w:t>wall_clock = sched_clock();</w:t>
      </w:r>
    </w:p>
    <w:p w14:paraId="6C6A88E6" w14:textId="77777777" w:rsidR="007613E4" w:rsidRDefault="00C966F1" w:rsidP="007613E4">
      <w:pPr>
        <w:ind w:firstLine="465"/>
        <w:rPr>
          <w:sz w:val="24"/>
          <w:szCs w:val="24"/>
        </w:rPr>
      </w:pPr>
      <w:r>
        <w:rPr>
          <w:rFonts w:hint="eastAsia"/>
          <w:sz w:val="24"/>
          <w:szCs w:val="24"/>
        </w:rPr>
        <w:t>data-&gt;</w:t>
      </w:r>
      <w:r w:rsidR="00DC28FA">
        <w:rPr>
          <w:rFonts w:hint="eastAsia"/>
          <w:sz w:val="24"/>
          <w:szCs w:val="24"/>
        </w:rPr>
        <w:t>prev_</w:t>
      </w:r>
      <w:r w:rsidR="007613E4" w:rsidRPr="00ED504E">
        <w:rPr>
          <w:sz w:val="24"/>
          <w:szCs w:val="24"/>
        </w:rPr>
        <w:t>idle = wall_clock - data-&gt;idle_start;</w:t>
      </w:r>
    </w:p>
    <w:p w14:paraId="4E12D138" w14:textId="77777777" w:rsidR="00C966F1" w:rsidRPr="00ED504E" w:rsidRDefault="00C966F1" w:rsidP="007613E4">
      <w:pPr>
        <w:ind w:firstLine="465"/>
        <w:rPr>
          <w:sz w:val="24"/>
          <w:szCs w:val="24"/>
        </w:rPr>
      </w:pPr>
      <w:r>
        <w:rPr>
          <w:rFonts w:hint="eastAsia"/>
          <w:sz w:val="24"/>
          <w:szCs w:val="24"/>
        </w:rPr>
        <w:t>predict_factor = calc_predict_factor(data-&gt;prev_idle, data-&gt;prev_predict);</w:t>
      </w:r>
    </w:p>
    <w:p w14:paraId="42F14050" w14:textId="77777777" w:rsidR="007613E4" w:rsidRPr="00ED504E" w:rsidRDefault="00DC28FA" w:rsidP="007613E4">
      <w:pPr>
        <w:ind w:firstLine="465"/>
        <w:rPr>
          <w:sz w:val="24"/>
          <w:szCs w:val="24"/>
        </w:rPr>
      </w:pPr>
      <w:r>
        <w:rPr>
          <w:sz w:val="24"/>
          <w:szCs w:val="24"/>
        </w:rPr>
        <w:t>predict = data-&gt;predict_</w:t>
      </w:r>
      <w:r>
        <w:rPr>
          <w:rFonts w:hint="eastAsia"/>
          <w:sz w:val="24"/>
          <w:szCs w:val="24"/>
        </w:rPr>
        <w:t>factor</w:t>
      </w:r>
      <w:r w:rsidR="007613E4" w:rsidRPr="00ED504E">
        <w:rPr>
          <w:sz w:val="24"/>
          <w:szCs w:val="24"/>
        </w:rPr>
        <w:t xml:space="preserve"> * </w:t>
      </w:r>
      <w:r>
        <w:rPr>
          <w:rFonts w:hint="eastAsia"/>
          <w:sz w:val="24"/>
          <w:szCs w:val="24"/>
        </w:rPr>
        <w:t>prev_</w:t>
      </w:r>
      <w:r w:rsidR="007613E4" w:rsidRPr="00ED504E">
        <w:rPr>
          <w:sz w:val="24"/>
          <w:szCs w:val="24"/>
        </w:rPr>
        <w:t xml:space="preserve">idle </w:t>
      </w:r>
    </w:p>
    <w:p w14:paraId="3C3D1747" w14:textId="77777777" w:rsidR="007613E4" w:rsidRPr="00ED504E" w:rsidRDefault="007613E4" w:rsidP="007613E4">
      <w:pPr>
        <w:ind w:firstLine="465"/>
        <w:rPr>
          <w:sz w:val="24"/>
          <w:szCs w:val="24"/>
        </w:rPr>
      </w:pPr>
      <w:r>
        <w:rPr>
          <w:sz w:val="24"/>
          <w:szCs w:val="24"/>
        </w:rPr>
        <w:lastRenderedPageBreak/>
        <w:t xml:space="preserve">    </w:t>
      </w:r>
      <w:r w:rsidR="00C966F1">
        <w:rPr>
          <w:sz w:val="24"/>
          <w:szCs w:val="24"/>
        </w:rPr>
        <w:t xml:space="preserve">     + (PREDICT_SCALE - </w:t>
      </w:r>
      <w:r w:rsidRPr="00ED504E">
        <w:rPr>
          <w:sz w:val="24"/>
          <w:szCs w:val="24"/>
        </w:rPr>
        <w:t>predict_</w:t>
      </w:r>
      <w:r w:rsidR="00DC28FA">
        <w:rPr>
          <w:rFonts w:hint="eastAsia"/>
          <w:sz w:val="24"/>
          <w:szCs w:val="24"/>
        </w:rPr>
        <w:t>factor</w:t>
      </w:r>
      <w:r w:rsidRPr="00ED504E">
        <w:rPr>
          <w:sz w:val="24"/>
          <w:szCs w:val="24"/>
        </w:rPr>
        <w:t xml:space="preserve">) </w:t>
      </w:r>
    </w:p>
    <w:p w14:paraId="0EB2CCF2" w14:textId="77777777" w:rsidR="007613E4" w:rsidRPr="00ED504E" w:rsidRDefault="007613E4" w:rsidP="007613E4">
      <w:pPr>
        <w:ind w:firstLine="465"/>
        <w:rPr>
          <w:sz w:val="24"/>
          <w:szCs w:val="24"/>
        </w:rPr>
      </w:pPr>
      <w:r w:rsidRPr="00ED504E">
        <w:rPr>
          <w:sz w:val="24"/>
          <w:szCs w:val="24"/>
        </w:rPr>
        <w:t xml:space="preserve">         * data-&gt;prev_predict;</w:t>
      </w:r>
    </w:p>
    <w:p w14:paraId="7C6D24B2" w14:textId="77777777" w:rsidR="007613E4" w:rsidRPr="00ED504E" w:rsidRDefault="007613E4" w:rsidP="007613E4">
      <w:pPr>
        <w:ind w:firstLine="465"/>
        <w:rPr>
          <w:sz w:val="24"/>
          <w:szCs w:val="24"/>
        </w:rPr>
      </w:pPr>
      <w:r w:rsidRPr="00ED504E">
        <w:rPr>
          <w:sz w:val="24"/>
          <w:szCs w:val="24"/>
        </w:rPr>
        <w:t>predict /= PREDICT_SCALE;</w:t>
      </w:r>
    </w:p>
    <w:p w14:paraId="0225B721" w14:textId="77777777" w:rsidR="007613E4" w:rsidRPr="00ED504E" w:rsidRDefault="007613E4" w:rsidP="007613E4">
      <w:pPr>
        <w:ind w:firstLine="465"/>
        <w:rPr>
          <w:sz w:val="24"/>
          <w:szCs w:val="24"/>
        </w:rPr>
      </w:pPr>
    </w:p>
    <w:p w14:paraId="7BEF2734" w14:textId="77777777" w:rsidR="007613E4" w:rsidRDefault="007613E4" w:rsidP="007613E4">
      <w:pPr>
        <w:ind w:firstLine="465"/>
        <w:rPr>
          <w:sz w:val="24"/>
          <w:szCs w:val="24"/>
        </w:rPr>
      </w:pPr>
      <w:r w:rsidRPr="00ED504E">
        <w:rPr>
          <w:sz w:val="24"/>
          <w:szCs w:val="24"/>
        </w:rPr>
        <w:t xml:space="preserve">return predict;  </w:t>
      </w:r>
    </w:p>
    <w:p w14:paraId="20BFFB44" w14:textId="77777777" w:rsidR="007613E4" w:rsidRPr="00ED504E" w:rsidRDefault="007613E4" w:rsidP="007613E4">
      <w:pPr>
        <w:ind w:firstLine="0"/>
        <w:rPr>
          <w:sz w:val="24"/>
          <w:szCs w:val="24"/>
        </w:rPr>
      </w:pPr>
      <w:r w:rsidRPr="00ED504E">
        <w:rPr>
          <w:sz w:val="24"/>
          <w:szCs w:val="24"/>
        </w:rPr>
        <w:t>}</w:t>
      </w:r>
    </w:p>
    <w:p w14:paraId="0017368D" w14:textId="77777777" w:rsidR="003E592D" w:rsidRDefault="003E592D">
      <w:pPr>
        <w:widowControl/>
        <w:adjustRightInd/>
        <w:snapToGrid/>
        <w:spacing w:before="0" w:line="240" w:lineRule="auto"/>
        <w:ind w:firstLine="0"/>
        <w:jc w:val="left"/>
        <w:rPr>
          <w:rStyle w:val="Char2"/>
          <w:snapToGrid/>
          <w:sz w:val="32"/>
          <w:szCs w:val="32"/>
        </w:rPr>
      </w:pPr>
      <w:r>
        <w:rPr>
          <w:rStyle w:val="Char2"/>
          <w:sz w:val="32"/>
          <w:szCs w:val="32"/>
        </w:rPr>
        <w:br w:type="page"/>
      </w:r>
    </w:p>
    <w:p w14:paraId="15946058" w14:textId="77777777" w:rsidR="00961C7B" w:rsidRPr="00296884" w:rsidRDefault="002D6C53" w:rsidP="00B7450C">
      <w:pPr>
        <w:ind w:rightChars="12" w:right="25"/>
        <w:jc w:val="center"/>
        <w:outlineLvl w:val="0"/>
        <w:rPr>
          <w:rFonts w:ascii="SimHei" w:eastAsia="SimHei" w:hAnsi="SimSun"/>
          <w:b/>
          <w:sz w:val="32"/>
          <w:szCs w:val="32"/>
        </w:rPr>
      </w:pPr>
      <w:bookmarkStart w:id="1857" w:name="_Toc471381712"/>
      <w:r>
        <w:rPr>
          <w:rFonts w:ascii="SimHei" w:eastAsia="SimHei" w:hAnsi="SimSun" w:hint="eastAsia"/>
          <w:b/>
          <w:sz w:val="32"/>
          <w:szCs w:val="32"/>
        </w:rPr>
        <w:lastRenderedPageBreak/>
        <w:t>致 谢</w:t>
      </w:r>
      <w:bookmarkEnd w:id="1857"/>
    </w:p>
    <w:p w14:paraId="7840CE62" w14:textId="77777777" w:rsidR="00961C7B" w:rsidRPr="00A46D0E" w:rsidRDefault="00961C7B" w:rsidP="00145AC8">
      <w:pPr>
        <w:ind w:right="25" w:firstLine="547"/>
        <w:rPr>
          <w:rFonts w:ascii="SimHei" w:eastAsia="SimHei"/>
          <w:sz w:val="32"/>
          <w:szCs w:val="32"/>
        </w:rPr>
      </w:pPr>
    </w:p>
    <w:p w14:paraId="693A78DC" w14:textId="77777777" w:rsidR="00EC25D6" w:rsidRPr="00EC25D6" w:rsidRDefault="00961C7B" w:rsidP="00EC25D6">
      <w:pPr>
        <w:ind w:firstLineChars="200"/>
        <w:rPr>
          <w:rFonts w:ascii="SimSun" w:hAnsi="SimSun"/>
          <w:sz w:val="24"/>
          <w:szCs w:val="24"/>
        </w:rPr>
      </w:pPr>
      <w:r>
        <w:rPr>
          <w:rFonts w:ascii="SimHei" w:eastAsia="SimHei" w:hAnsi="SimSun" w:hint="eastAsia"/>
        </w:rPr>
        <w:t xml:space="preserve"> </w:t>
      </w:r>
      <w:r w:rsidR="00EC25D6" w:rsidRPr="00EC25D6">
        <w:rPr>
          <w:rFonts w:ascii="SimSun" w:hAnsi="SimSun" w:hint="eastAsia"/>
          <w:sz w:val="24"/>
          <w:szCs w:val="24"/>
        </w:rPr>
        <w:t>在本文即将结束之际，我要对在这两年多来的硕士研究生学习、科研和生活中给予过我支持和鼓励的人们表示深深的感谢。</w:t>
      </w:r>
    </w:p>
    <w:p w14:paraId="033B6FE9" w14:textId="77777777" w:rsidR="00EC25D6" w:rsidRPr="00EC25D6" w:rsidRDefault="00EC25D6" w:rsidP="00EC25D6">
      <w:pPr>
        <w:pStyle w:val="SJTUT2"/>
        <w:ind w:firstLineChars="200" w:firstLine="480"/>
        <w:rPr>
          <w:kern w:val="0"/>
        </w:rPr>
      </w:pPr>
      <w:r w:rsidRPr="00EC25D6">
        <w:rPr>
          <w:rFonts w:hint="eastAsia"/>
          <w:kern w:val="0"/>
        </w:rPr>
        <w:t>首先，我非常感谢我的导师——王东副教授。本论文自始至终都是在王老师的悉心指导下完成的，其中的每一步进展和每一个成果无不凝聚着导师的心血与汗水。同时他勤奋的工作作风、勤于思考的研究态度、积极进取的勇气和魄力，以及对我严格的要求等等，使我受益匪浅，值得我终身学习，这都是比知识的获得还要宝贵的财富。</w:t>
      </w:r>
    </w:p>
    <w:p w14:paraId="1A40E4E9" w14:textId="77777777" w:rsidR="00EC25D6" w:rsidRPr="00EC25D6" w:rsidRDefault="00EC25D6" w:rsidP="00EC25D6">
      <w:pPr>
        <w:pStyle w:val="SJTUT2"/>
        <w:ind w:firstLineChars="200" w:firstLine="480"/>
        <w:rPr>
          <w:kern w:val="0"/>
        </w:rPr>
      </w:pPr>
      <w:r>
        <w:rPr>
          <w:rFonts w:hint="eastAsia"/>
          <w:kern w:val="0"/>
        </w:rPr>
        <w:t>其次我还应当感谢我的家人，是他们</w:t>
      </w:r>
      <w:r w:rsidRPr="00EC25D6">
        <w:rPr>
          <w:rFonts w:hint="eastAsia"/>
          <w:kern w:val="0"/>
        </w:rPr>
        <w:t>多年的养育和关爱才有了我今天能够取得的成绩。同时，不能忘记的还有</w:t>
      </w:r>
      <w:r>
        <w:rPr>
          <w:rFonts w:hint="eastAsia"/>
          <w:kern w:val="0"/>
        </w:rPr>
        <w:t>在工作中一直给予我指导的主管王忠阳经理和各位同事</w:t>
      </w:r>
      <w:r w:rsidRPr="00EC25D6">
        <w:rPr>
          <w:rFonts w:hint="eastAsia"/>
          <w:kern w:val="0"/>
        </w:rPr>
        <w:t>，他们在</w:t>
      </w:r>
      <w:r>
        <w:rPr>
          <w:rFonts w:hint="eastAsia"/>
          <w:kern w:val="0"/>
        </w:rPr>
        <w:t>我工作</w:t>
      </w:r>
      <w:r w:rsidRPr="00EC25D6">
        <w:rPr>
          <w:rFonts w:hint="eastAsia"/>
          <w:kern w:val="0"/>
        </w:rPr>
        <w:t>期间给与我许多的启发和帮助，这份经历及这份友谊将是我终身值得怀念的。</w:t>
      </w:r>
    </w:p>
    <w:p w14:paraId="469A7904" w14:textId="77777777" w:rsidR="00EC25D6" w:rsidRPr="00EC25D6" w:rsidRDefault="00EC25D6" w:rsidP="00EC25D6">
      <w:pPr>
        <w:ind w:firstLine="425"/>
        <w:rPr>
          <w:sz w:val="24"/>
          <w:szCs w:val="24"/>
        </w:rPr>
      </w:pPr>
      <w:r w:rsidRPr="00EC25D6">
        <w:rPr>
          <w:rFonts w:hint="eastAsia"/>
          <w:sz w:val="24"/>
          <w:szCs w:val="24"/>
        </w:rPr>
        <w:t xml:space="preserve"> </w:t>
      </w:r>
      <w:r w:rsidRPr="00EC25D6">
        <w:rPr>
          <w:rFonts w:hint="eastAsia"/>
          <w:sz w:val="24"/>
          <w:szCs w:val="24"/>
        </w:rPr>
        <w:t>我应该感谢的人太多太多，很难这里一一列出他们的姓名，但是我会把所有美好的回忆都永远留在心中，大家给予我的支持、帮助和鼓励将会永远伴随我将来的道路。</w:t>
      </w:r>
    </w:p>
    <w:p w14:paraId="2F216C0A" w14:textId="77777777" w:rsidR="00961C7B" w:rsidRPr="00296884" w:rsidRDefault="00961C7B" w:rsidP="00B7450C">
      <w:pPr>
        <w:ind w:rightChars="12" w:right="25" w:firstLine="410"/>
        <w:rPr>
          <w:rFonts w:ascii="SimHei" w:eastAsia="SimHei" w:hAnsi="SimSun"/>
          <w:sz w:val="24"/>
          <w:szCs w:val="24"/>
        </w:rPr>
      </w:pPr>
    </w:p>
    <w:p w14:paraId="303A9074" w14:textId="77777777" w:rsidR="00961C7B" w:rsidRDefault="00961C7B" w:rsidP="00B7450C">
      <w:pPr>
        <w:ind w:rightChars="12" w:right="25" w:firstLine="342"/>
        <w:rPr>
          <w:sz w:val="32"/>
          <w:szCs w:val="32"/>
        </w:rPr>
      </w:pPr>
      <w:r>
        <w:rPr>
          <w:rFonts w:hint="eastAsia"/>
        </w:rPr>
        <w:t xml:space="preserve"> </w:t>
      </w:r>
    </w:p>
    <w:p w14:paraId="51C47D4B" w14:textId="77777777" w:rsidR="00961C7B" w:rsidRDefault="00961C7B" w:rsidP="00B7450C">
      <w:pPr>
        <w:ind w:rightChars="12" w:right="25" w:firstLine="410"/>
        <w:rPr>
          <w:rFonts w:ascii="SimSun" w:hAnsi="SimSun"/>
        </w:rPr>
      </w:pPr>
    </w:p>
    <w:p w14:paraId="7A078733" w14:textId="77777777" w:rsidR="00961C7B" w:rsidRDefault="00961C7B" w:rsidP="00145AC8">
      <w:pPr>
        <w:ind w:right="25" w:firstLine="410"/>
      </w:pPr>
    </w:p>
    <w:p w14:paraId="0DDAB162" w14:textId="77777777" w:rsidR="00961C7B" w:rsidRDefault="00961C7B" w:rsidP="00145AC8">
      <w:pPr>
        <w:ind w:right="25" w:firstLine="410"/>
      </w:pPr>
    </w:p>
    <w:p w14:paraId="19D3A7D6" w14:textId="77777777" w:rsidR="00961C7B" w:rsidRDefault="00961C7B" w:rsidP="00145AC8">
      <w:pPr>
        <w:ind w:right="25" w:firstLine="410"/>
      </w:pPr>
    </w:p>
    <w:p w14:paraId="67DA8F29" w14:textId="77777777" w:rsidR="00961C7B" w:rsidRDefault="00961C7B" w:rsidP="00145AC8">
      <w:pPr>
        <w:ind w:right="25" w:firstLine="410"/>
      </w:pPr>
    </w:p>
    <w:p w14:paraId="46B3109B" w14:textId="77777777" w:rsidR="00961C7B" w:rsidRDefault="00961C7B" w:rsidP="00145AC8">
      <w:pPr>
        <w:ind w:right="25" w:firstLine="410"/>
      </w:pPr>
    </w:p>
    <w:p w14:paraId="5E90D5AF" w14:textId="77777777" w:rsidR="00961C7B" w:rsidRDefault="00961C7B" w:rsidP="00145AC8">
      <w:pPr>
        <w:ind w:right="25" w:firstLine="410"/>
      </w:pPr>
    </w:p>
    <w:p w14:paraId="7562906F" w14:textId="77777777" w:rsidR="00961C7B" w:rsidRDefault="00961C7B" w:rsidP="00145AC8">
      <w:pPr>
        <w:ind w:right="25" w:firstLine="410"/>
      </w:pPr>
    </w:p>
    <w:p w14:paraId="614BE7CF" w14:textId="77777777" w:rsidR="00961C7B" w:rsidRDefault="00961C7B" w:rsidP="00145AC8">
      <w:pPr>
        <w:ind w:right="25" w:firstLine="410"/>
      </w:pPr>
    </w:p>
    <w:p w14:paraId="3808E936" w14:textId="77777777" w:rsidR="00961C7B" w:rsidRDefault="00961C7B" w:rsidP="00145AC8">
      <w:pPr>
        <w:ind w:right="25" w:firstLine="410"/>
      </w:pPr>
    </w:p>
    <w:p w14:paraId="48E77D81" w14:textId="77777777" w:rsidR="00406F73" w:rsidRDefault="00406F73" w:rsidP="00145AC8">
      <w:pPr>
        <w:ind w:right="25" w:firstLine="410"/>
      </w:pPr>
    </w:p>
    <w:p w14:paraId="73C6A33D" w14:textId="77777777" w:rsidR="00406F73" w:rsidRDefault="00406F73" w:rsidP="00145AC8">
      <w:pPr>
        <w:ind w:right="25" w:firstLine="410"/>
      </w:pPr>
    </w:p>
    <w:p w14:paraId="26715226" w14:textId="77777777" w:rsidR="00406F73" w:rsidRDefault="00406F73" w:rsidP="00145AC8">
      <w:pPr>
        <w:ind w:right="25" w:firstLine="410"/>
      </w:pPr>
    </w:p>
    <w:p w14:paraId="6469405D" w14:textId="77777777" w:rsidR="00406F73" w:rsidRDefault="00406F73" w:rsidP="00145AC8">
      <w:pPr>
        <w:ind w:right="25" w:firstLine="410"/>
      </w:pPr>
    </w:p>
    <w:p w14:paraId="34D71158" w14:textId="77777777" w:rsidR="00961C7B" w:rsidRDefault="00961C7B" w:rsidP="00145AC8">
      <w:pPr>
        <w:ind w:right="25" w:firstLine="410"/>
      </w:pPr>
    </w:p>
    <w:p w14:paraId="39C1237A" w14:textId="77777777" w:rsidR="00961C7B" w:rsidRDefault="00961C7B" w:rsidP="00145AC8">
      <w:pPr>
        <w:ind w:right="25" w:firstLine="410"/>
      </w:pPr>
    </w:p>
    <w:p w14:paraId="417AD63D" w14:textId="77777777" w:rsidR="00961C7B" w:rsidRDefault="00961C7B" w:rsidP="00145AC8">
      <w:pPr>
        <w:ind w:right="25" w:firstLine="410"/>
      </w:pPr>
    </w:p>
    <w:p w14:paraId="2079B09D" w14:textId="77777777" w:rsidR="00961C7B" w:rsidRDefault="00961C7B" w:rsidP="00145AC8">
      <w:pPr>
        <w:ind w:right="25" w:firstLine="410"/>
      </w:pPr>
    </w:p>
    <w:p w14:paraId="77793154" w14:textId="77777777" w:rsidR="003E592D" w:rsidRDefault="003E592D">
      <w:pPr>
        <w:widowControl/>
        <w:adjustRightInd/>
        <w:snapToGrid/>
        <w:spacing w:before="0" w:line="240" w:lineRule="auto"/>
        <w:ind w:firstLine="0"/>
        <w:jc w:val="left"/>
      </w:pPr>
      <w:r>
        <w:br w:type="page"/>
      </w:r>
    </w:p>
    <w:p w14:paraId="7F66497D" w14:textId="77777777" w:rsidR="00961C7B" w:rsidRDefault="00961C7B" w:rsidP="00145AC8">
      <w:pPr>
        <w:pStyle w:val="1"/>
        <w:spacing w:line="300" w:lineRule="auto"/>
        <w:ind w:right="25" w:firstLine="410"/>
        <w:jc w:val="center"/>
        <w:rPr>
          <w:rFonts w:ascii="SimHei" w:eastAsia="SimHei" w:hAnsi="SimHei" w:cs="SimSun"/>
          <w:bCs w:val="0"/>
          <w:kern w:val="0"/>
          <w:sz w:val="32"/>
          <w:szCs w:val="32"/>
        </w:rPr>
      </w:pPr>
      <w:bookmarkStart w:id="1858" w:name="_Toc471381713"/>
      <w:r w:rsidRPr="00296884">
        <w:rPr>
          <w:rFonts w:ascii="SimHei" w:eastAsia="SimHei" w:hAnsi="SimHei" w:cs="SimSun" w:hint="eastAsia"/>
          <w:bCs w:val="0"/>
          <w:kern w:val="0"/>
          <w:sz w:val="32"/>
          <w:szCs w:val="32"/>
        </w:rPr>
        <w:lastRenderedPageBreak/>
        <w:t>攻读学位期间发表的学术论文目录</w:t>
      </w:r>
      <w:bookmarkEnd w:id="1858"/>
    </w:p>
    <w:p w14:paraId="121E48DC" w14:textId="77777777" w:rsidR="00EC25D6" w:rsidRPr="00EC25D6" w:rsidRDefault="00EC25D6" w:rsidP="00EC25D6">
      <w:pPr>
        <w:ind w:firstLine="0"/>
      </w:pPr>
      <w:commentRangeStart w:id="1859"/>
      <w:r w:rsidRPr="00EC25D6">
        <w:t xml:space="preserve">[1] </w:t>
      </w:r>
      <w:r w:rsidRPr="00EC25D6">
        <w:t>凌云</w:t>
      </w:r>
      <w:r w:rsidR="004673B4">
        <w:t>,</w:t>
      </w:r>
      <w:r w:rsidR="004673B4">
        <w:rPr>
          <w:rFonts w:hint="eastAsia"/>
        </w:rPr>
        <w:t>王东</w:t>
      </w:r>
      <w:r w:rsidRPr="00EC25D6">
        <w:t xml:space="preserve">. </w:t>
      </w:r>
      <w:r w:rsidRPr="00EC25D6">
        <w:t>嵌入式</w:t>
      </w:r>
      <w:r w:rsidRPr="00EC25D6">
        <w:t>Linux</w:t>
      </w:r>
      <w:r w:rsidRPr="00EC25D6">
        <w:t>系统电源管理技术的研究</w:t>
      </w:r>
      <w:r w:rsidR="0027662D">
        <w:rPr>
          <w:rFonts w:hint="eastAsia"/>
        </w:rPr>
        <w:t>，</w:t>
      </w:r>
      <w:commentRangeStart w:id="1860"/>
      <w:r w:rsidR="0027662D">
        <w:rPr>
          <w:rFonts w:hint="eastAsia"/>
        </w:rPr>
        <w:t>上海</w:t>
      </w:r>
      <w:r w:rsidR="0027662D">
        <w:t>交通大学</w:t>
      </w:r>
      <w:r w:rsidR="0027662D">
        <w:rPr>
          <w:rFonts w:hint="eastAsia"/>
        </w:rPr>
        <w:t>院内</w:t>
      </w:r>
      <w:r w:rsidR="0027662D">
        <w:t>公示</w:t>
      </w:r>
      <w:commentRangeEnd w:id="1859"/>
      <w:r w:rsidR="00EA45F7">
        <w:rPr>
          <w:rStyle w:val="ab"/>
        </w:rPr>
        <w:commentReference w:id="1859"/>
      </w:r>
      <w:commentRangeEnd w:id="1860"/>
      <w:r w:rsidR="00EA45F7">
        <w:rPr>
          <w:rStyle w:val="ab"/>
        </w:rPr>
        <w:commentReference w:id="1860"/>
      </w:r>
    </w:p>
    <w:p w14:paraId="2EDDCA8F" w14:textId="77777777" w:rsidR="00961C7B" w:rsidRPr="0027662D" w:rsidRDefault="00961C7B" w:rsidP="00145AC8">
      <w:pPr>
        <w:ind w:right="25" w:firstLine="410"/>
      </w:pPr>
    </w:p>
    <w:p w14:paraId="0DB090FE" w14:textId="77777777" w:rsidR="00961C7B" w:rsidRDefault="00961C7B" w:rsidP="00145AC8">
      <w:pPr>
        <w:ind w:right="25" w:firstLine="410"/>
      </w:pPr>
    </w:p>
    <w:p w14:paraId="49B706DC" w14:textId="77777777" w:rsidR="00961C7B" w:rsidRPr="00961C7B" w:rsidRDefault="00961C7B" w:rsidP="00145AC8">
      <w:pPr>
        <w:ind w:right="25" w:firstLine="410"/>
      </w:pPr>
    </w:p>
    <w:sectPr w:rsidR="00961C7B" w:rsidRPr="00961C7B" w:rsidSect="00800224">
      <w:headerReference w:type="even" r:id="rId30"/>
      <w:footerReference w:type="default" r:id="rId31"/>
      <w:pgSz w:w="11906" w:h="16838" w:code="9"/>
      <w:pgMar w:top="1440" w:right="1134" w:bottom="1440" w:left="1701" w:header="680" w:footer="851" w:gutter="0"/>
      <w:pgNumType w:start="1"/>
      <w:cols w:space="425"/>
      <w:docGrid w:type="linesAndChars" w:linePitch="312"/>
      <w:sectPrChange w:id="1861" w:author="Ling, Alex" w:date="2017-06-04T10:16:00Z">
        <w:sectPr w:rsidR="00961C7B" w:rsidRPr="00961C7B" w:rsidSect="00800224">
          <w:pgSz w:code="0"/>
          <w:pgMar w:top="1440" w:right="1800" w:bottom="1440" w:left="1800" w:header="851" w:footer="992" w:gutter="0"/>
          <w:docGrid w:type="lines"/>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fl Bu" w:date="2017-05-21T14:39:00Z" w:initials="fB">
    <w:p w14:paraId="737C17F9" w14:textId="77777777" w:rsidR="001C1E9C" w:rsidRDefault="001C1E9C">
      <w:pPr>
        <w:pStyle w:val="ac"/>
      </w:pPr>
      <w:r>
        <w:rPr>
          <w:rStyle w:val="ab"/>
        </w:rPr>
        <w:annotationRef/>
      </w:r>
      <w:r>
        <w:rPr>
          <w:rFonts w:ascii="SimSun" w:hAnsi="SimSun" w:hint="eastAsia"/>
          <w:b/>
          <w:color w:val="FF0000"/>
          <w:sz w:val="28"/>
          <w:szCs w:val="28"/>
        </w:rPr>
        <w:t>页眉中:学校Logo（左顶边）与论文题目（右顶边）在同一行</w:t>
      </w:r>
      <w:r>
        <w:rPr>
          <w:rFonts w:hint="eastAsia"/>
        </w:rPr>
        <w:t>。</w:t>
      </w:r>
    </w:p>
  </w:comment>
  <w:comment w:id="2" w:author="fl Bu" w:date="2017-05-21T14:40:00Z" w:initials="fB">
    <w:p w14:paraId="7AB095B4" w14:textId="77777777" w:rsidR="001C1E9C" w:rsidRDefault="001C1E9C">
      <w:pPr>
        <w:pStyle w:val="ac"/>
      </w:pPr>
      <w:r>
        <w:rPr>
          <w:rStyle w:val="ab"/>
        </w:rPr>
        <w:annotationRef/>
      </w:r>
      <w:r>
        <w:rPr>
          <w:rFonts w:hint="eastAsia"/>
        </w:rPr>
        <w:t>上空一行。</w:t>
      </w:r>
    </w:p>
    <w:p w14:paraId="636C0A1B" w14:textId="77777777" w:rsidR="001C1E9C" w:rsidRPr="00AC48A9" w:rsidRDefault="001C1E9C" w:rsidP="00222E17">
      <w:pPr>
        <w:pStyle w:val="ac"/>
      </w:pPr>
      <w:r w:rsidRPr="00453258">
        <w:rPr>
          <w:rFonts w:hint="eastAsia"/>
        </w:rPr>
        <w:t>居中格式，去掉首行缩进。</w:t>
      </w:r>
    </w:p>
    <w:p w14:paraId="42CCA76B" w14:textId="77777777" w:rsidR="001C1E9C" w:rsidRDefault="001C1E9C">
      <w:pPr>
        <w:pStyle w:val="ac"/>
      </w:pPr>
    </w:p>
  </w:comment>
  <w:comment w:id="5" w:author="fl Bu" w:date="2017-05-21T14:40:00Z" w:initials="fB">
    <w:p w14:paraId="403F8625" w14:textId="77777777" w:rsidR="001C1E9C" w:rsidRPr="00AC48A9" w:rsidRDefault="001C1E9C" w:rsidP="00222E17">
      <w:pPr>
        <w:pStyle w:val="ac"/>
      </w:pPr>
      <w:r>
        <w:rPr>
          <w:rStyle w:val="ab"/>
        </w:rPr>
        <w:annotationRef/>
      </w:r>
      <w:r w:rsidRPr="00453258">
        <w:rPr>
          <w:rFonts w:hint="eastAsia"/>
        </w:rPr>
        <w:t>居中格式，去掉首行缩进。</w:t>
      </w:r>
    </w:p>
    <w:p w14:paraId="6009FDD9" w14:textId="77777777" w:rsidR="001C1E9C" w:rsidRPr="00222E17" w:rsidRDefault="001C1E9C">
      <w:pPr>
        <w:pStyle w:val="ac"/>
      </w:pPr>
    </w:p>
  </w:comment>
  <w:comment w:id="6" w:author="fl Bu" w:date="2017-05-21T14:43:00Z" w:initials="fB">
    <w:p w14:paraId="7A5C67D0" w14:textId="77777777" w:rsidR="001C1E9C" w:rsidRPr="00AC48A9" w:rsidRDefault="001C1E9C" w:rsidP="00222E17">
      <w:pPr>
        <w:pStyle w:val="ac"/>
      </w:pPr>
      <w:r>
        <w:rPr>
          <w:rStyle w:val="ab"/>
        </w:rPr>
        <w:annotationRef/>
      </w:r>
      <w:r w:rsidRPr="00453258">
        <w:rPr>
          <w:rFonts w:hint="eastAsia"/>
        </w:rPr>
        <w:t>居中格式，去掉首行缩进。</w:t>
      </w:r>
    </w:p>
    <w:p w14:paraId="46078BAD" w14:textId="77777777" w:rsidR="001C1E9C" w:rsidRPr="00222E17" w:rsidRDefault="001C1E9C">
      <w:pPr>
        <w:pStyle w:val="ac"/>
      </w:pPr>
    </w:p>
  </w:comment>
  <w:comment w:id="9" w:author="fl Bu" w:date="2017-05-21T14:44:00Z" w:initials="fB">
    <w:p w14:paraId="2A864217" w14:textId="77777777" w:rsidR="001C1E9C" w:rsidRPr="00AC48A9" w:rsidRDefault="001C1E9C" w:rsidP="00222E17">
      <w:pPr>
        <w:pStyle w:val="ac"/>
      </w:pPr>
      <w:r>
        <w:rPr>
          <w:rStyle w:val="ab"/>
        </w:rPr>
        <w:annotationRef/>
      </w:r>
      <w:r w:rsidRPr="00453258">
        <w:rPr>
          <w:rFonts w:hint="eastAsia"/>
        </w:rPr>
        <w:t>居中格式，去掉首行缩进。</w:t>
      </w:r>
    </w:p>
    <w:p w14:paraId="7BA248D0" w14:textId="77777777" w:rsidR="001C1E9C" w:rsidRPr="00222E17" w:rsidRDefault="001C1E9C">
      <w:pPr>
        <w:pStyle w:val="ac"/>
      </w:pPr>
    </w:p>
  </w:comment>
  <w:comment w:id="10" w:author="fl Bu" w:date="2017-05-21T14:44:00Z" w:initials="fB">
    <w:p w14:paraId="1BD05950" w14:textId="77777777" w:rsidR="001C1E9C" w:rsidRPr="00AC48A9" w:rsidRDefault="001C1E9C" w:rsidP="00222E17">
      <w:pPr>
        <w:pStyle w:val="ac"/>
      </w:pPr>
      <w:r>
        <w:rPr>
          <w:rStyle w:val="ab"/>
        </w:rPr>
        <w:annotationRef/>
      </w:r>
      <w:r w:rsidRPr="00453258">
        <w:rPr>
          <w:rFonts w:hint="eastAsia"/>
        </w:rPr>
        <w:t>居中格式，去掉首行缩进。</w:t>
      </w:r>
    </w:p>
    <w:p w14:paraId="22FF0E62" w14:textId="77777777" w:rsidR="001C1E9C" w:rsidRDefault="001C1E9C">
      <w:pPr>
        <w:pStyle w:val="ac"/>
      </w:pPr>
    </w:p>
  </w:comment>
  <w:comment w:id="12" w:author="fl Bu" w:date="2017-05-21T14:44:00Z" w:initials="fB">
    <w:p w14:paraId="2DD7818C" w14:textId="77777777" w:rsidR="001C1E9C" w:rsidRDefault="001C1E9C">
      <w:pPr>
        <w:pStyle w:val="ac"/>
      </w:pPr>
      <w:r>
        <w:rPr>
          <w:rStyle w:val="ab"/>
        </w:rPr>
        <w:annotationRef/>
      </w:r>
      <w:r>
        <w:rPr>
          <w:rFonts w:hint="eastAsia"/>
        </w:rPr>
        <w:t>上空二行。</w:t>
      </w:r>
    </w:p>
    <w:p w14:paraId="3F919753" w14:textId="77777777" w:rsidR="001C1E9C" w:rsidRPr="00AC48A9" w:rsidRDefault="001C1E9C" w:rsidP="00222E17">
      <w:pPr>
        <w:pStyle w:val="ac"/>
      </w:pPr>
      <w:r w:rsidRPr="00453258">
        <w:rPr>
          <w:rFonts w:hint="eastAsia"/>
        </w:rPr>
        <w:t>居中格式，去掉首行缩进。</w:t>
      </w:r>
    </w:p>
    <w:p w14:paraId="4F671F39" w14:textId="77777777" w:rsidR="001C1E9C" w:rsidRPr="00222E17" w:rsidRDefault="001C1E9C">
      <w:pPr>
        <w:pStyle w:val="ac"/>
      </w:pPr>
    </w:p>
  </w:comment>
  <w:comment w:id="14" w:author="fl Bu" w:date="2017-05-21T14:44:00Z" w:initials="fB">
    <w:p w14:paraId="42259FE7" w14:textId="77777777" w:rsidR="001C1E9C" w:rsidRDefault="001C1E9C">
      <w:pPr>
        <w:pStyle w:val="ac"/>
      </w:pPr>
      <w:r>
        <w:rPr>
          <w:rStyle w:val="ab"/>
        </w:rPr>
        <w:annotationRef/>
      </w:r>
      <w:r>
        <w:rPr>
          <w:rFonts w:hint="eastAsia"/>
        </w:rPr>
        <w:t>去掉左侧缩进。</w:t>
      </w:r>
    </w:p>
    <w:p w14:paraId="387444B9" w14:textId="77777777" w:rsidR="001C1E9C" w:rsidRDefault="001C1E9C">
      <w:pPr>
        <w:pStyle w:val="ac"/>
      </w:pPr>
      <w:r>
        <w:rPr>
          <w:rFonts w:hint="eastAsia"/>
        </w:rPr>
        <w:t>首行缩进</w:t>
      </w:r>
      <w:r>
        <w:rPr>
          <w:rFonts w:hint="eastAsia"/>
        </w:rPr>
        <w:t>2</w:t>
      </w:r>
      <w:r>
        <w:rPr>
          <w:rFonts w:hint="eastAsia"/>
        </w:rPr>
        <w:t>字符。</w:t>
      </w:r>
    </w:p>
  </w:comment>
  <w:comment w:id="16" w:author="fl Bu" w:date="2017-05-21T14:45:00Z" w:initials="fB">
    <w:p w14:paraId="5F7D44F2" w14:textId="77777777" w:rsidR="001C1E9C" w:rsidRPr="00AC48A9" w:rsidRDefault="001C1E9C" w:rsidP="00222E17">
      <w:pPr>
        <w:pStyle w:val="ac"/>
      </w:pPr>
      <w:r>
        <w:rPr>
          <w:rStyle w:val="ab"/>
        </w:rPr>
        <w:annotationRef/>
      </w:r>
      <w:r w:rsidRPr="00453258">
        <w:rPr>
          <w:rFonts w:hint="eastAsia"/>
        </w:rPr>
        <w:t>居中格式，去掉首行缩进。</w:t>
      </w:r>
    </w:p>
    <w:p w14:paraId="63CAECA7" w14:textId="77777777" w:rsidR="001C1E9C" w:rsidRPr="00222E17" w:rsidRDefault="001C1E9C">
      <w:pPr>
        <w:pStyle w:val="ac"/>
      </w:pPr>
    </w:p>
  </w:comment>
  <w:comment w:id="19" w:author="fl Bu" w:date="2017-05-21T14:45:00Z" w:initials="fB">
    <w:p w14:paraId="7AE59C5B" w14:textId="77777777" w:rsidR="001C1E9C" w:rsidRDefault="001C1E9C">
      <w:pPr>
        <w:pStyle w:val="ac"/>
      </w:pPr>
      <w:r>
        <w:rPr>
          <w:rStyle w:val="ab"/>
        </w:rPr>
        <w:annotationRef/>
      </w:r>
      <w:r>
        <w:rPr>
          <w:rFonts w:hint="eastAsia"/>
        </w:rPr>
        <w:t>去掉左侧缩进。</w:t>
      </w:r>
    </w:p>
    <w:p w14:paraId="55AC3928" w14:textId="77777777" w:rsidR="001C1E9C" w:rsidRDefault="001C1E9C">
      <w:pPr>
        <w:pStyle w:val="ac"/>
      </w:pPr>
      <w:r>
        <w:rPr>
          <w:rFonts w:hint="eastAsia"/>
        </w:rPr>
        <w:t>首行缩进</w:t>
      </w:r>
      <w:r>
        <w:rPr>
          <w:rFonts w:hint="eastAsia"/>
        </w:rPr>
        <w:t>2</w:t>
      </w:r>
      <w:r>
        <w:rPr>
          <w:rFonts w:hint="eastAsia"/>
        </w:rPr>
        <w:t>字符。</w:t>
      </w:r>
    </w:p>
  </w:comment>
  <w:comment w:id="21" w:author="fl Bu" w:date="2017-05-21T14:45:00Z" w:initials="fB">
    <w:p w14:paraId="4B19952A" w14:textId="77777777" w:rsidR="001C1E9C" w:rsidRDefault="001C1E9C">
      <w:pPr>
        <w:pStyle w:val="ac"/>
      </w:pPr>
      <w:r>
        <w:rPr>
          <w:rStyle w:val="ab"/>
        </w:rPr>
        <w:annotationRef/>
      </w:r>
      <w:r>
        <w:rPr>
          <w:rFonts w:hint="eastAsia"/>
        </w:rPr>
        <w:t>去掉首行缩进。</w:t>
      </w:r>
    </w:p>
  </w:comment>
  <w:comment w:id="26" w:author="fl Bu" w:date="2017-05-21T14:46:00Z" w:initials="fB">
    <w:p w14:paraId="2F7C39BC" w14:textId="77777777" w:rsidR="001C1E9C" w:rsidRPr="00AC48A9" w:rsidRDefault="001C1E9C" w:rsidP="00222E17">
      <w:pPr>
        <w:pStyle w:val="ac"/>
      </w:pPr>
      <w:r>
        <w:rPr>
          <w:rStyle w:val="ab"/>
        </w:rPr>
        <w:annotationRef/>
      </w:r>
      <w:r w:rsidRPr="00453258">
        <w:rPr>
          <w:rFonts w:hint="eastAsia"/>
        </w:rPr>
        <w:t>居中格式，去掉首行缩进。</w:t>
      </w:r>
    </w:p>
    <w:p w14:paraId="4BBFB418" w14:textId="77777777" w:rsidR="001C1E9C" w:rsidRPr="00222E17" w:rsidRDefault="001C1E9C">
      <w:pPr>
        <w:pStyle w:val="ac"/>
      </w:pPr>
    </w:p>
  </w:comment>
  <w:comment w:id="29" w:author="fl Bu" w:date="2017-05-21T14:46:00Z" w:initials="fB">
    <w:p w14:paraId="146CCB8C" w14:textId="77777777" w:rsidR="001C1E9C" w:rsidRDefault="001C1E9C">
      <w:pPr>
        <w:pStyle w:val="ac"/>
      </w:pPr>
      <w:r>
        <w:rPr>
          <w:rStyle w:val="ab"/>
        </w:rPr>
        <w:annotationRef/>
      </w:r>
      <w:r>
        <w:rPr>
          <w:rFonts w:hint="eastAsia"/>
        </w:rPr>
        <w:t>加粗</w:t>
      </w:r>
    </w:p>
    <w:p w14:paraId="2CC970A2" w14:textId="77777777" w:rsidR="001C1E9C" w:rsidRPr="00AC48A9" w:rsidRDefault="001C1E9C" w:rsidP="00222E17">
      <w:pPr>
        <w:pStyle w:val="ac"/>
      </w:pPr>
      <w:r w:rsidRPr="00453258">
        <w:rPr>
          <w:rFonts w:hint="eastAsia"/>
        </w:rPr>
        <w:t>居中格式，去掉首行缩进。</w:t>
      </w:r>
    </w:p>
    <w:p w14:paraId="46F2C839" w14:textId="77777777" w:rsidR="001C1E9C" w:rsidRPr="00222E17" w:rsidRDefault="001C1E9C">
      <w:pPr>
        <w:pStyle w:val="ac"/>
      </w:pPr>
    </w:p>
  </w:comment>
  <w:comment w:id="42" w:author="fl Bu" w:date="2017-05-21T14:47:00Z" w:initials="fB">
    <w:p w14:paraId="6AF81696" w14:textId="77777777" w:rsidR="001C1E9C" w:rsidRDefault="001C1E9C">
      <w:pPr>
        <w:pStyle w:val="ac"/>
      </w:pPr>
      <w:r>
        <w:rPr>
          <w:rStyle w:val="ab"/>
        </w:rPr>
        <w:annotationRef/>
      </w:r>
      <w:r>
        <w:rPr>
          <w:rFonts w:ascii="SimSun" w:hAnsi="SimSun" w:hint="eastAsia"/>
          <w:b/>
          <w:color w:val="FF0000"/>
          <w:sz w:val="28"/>
          <w:szCs w:val="28"/>
        </w:rPr>
        <w:t>页脚中:</w:t>
      </w:r>
      <w:r>
        <w:rPr>
          <w:rFonts w:ascii="SimSun" w:hAnsi="SimSun"/>
          <w:b/>
          <w:color w:val="FF0000"/>
          <w:sz w:val="28"/>
          <w:szCs w:val="28"/>
        </w:rPr>
        <w:t>不要有空行。</w:t>
      </w:r>
    </w:p>
  </w:comment>
  <w:comment w:id="35" w:author="fl Bu" w:date="2017-05-21T14:47:00Z" w:initials="fB">
    <w:p w14:paraId="4A875734" w14:textId="77777777" w:rsidR="001C1E9C" w:rsidRDefault="001C1E9C">
      <w:pPr>
        <w:pStyle w:val="ac"/>
      </w:pPr>
      <w:r>
        <w:rPr>
          <w:rStyle w:val="ab"/>
        </w:rPr>
        <w:annotationRef/>
      </w:r>
      <w:r>
        <w:rPr>
          <w:rFonts w:hint="eastAsia"/>
        </w:rPr>
        <w:t>首行缩进</w:t>
      </w:r>
      <w:r>
        <w:rPr>
          <w:rFonts w:hint="eastAsia"/>
        </w:rPr>
        <w:t>2</w:t>
      </w:r>
      <w:r>
        <w:rPr>
          <w:rFonts w:hint="eastAsia"/>
        </w:rPr>
        <w:t>字符。</w:t>
      </w:r>
    </w:p>
  </w:comment>
  <w:comment w:id="61" w:author="fl Bu" w:date="2017-05-21T14:48:00Z" w:initials="fB">
    <w:p w14:paraId="45293025" w14:textId="77777777" w:rsidR="001C1E9C" w:rsidRDefault="001C1E9C">
      <w:pPr>
        <w:pStyle w:val="ac"/>
      </w:pPr>
      <w:r>
        <w:rPr>
          <w:rStyle w:val="ab"/>
        </w:rPr>
        <w:annotationRef/>
      </w:r>
      <w:r>
        <w:rPr>
          <w:rFonts w:hint="eastAsia"/>
        </w:rPr>
        <w:t>上空一行。</w:t>
      </w:r>
    </w:p>
    <w:p w14:paraId="5828D581" w14:textId="77777777" w:rsidR="001C1E9C" w:rsidRPr="00AC48A9" w:rsidRDefault="001C1E9C" w:rsidP="00222E17">
      <w:pPr>
        <w:pStyle w:val="ac"/>
      </w:pPr>
      <w:r w:rsidRPr="00453258">
        <w:rPr>
          <w:rFonts w:hint="eastAsia"/>
        </w:rPr>
        <w:t>居中格式，去掉首行缩进。</w:t>
      </w:r>
    </w:p>
    <w:p w14:paraId="31939C71" w14:textId="77777777" w:rsidR="001C1E9C" w:rsidRDefault="001C1E9C">
      <w:pPr>
        <w:pStyle w:val="ac"/>
      </w:pPr>
    </w:p>
  </w:comment>
  <w:comment w:id="65" w:author="fl Bu" w:date="2017-05-21T14:48:00Z" w:initials="fB">
    <w:p w14:paraId="06E56815" w14:textId="77777777" w:rsidR="001C1E9C" w:rsidRPr="00AC48A9" w:rsidRDefault="001C1E9C" w:rsidP="00222E17">
      <w:pPr>
        <w:pStyle w:val="ac"/>
      </w:pPr>
      <w:r>
        <w:rPr>
          <w:rStyle w:val="ab"/>
        </w:rPr>
        <w:annotationRef/>
      </w:r>
      <w:r w:rsidRPr="00453258">
        <w:rPr>
          <w:rFonts w:hint="eastAsia"/>
        </w:rPr>
        <w:t>居中格式，去掉首行缩进。</w:t>
      </w:r>
    </w:p>
    <w:p w14:paraId="29D6969E" w14:textId="77777777" w:rsidR="001C1E9C" w:rsidRDefault="001C1E9C">
      <w:pPr>
        <w:pStyle w:val="ac"/>
      </w:pPr>
    </w:p>
  </w:comment>
  <w:comment w:id="66" w:author="fl Bu" w:date="2017-05-21T14:49:00Z" w:initials="fB">
    <w:p w14:paraId="285CEC96" w14:textId="77777777" w:rsidR="001C1E9C" w:rsidRDefault="001C1E9C" w:rsidP="00222E17">
      <w:pPr>
        <w:pStyle w:val="ac"/>
      </w:pPr>
      <w:r>
        <w:rPr>
          <w:rStyle w:val="ab"/>
        </w:rPr>
        <w:annotationRef/>
      </w:r>
      <w:r>
        <w:rPr>
          <w:rFonts w:hint="eastAsia"/>
        </w:rPr>
        <w:t>上下各空一行。</w:t>
      </w:r>
    </w:p>
    <w:p w14:paraId="0FED1162" w14:textId="77777777" w:rsidR="001C1E9C" w:rsidRPr="00AC48A9" w:rsidRDefault="001C1E9C" w:rsidP="00222E17">
      <w:pPr>
        <w:pStyle w:val="ac"/>
      </w:pPr>
      <w:r w:rsidRPr="00453258">
        <w:rPr>
          <w:rFonts w:hint="eastAsia"/>
        </w:rPr>
        <w:t>居中格式，去掉首行缩进。</w:t>
      </w:r>
    </w:p>
    <w:p w14:paraId="14C09CBE" w14:textId="77777777" w:rsidR="001C1E9C" w:rsidRDefault="001C1E9C" w:rsidP="00222E17">
      <w:pPr>
        <w:pStyle w:val="ac"/>
      </w:pPr>
    </w:p>
  </w:comment>
  <w:comment w:id="67" w:author="fl Bu" w:date="2017-05-21T14:51:00Z" w:initials="fB">
    <w:p w14:paraId="3C49EB15" w14:textId="77777777" w:rsidR="001C1E9C" w:rsidRDefault="001C1E9C">
      <w:pPr>
        <w:pStyle w:val="ac"/>
      </w:pPr>
      <w:r>
        <w:rPr>
          <w:rStyle w:val="ab"/>
        </w:rPr>
        <w:annotationRef/>
      </w:r>
      <w:r>
        <w:rPr>
          <w:rFonts w:hint="eastAsia"/>
        </w:rPr>
        <w:t>去掉修订。</w:t>
      </w:r>
    </w:p>
    <w:p w14:paraId="7ACC5819" w14:textId="77777777" w:rsidR="001C1E9C" w:rsidRDefault="001C1E9C">
      <w:pPr>
        <w:pStyle w:val="ac"/>
      </w:pPr>
      <w:r>
        <w:rPr>
          <w:rFonts w:hint="eastAsia"/>
        </w:rPr>
        <w:t>一级标题左顶边。</w:t>
      </w:r>
    </w:p>
    <w:p w14:paraId="0C5C9E43" w14:textId="77777777" w:rsidR="001C1E9C" w:rsidRDefault="001C1E9C">
      <w:pPr>
        <w:pStyle w:val="ac"/>
      </w:pPr>
      <w:r>
        <w:rPr>
          <w:rFonts w:hint="eastAsia"/>
        </w:rPr>
        <w:t>二级标题缩进</w:t>
      </w:r>
      <w:r>
        <w:rPr>
          <w:rFonts w:hint="eastAsia"/>
        </w:rPr>
        <w:t>2</w:t>
      </w:r>
      <w:r>
        <w:rPr>
          <w:rFonts w:hint="eastAsia"/>
        </w:rPr>
        <w:t>字符。</w:t>
      </w:r>
    </w:p>
    <w:p w14:paraId="58302876" w14:textId="77777777" w:rsidR="001C1E9C" w:rsidRDefault="001C1E9C">
      <w:pPr>
        <w:pStyle w:val="ac"/>
      </w:pPr>
      <w:r>
        <w:rPr>
          <w:rFonts w:hint="eastAsia"/>
        </w:rPr>
        <w:t>三级标题缩进</w:t>
      </w:r>
      <w:r>
        <w:rPr>
          <w:rFonts w:hint="eastAsia"/>
        </w:rPr>
        <w:t>4</w:t>
      </w:r>
      <w:r>
        <w:rPr>
          <w:rFonts w:hint="eastAsia"/>
        </w:rPr>
        <w:t>字符。</w:t>
      </w:r>
    </w:p>
    <w:p w14:paraId="4A8D1294" w14:textId="77777777" w:rsidR="001C1E9C" w:rsidRDefault="001C1E9C">
      <w:pPr>
        <w:pStyle w:val="ac"/>
      </w:pPr>
      <w:r>
        <w:rPr>
          <w:rFonts w:hint="eastAsia"/>
        </w:rPr>
        <w:t>“附录”前缺“参考文献”</w:t>
      </w:r>
    </w:p>
  </w:comment>
  <w:comment w:id="1001" w:author="fl Bu" w:date="2017-05-21T14:55:00Z" w:initials="fB">
    <w:p w14:paraId="210E9E32" w14:textId="77777777" w:rsidR="001C1E9C" w:rsidRDefault="001C1E9C">
      <w:pPr>
        <w:pStyle w:val="ac"/>
      </w:pPr>
      <w:r>
        <w:rPr>
          <w:rStyle w:val="ab"/>
        </w:rPr>
        <w:annotationRef/>
      </w:r>
      <w:r>
        <w:rPr>
          <w:rFonts w:hint="eastAsia"/>
        </w:rPr>
        <w:t>页面设置错。</w:t>
      </w:r>
    </w:p>
    <w:p w14:paraId="48D7A341" w14:textId="77777777" w:rsidR="001C1E9C" w:rsidRDefault="001C1E9C">
      <w:pPr>
        <w:pStyle w:val="ac"/>
        <w:rPr>
          <w:rFonts w:ascii="SimSun" w:hAnsi="SimSun"/>
          <w:b/>
          <w:color w:val="FF0000"/>
          <w:sz w:val="28"/>
          <w:szCs w:val="28"/>
        </w:rPr>
      </w:pPr>
      <w:r w:rsidRPr="00EB327E">
        <w:rPr>
          <w:rFonts w:ascii="SimSun" w:hAnsi="SimSun" w:hint="eastAsia"/>
          <w:b/>
          <w:sz w:val="28"/>
          <w:szCs w:val="28"/>
        </w:rPr>
        <w:t>要求</w:t>
      </w:r>
      <w:r>
        <w:rPr>
          <w:rFonts w:ascii="SimSun" w:hAnsi="SimSun" w:hint="eastAsia"/>
          <w:b/>
          <w:sz w:val="28"/>
          <w:szCs w:val="28"/>
        </w:rPr>
        <w:t>全文</w:t>
      </w:r>
      <w:r w:rsidRPr="00EB327E">
        <w:rPr>
          <w:rFonts w:ascii="SimSun" w:hAnsi="SimSun" w:hint="eastAsia"/>
          <w:b/>
          <w:sz w:val="28"/>
          <w:szCs w:val="28"/>
        </w:rPr>
        <w:t>页</w:t>
      </w:r>
      <w:r>
        <w:rPr>
          <w:rFonts w:ascii="SimSun" w:hAnsi="SimSun" w:hint="eastAsia"/>
          <w:b/>
          <w:sz w:val="28"/>
          <w:szCs w:val="28"/>
        </w:rPr>
        <w:t>面</w:t>
      </w:r>
      <w:r w:rsidRPr="00EB327E">
        <w:rPr>
          <w:rFonts w:ascii="SimSun" w:hAnsi="SimSun" w:hint="eastAsia"/>
          <w:b/>
          <w:color w:val="FF0000"/>
          <w:sz w:val="28"/>
          <w:szCs w:val="28"/>
        </w:rPr>
        <w:t>页边距左边</w:t>
      </w:r>
      <w:smartTag w:uri="urn:schemas-microsoft-com:office:smarttags" w:element="chmetcnv">
        <w:smartTagPr>
          <w:attr w:name="UnitName" w:val="cm"/>
          <w:attr w:name="SourceValue" w:val="3"/>
          <w:attr w:name="HasSpace" w:val="False"/>
          <w:attr w:name="Negative" w:val="False"/>
          <w:attr w:name="NumberType" w:val="1"/>
          <w:attr w:name="TCSC" w:val="0"/>
        </w:smartTagPr>
        <w:r w:rsidRPr="00EB327E">
          <w:rPr>
            <w:rFonts w:ascii="SimSun" w:hAnsi="SimSun" w:hint="eastAsia"/>
            <w:b/>
            <w:color w:val="FF0000"/>
            <w:sz w:val="28"/>
            <w:szCs w:val="28"/>
          </w:rPr>
          <w:t>3cm</w:t>
        </w:r>
      </w:smartTag>
      <w:r w:rsidRPr="00EB327E">
        <w:rPr>
          <w:rFonts w:ascii="SimSun" w:hAnsi="SimSun" w:hint="eastAsia"/>
          <w:b/>
          <w:color w:val="FF0000"/>
          <w:sz w:val="28"/>
          <w:szCs w:val="28"/>
        </w:rPr>
        <w:t>,右边2cm</w:t>
      </w:r>
      <w:r>
        <w:rPr>
          <w:rFonts w:ascii="SimSun" w:hAnsi="SimSun" w:hint="eastAsia"/>
          <w:b/>
          <w:color w:val="FF0000"/>
          <w:sz w:val="28"/>
          <w:szCs w:val="28"/>
        </w:rPr>
        <w:t>，上下各2.54cm，“版式”选项</w:t>
      </w:r>
      <w:r>
        <w:rPr>
          <w:rFonts w:ascii="SimSun" w:hAnsi="SimSun"/>
          <w:b/>
          <w:color w:val="FF0000"/>
          <w:sz w:val="28"/>
          <w:szCs w:val="28"/>
        </w:rPr>
        <w:t>中</w:t>
      </w:r>
      <w:r>
        <w:rPr>
          <w:rFonts w:ascii="SimSun" w:hAnsi="SimSun" w:hint="eastAsia"/>
          <w:b/>
          <w:color w:val="FF0000"/>
          <w:sz w:val="28"/>
          <w:szCs w:val="28"/>
        </w:rPr>
        <w:t>距</w:t>
      </w:r>
      <w:r>
        <w:rPr>
          <w:rFonts w:ascii="SimSun" w:hAnsi="SimSun"/>
          <w:b/>
          <w:color w:val="FF0000"/>
          <w:sz w:val="28"/>
          <w:szCs w:val="28"/>
        </w:rPr>
        <w:t>边界</w:t>
      </w:r>
      <w:r>
        <w:rPr>
          <w:rFonts w:ascii="SimSun" w:hAnsi="SimSun" w:hint="eastAsia"/>
          <w:b/>
          <w:color w:val="FF0000"/>
          <w:sz w:val="28"/>
          <w:szCs w:val="28"/>
        </w:rPr>
        <w:t>：页眉1.2厘米；</w:t>
      </w:r>
      <w:r>
        <w:rPr>
          <w:rFonts w:ascii="SimSun" w:hAnsi="SimSun"/>
          <w:b/>
          <w:color w:val="FF0000"/>
          <w:sz w:val="28"/>
          <w:szCs w:val="28"/>
        </w:rPr>
        <w:t>页脚</w:t>
      </w:r>
      <w:r>
        <w:rPr>
          <w:rFonts w:ascii="SimSun" w:hAnsi="SimSun" w:hint="eastAsia"/>
          <w:b/>
          <w:color w:val="FF0000"/>
          <w:sz w:val="28"/>
          <w:szCs w:val="28"/>
        </w:rPr>
        <w:t>1.5厘米</w:t>
      </w:r>
      <w:r w:rsidRPr="00EB327E">
        <w:rPr>
          <w:rFonts w:ascii="SimSun" w:hAnsi="SimSun" w:hint="eastAsia"/>
          <w:b/>
          <w:color w:val="FF0000"/>
          <w:sz w:val="28"/>
          <w:szCs w:val="28"/>
        </w:rPr>
        <w:t>,全文1.25倍行距</w:t>
      </w:r>
      <w:r>
        <w:rPr>
          <w:rFonts w:ascii="SimSun" w:hAnsi="SimSun" w:hint="eastAsia"/>
          <w:b/>
          <w:color w:val="FF0000"/>
          <w:sz w:val="28"/>
          <w:szCs w:val="28"/>
        </w:rPr>
        <w:t>。页眉中:学校Logo（左顶边）与论文题目（右顶边）在同一行</w:t>
      </w:r>
      <w:r>
        <w:rPr>
          <w:rFonts w:hint="eastAsia"/>
        </w:rPr>
        <w:t>。</w:t>
      </w:r>
      <w:r>
        <w:rPr>
          <w:rFonts w:ascii="SimSun" w:hAnsi="SimSun" w:hint="eastAsia"/>
          <w:b/>
          <w:color w:val="FF0000"/>
          <w:sz w:val="28"/>
          <w:szCs w:val="28"/>
        </w:rPr>
        <w:t>页眉、页脚中:</w:t>
      </w:r>
      <w:r>
        <w:rPr>
          <w:rFonts w:ascii="SimSun" w:hAnsi="SimSun"/>
          <w:b/>
          <w:color w:val="FF0000"/>
          <w:sz w:val="28"/>
          <w:szCs w:val="28"/>
        </w:rPr>
        <w:t>不要有空行。</w:t>
      </w:r>
    </w:p>
    <w:p w14:paraId="139ECC35" w14:textId="77777777" w:rsidR="001C1E9C" w:rsidRDefault="001C1E9C">
      <w:pPr>
        <w:pStyle w:val="ac"/>
        <w:rPr>
          <w:rFonts w:ascii="SimSun" w:hAnsi="SimSun"/>
          <w:b/>
          <w:color w:val="FF0000"/>
          <w:sz w:val="28"/>
          <w:szCs w:val="28"/>
        </w:rPr>
      </w:pPr>
    </w:p>
    <w:p w14:paraId="4E0CCDB1" w14:textId="77777777" w:rsidR="001C1E9C" w:rsidRPr="00AC48A9" w:rsidRDefault="001C1E9C" w:rsidP="00D66B81">
      <w:pPr>
        <w:pStyle w:val="ac"/>
      </w:pPr>
      <w:r>
        <w:rPr>
          <w:rFonts w:ascii="SimSun" w:hAnsi="SimSun" w:hint="eastAsia"/>
          <w:b/>
          <w:color w:val="FF0000"/>
          <w:sz w:val="28"/>
          <w:szCs w:val="28"/>
        </w:rPr>
        <w:t>一级标题采用</w:t>
      </w:r>
      <w:r w:rsidRPr="00453258">
        <w:rPr>
          <w:rFonts w:hint="eastAsia"/>
        </w:rPr>
        <w:t>居中格式，去掉首行缩进。</w:t>
      </w:r>
    </w:p>
    <w:p w14:paraId="5C3BE13B" w14:textId="77777777" w:rsidR="001C1E9C" w:rsidRDefault="001C1E9C">
      <w:pPr>
        <w:pStyle w:val="ac"/>
      </w:pPr>
      <w:r>
        <w:rPr>
          <w:rFonts w:hint="eastAsia"/>
        </w:rPr>
        <w:t>上下各空一行。</w:t>
      </w:r>
    </w:p>
    <w:p w14:paraId="003C7DC9" w14:textId="77777777" w:rsidR="001C1E9C" w:rsidRPr="00D66B81" w:rsidRDefault="001C1E9C">
      <w:pPr>
        <w:pStyle w:val="ac"/>
      </w:pPr>
      <w:r>
        <w:rPr>
          <w:rFonts w:hint="eastAsia"/>
        </w:rPr>
        <w:t>以下同</w:t>
      </w:r>
    </w:p>
  </w:comment>
  <w:comment w:id="1022" w:author="fl Bu" w:date="2017-05-21T14:57:00Z" w:initials="fB">
    <w:p w14:paraId="63E8FB53" w14:textId="77777777" w:rsidR="001C1E9C" w:rsidRDefault="001C1E9C">
      <w:pPr>
        <w:pStyle w:val="ac"/>
      </w:pPr>
      <w:r>
        <w:rPr>
          <w:rStyle w:val="ab"/>
        </w:rPr>
        <w:annotationRef/>
      </w:r>
      <w:r>
        <w:rPr>
          <w:rFonts w:hint="eastAsia"/>
        </w:rPr>
        <w:t>三级标题紧跟在二级标题后时，三级标题前不要空行。</w:t>
      </w:r>
    </w:p>
    <w:p w14:paraId="7BFE8C78" w14:textId="77777777" w:rsidR="001C1E9C" w:rsidRDefault="001C1E9C">
      <w:pPr>
        <w:pStyle w:val="ac"/>
      </w:pPr>
      <w:r>
        <w:rPr>
          <w:rFonts w:hint="eastAsia"/>
        </w:rPr>
        <w:t>以下同</w:t>
      </w:r>
    </w:p>
  </w:comment>
  <w:comment w:id="1049" w:author="fl Bu" w:date="2017-05-21T14:58:00Z" w:initials="fB">
    <w:p w14:paraId="6F5FD851" w14:textId="77777777" w:rsidR="001C1E9C" w:rsidRPr="00AC48A9" w:rsidRDefault="001C1E9C" w:rsidP="00D66B81">
      <w:pPr>
        <w:pStyle w:val="ac"/>
      </w:pPr>
      <w:r>
        <w:rPr>
          <w:rStyle w:val="ab"/>
        </w:rPr>
        <w:annotationRef/>
      </w:r>
      <w:r>
        <w:rPr>
          <w:rFonts w:hint="eastAsia"/>
        </w:rPr>
        <w:t>图采用</w:t>
      </w:r>
      <w:r w:rsidRPr="00453258">
        <w:rPr>
          <w:rFonts w:hint="eastAsia"/>
        </w:rPr>
        <w:t>居中格式，去掉首行缩进。</w:t>
      </w:r>
    </w:p>
    <w:p w14:paraId="4AFA9E07" w14:textId="77777777" w:rsidR="001C1E9C" w:rsidRPr="00D66B81" w:rsidRDefault="001C1E9C">
      <w:pPr>
        <w:pStyle w:val="ac"/>
      </w:pPr>
      <w:r>
        <w:rPr>
          <w:rFonts w:hint="eastAsia"/>
        </w:rPr>
        <w:t>以下同</w:t>
      </w:r>
    </w:p>
  </w:comment>
  <w:comment w:id="1053" w:author="fl Bu" w:date="2017-05-21T14:58:00Z" w:initials="fB">
    <w:p w14:paraId="0B8D3D1A" w14:textId="77777777" w:rsidR="001C1E9C" w:rsidRDefault="001C1E9C" w:rsidP="00D66B81">
      <w:pPr>
        <w:pStyle w:val="ac"/>
      </w:pPr>
      <w:r>
        <w:rPr>
          <w:rStyle w:val="ab"/>
        </w:rPr>
        <w:annotationRef/>
      </w:r>
      <w:r>
        <w:rPr>
          <w:rFonts w:hint="eastAsia"/>
        </w:rPr>
        <w:t>图题采用</w:t>
      </w:r>
      <w:r w:rsidRPr="00453258">
        <w:rPr>
          <w:rFonts w:hint="eastAsia"/>
        </w:rPr>
        <w:t>居中格式，去掉首行缩进。</w:t>
      </w:r>
    </w:p>
    <w:p w14:paraId="446DB7A8" w14:textId="77777777" w:rsidR="001C1E9C" w:rsidRPr="00AC48A9" w:rsidRDefault="001C1E9C" w:rsidP="00D66B81">
      <w:pPr>
        <w:pStyle w:val="ac"/>
      </w:pPr>
      <w:r>
        <w:rPr>
          <w:rFonts w:hint="eastAsia"/>
        </w:rPr>
        <w:t>图题中，中文采用楷体五号，英文采用</w:t>
      </w:r>
      <w:r w:rsidRPr="00D66B81">
        <w:t>Times New Roman</w:t>
      </w:r>
      <w:r>
        <w:rPr>
          <w:rFonts w:hint="eastAsia"/>
        </w:rPr>
        <w:t>五号字符。</w:t>
      </w:r>
    </w:p>
    <w:p w14:paraId="402B7E20" w14:textId="77777777" w:rsidR="001C1E9C" w:rsidRDefault="001C1E9C" w:rsidP="00D66B81">
      <w:pPr>
        <w:pStyle w:val="ac"/>
      </w:pPr>
      <w:r>
        <w:rPr>
          <w:rFonts w:hint="eastAsia"/>
        </w:rPr>
        <w:t>以下同</w:t>
      </w:r>
    </w:p>
  </w:comment>
  <w:comment w:id="1083" w:author="fl Bu" w:date="2017-05-21T15:16:00Z" w:initials="fB">
    <w:p w14:paraId="5F926026" w14:textId="77777777" w:rsidR="001C1E9C" w:rsidRDefault="001C1E9C" w:rsidP="00EA45F7">
      <w:pPr>
        <w:pStyle w:val="ac"/>
      </w:pPr>
      <w:r>
        <w:rPr>
          <w:rStyle w:val="ab"/>
        </w:rPr>
        <w:annotationRef/>
      </w:r>
      <w:r>
        <w:rPr>
          <w:rFonts w:hint="eastAsia"/>
        </w:rPr>
        <w:t>参考文献是按引文在正文中第一次出现的顺序编号的。</w:t>
      </w:r>
    </w:p>
    <w:p w14:paraId="0D7F796F" w14:textId="77777777" w:rsidR="001C1E9C" w:rsidRDefault="001C1E9C" w:rsidP="00EA45F7">
      <w:pPr>
        <w:pStyle w:val="ac"/>
      </w:pPr>
      <w:r>
        <w:rPr>
          <w:rFonts w:hint="eastAsia"/>
        </w:rPr>
        <w:t>以下同</w:t>
      </w:r>
    </w:p>
  </w:comment>
  <w:comment w:id="1270" w:author="fl Bu" w:date="2017-05-21T15:01:00Z" w:initials="fB">
    <w:p w14:paraId="799BE334" w14:textId="77777777" w:rsidR="001C1E9C" w:rsidRDefault="001C1E9C" w:rsidP="00D66B81">
      <w:pPr>
        <w:pStyle w:val="ac"/>
      </w:pPr>
      <w:r>
        <w:rPr>
          <w:rStyle w:val="ab"/>
        </w:rPr>
        <w:annotationRef/>
      </w:r>
      <w:r>
        <w:rPr>
          <w:rFonts w:hint="eastAsia"/>
        </w:rPr>
        <w:t>表题采用</w:t>
      </w:r>
      <w:r w:rsidRPr="00453258">
        <w:rPr>
          <w:rFonts w:hint="eastAsia"/>
        </w:rPr>
        <w:t>居中格式，去掉首行缩进。</w:t>
      </w:r>
    </w:p>
    <w:p w14:paraId="6C683F2B" w14:textId="77777777" w:rsidR="001C1E9C" w:rsidRPr="00AC48A9" w:rsidRDefault="001C1E9C" w:rsidP="00D66B81">
      <w:pPr>
        <w:pStyle w:val="ac"/>
      </w:pPr>
      <w:r>
        <w:rPr>
          <w:rFonts w:hint="eastAsia"/>
        </w:rPr>
        <w:t>表题中，中文采用楷体五号，英文采用</w:t>
      </w:r>
      <w:r w:rsidRPr="00D66B81">
        <w:t>Times New Roman</w:t>
      </w:r>
      <w:r>
        <w:rPr>
          <w:rFonts w:hint="eastAsia"/>
        </w:rPr>
        <w:t>五号字符。</w:t>
      </w:r>
    </w:p>
    <w:p w14:paraId="764C496E" w14:textId="77777777" w:rsidR="001C1E9C" w:rsidRDefault="001C1E9C" w:rsidP="00D66B81">
      <w:pPr>
        <w:pStyle w:val="ac"/>
      </w:pPr>
      <w:r>
        <w:rPr>
          <w:rFonts w:hint="eastAsia"/>
        </w:rPr>
        <w:t>以下同</w:t>
      </w:r>
    </w:p>
    <w:p w14:paraId="67AA080E" w14:textId="77777777" w:rsidR="001C1E9C" w:rsidRPr="00D66B81" w:rsidRDefault="001C1E9C">
      <w:pPr>
        <w:pStyle w:val="ac"/>
      </w:pPr>
    </w:p>
  </w:comment>
  <w:comment w:id="1342" w:author="fl Bu" w:date="2017-05-21T15:04:00Z" w:initials="fB">
    <w:p w14:paraId="38B94DF8" w14:textId="77777777" w:rsidR="001C1E9C" w:rsidRDefault="001C1E9C">
      <w:pPr>
        <w:pStyle w:val="ac"/>
      </w:pPr>
      <w:r>
        <w:rPr>
          <w:rStyle w:val="ab"/>
        </w:rPr>
        <w:annotationRef/>
      </w:r>
      <w:r>
        <w:rPr>
          <w:rFonts w:hint="eastAsia"/>
        </w:rPr>
        <w:t>你可适当地将与图相关的文字放在图前或图后，尽量不要在页面上留下大片空白。</w:t>
      </w:r>
    </w:p>
    <w:p w14:paraId="37F0E9A4" w14:textId="77777777" w:rsidR="001C1E9C" w:rsidRDefault="001C1E9C">
      <w:pPr>
        <w:pStyle w:val="ac"/>
      </w:pPr>
      <w:r>
        <w:rPr>
          <w:rFonts w:hint="eastAsia"/>
        </w:rPr>
        <w:t>以下同</w:t>
      </w:r>
    </w:p>
  </w:comment>
  <w:comment w:id="1517" w:author="fl Bu" w:date="2017-05-21T15:07:00Z" w:initials="fB">
    <w:p w14:paraId="2243A4BF" w14:textId="77777777" w:rsidR="001C1E9C" w:rsidRDefault="001C1E9C">
      <w:pPr>
        <w:pStyle w:val="ac"/>
      </w:pPr>
      <w:r>
        <w:rPr>
          <w:rStyle w:val="ab"/>
        </w:rPr>
        <w:annotationRef/>
      </w:r>
      <w:r>
        <w:rPr>
          <w:rFonts w:hint="eastAsia"/>
        </w:rPr>
        <w:t>表与表题不可以跨页。</w:t>
      </w:r>
    </w:p>
    <w:p w14:paraId="1814031D" w14:textId="77777777" w:rsidR="001C1E9C" w:rsidRDefault="001C1E9C">
      <w:pPr>
        <w:pStyle w:val="ac"/>
      </w:pPr>
      <w:r>
        <w:rPr>
          <w:rFonts w:hint="eastAsia"/>
        </w:rPr>
        <w:t>以下同</w:t>
      </w:r>
    </w:p>
  </w:comment>
  <w:comment w:id="1674" w:author="fl Bu" w:date="2017-05-21T15:09:00Z" w:initials="fB">
    <w:p w14:paraId="52C82D33" w14:textId="77777777" w:rsidR="001C1E9C" w:rsidRDefault="001C1E9C">
      <w:pPr>
        <w:pStyle w:val="ac"/>
      </w:pPr>
      <w:r>
        <w:rPr>
          <w:rStyle w:val="ab"/>
        </w:rPr>
        <w:annotationRef/>
      </w:r>
      <w:r>
        <w:rPr>
          <w:rFonts w:hint="eastAsia"/>
        </w:rPr>
        <w:t>图号对吗？</w:t>
      </w:r>
    </w:p>
    <w:p w14:paraId="647AEA2C" w14:textId="77777777" w:rsidR="001C1E9C" w:rsidRDefault="001C1E9C">
      <w:pPr>
        <w:pStyle w:val="ac"/>
      </w:pPr>
      <w:r>
        <w:rPr>
          <w:rFonts w:hint="eastAsia"/>
        </w:rPr>
        <w:t>以下同</w:t>
      </w:r>
    </w:p>
  </w:comment>
  <w:comment w:id="1769" w:author="fl Bu" w:date="2017-05-21T15:10:00Z" w:initials="fB">
    <w:p w14:paraId="5A76825C" w14:textId="77777777" w:rsidR="001C1E9C" w:rsidRDefault="001C1E9C">
      <w:pPr>
        <w:pStyle w:val="ac"/>
      </w:pPr>
      <w:r>
        <w:rPr>
          <w:rStyle w:val="ab"/>
        </w:rPr>
        <w:annotationRef/>
      </w:r>
      <w:r>
        <w:rPr>
          <w:rFonts w:hint="eastAsia"/>
        </w:rPr>
        <w:t>楷体五号。</w:t>
      </w:r>
    </w:p>
    <w:p w14:paraId="0F73DE3D" w14:textId="77777777" w:rsidR="001C1E9C" w:rsidRDefault="001C1E9C">
      <w:pPr>
        <w:pStyle w:val="ac"/>
      </w:pPr>
      <w:r>
        <w:rPr>
          <w:rFonts w:hint="eastAsia"/>
        </w:rPr>
        <w:t>以下同</w:t>
      </w:r>
    </w:p>
  </w:comment>
  <w:comment w:id="1818" w:author="fl Bu" w:date="2017-05-21T15:11:00Z" w:initials="fB">
    <w:p w14:paraId="6B218354" w14:textId="77777777" w:rsidR="001C1E9C" w:rsidRDefault="001C1E9C">
      <w:pPr>
        <w:pStyle w:val="ac"/>
      </w:pPr>
      <w:r>
        <w:rPr>
          <w:rStyle w:val="ab"/>
        </w:rPr>
        <w:annotationRef/>
      </w:r>
      <w:r>
        <w:rPr>
          <w:rFonts w:hint="eastAsia"/>
        </w:rPr>
        <w:t>图与图题不可以跨页。</w:t>
      </w:r>
    </w:p>
    <w:p w14:paraId="7FB81E0E" w14:textId="77777777" w:rsidR="001C1E9C" w:rsidRDefault="001C1E9C">
      <w:pPr>
        <w:pStyle w:val="ac"/>
      </w:pPr>
      <w:r>
        <w:rPr>
          <w:rFonts w:hint="eastAsia"/>
        </w:rPr>
        <w:t>以下同</w:t>
      </w:r>
    </w:p>
  </w:comment>
  <w:comment w:id="1846" w:author="fl Bu" w:date="2017-05-21T15:12:00Z" w:initials="fB">
    <w:p w14:paraId="5565F8B2" w14:textId="77777777" w:rsidR="001C1E9C" w:rsidRDefault="001C1E9C">
      <w:pPr>
        <w:pStyle w:val="ac"/>
      </w:pPr>
      <w:r>
        <w:rPr>
          <w:rStyle w:val="ab"/>
        </w:rPr>
        <w:annotationRef/>
      </w:r>
      <w:r>
        <w:rPr>
          <w:rFonts w:hint="eastAsia"/>
        </w:rPr>
        <w:t>参考文献各部分之间一律用逗号分隔。</w:t>
      </w:r>
    </w:p>
    <w:p w14:paraId="44029703" w14:textId="77777777" w:rsidR="001C1E9C" w:rsidRDefault="001C1E9C">
      <w:pPr>
        <w:pStyle w:val="ac"/>
      </w:pPr>
      <w:r>
        <w:rPr>
          <w:rFonts w:hint="eastAsia"/>
        </w:rPr>
        <w:t>以下同</w:t>
      </w:r>
    </w:p>
  </w:comment>
  <w:comment w:id="1847" w:author="fl Bu" w:date="2017-05-21T15:12:00Z" w:initials="fB">
    <w:p w14:paraId="32681978" w14:textId="77777777" w:rsidR="001C1E9C" w:rsidRDefault="001C1E9C">
      <w:pPr>
        <w:pStyle w:val="ac"/>
      </w:pPr>
      <w:r>
        <w:rPr>
          <w:rStyle w:val="ab"/>
        </w:rPr>
        <w:annotationRef/>
      </w:r>
      <w:r>
        <w:rPr>
          <w:rFonts w:hint="eastAsia"/>
        </w:rPr>
        <w:t>用分类符。</w:t>
      </w:r>
    </w:p>
    <w:p w14:paraId="5EA5E017" w14:textId="77777777" w:rsidR="001C1E9C" w:rsidRDefault="001C1E9C">
      <w:pPr>
        <w:pStyle w:val="ac"/>
      </w:pPr>
      <w:r>
        <w:rPr>
          <w:rFonts w:hint="eastAsia"/>
        </w:rPr>
        <w:t>以下同</w:t>
      </w:r>
    </w:p>
  </w:comment>
  <w:comment w:id="1848" w:author="fl Bu" w:date="2017-05-21T15:12:00Z" w:initials="fB">
    <w:p w14:paraId="1C92C7D8" w14:textId="77777777" w:rsidR="001C1E9C" w:rsidRDefault="001C1E9C">
      <w:pPr>
        <w:pStyle w:val="ac"/>
      </w:pPr>
      <w:r>
        <w:rPr>
          <w:rStyle w:val="ab"/>
        </w:rPr>
        <w:annotationRef/>
      </w:r>
      <w:r>
        <w:rPr>
          <w:rFonts w:hint="eastAsia"/>
        </w:rPr>
        <w:t>缺分类。</w:t>
      </w:r>
    </w:p>
    <w:p w14:paraId="46097C1D" w14:textId="77777777" w:rsidR="001C1E9C" w:rsidRDefault="001C1E9C">
      <w:pPr>
        <w:pStyle w:val="ac"/>
      </w:pPr>
      <w:r>
        <w:rPr>
          <w:rFonts w:hint="eastAsia"/>
        </w:rPr>
        <w:t>以下同</w:t>
      </w:r>
    </w:p>
  </w:comment>
  <w:comment w:id="1859" w:author="fl Bu" w:date="2017-05-21T15:14:00Z" w:initials="fB">
    <w:p w14:paraId="74EB4BC9" w14:textId="77777777" w:rsidR="001C1E9C" w:rsidRDefault="001C1E9C">
      <w:pPr>
        <w:pStyle w:val="ac"/>
      </w:pPr>
      <w:r>
        <w:rPr>
          <w:rStyle w:val="ab"/>
        </w:rPr>
        <w:annotationRef/>
      </w:r>
      <w:r>
        <w:rPr>
          <w:rFonts w:hint="eastAsia"/>
        </w:rPr>
        <w:t>小四号宋体。</w:t>
      </w:r>
    </w:p>
  </w:comment>
  <w:comment w:id="1860" w:author="fl Bu" w:date="2017-05-21T15:14:00Z" w:initials="fB">
    <w:p w14:paraId="01C74367" w14:textId="77777777" w:rsidR="001C1E9C" w:rsidRDefault="001C1E9C">
      <w:pPr>
        <w:pStyle w:val="ac"/>
      </w:pPr>
      <w:r>
        <w:rPr>
          <w:rStyle w:val="ab"/>
        </w:rPr>
        <w:annotationRef/>
      </w:r>
      <w:r>
        <w:rPr>
          <w:rFonts w:hint="eastAsia"/>
        </w:rPr>
        <w:t>不确切。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7C17F9" w15:done="1"/>
  <w15:commentEx w15:paraId="42CCA76B" w15:done="1"/>
  <w15:commentEx w15:paraId="6009FDD9" w15:done="1"/>
  <w15:commentEx w15:paraId="46078BAD" w15:done="1"/>
  <w15:commentEx w15:paraId="7BA248D0" w15:done="1"/>
  <w15:commentEx w15:paraId="22FF0E62" w15:done="1"/>
  <w15:commentEx w15:paraId="4F671F39" w15:done="1"/>
  <w15:commentEx w15:paraId="387444B9" w15:done="1"/>
  <w15:commentEx w15:paraId="63CAECA7" w15:done="1"/>
  <w15:commentEx w15:paraId="55AC3928" w15:done="1"/>
  <w15:commentEx w15:paraId="4B19952A" w15:done="1"/>
  <w15:commentEx w15:paraId="4BBFB418" w15:done="1"/>
  <w15:commentEx w15:paraId="46F2C839" w15:done="1"/>
  <w15:commentEx w15:paraId="6AF81696" w15:done="0"/>
  <w15:commentEx w15:paraId="4A875734" w15:done="1"/>
  <w15:commentEx w15:paraId="31939C71" w15:done="1"/>
  <w15:commentEx w15:paraId="29D6969E" w15:done="1"/>
  <w15:commentEx w15:paraId="14C09CBE" w15:done="0"/>
  <w15:commentEx w15:paraId="4A8D1294" w15:done="0"/>
  <w15:commentEx w15:paraId="003C7DC9" w15:done="1"/>
  <w15:commentEx w15:paraId="7BFE8C78" w15:done="1"/>
  <w15:commentEx w15:paraId="4AFA9E07" w15:done="1"/>
  <w15:commentEx w15:paraId="402B7E20" w15:done="1"/>
  <w15:commentEx w15:paraId="0D7F796F" w15:done="0"/>
  <w15:commentEx w15:paraId="67AA080E" w15:done="1"/>
  <w15:commentEx w15:paraId="37F0E9A4" w15:done="1"/>
  <w15:commentEx w15:paraId="1814031D" w15:done="1"/>
  <w15:commentEx w15:paraId="647AEA2C" w15:done="0"/>
  <w15:commentEx w15:paraId="0F73DE3D" w15:done="0"/>
  <w15:commentEx w15:paraId="7FB81E0E" w15:done="0"/>
  <w15:commentEx w15:paraId="44029703" w15:done="0"/>
  <w15:commentEx w15:paraId="5EA5E017" w15:done="0"/>
  <w15:commentEx w15:paraId="46097C1D" w15:done="0"/>
  <w15:commentEx w15:paraId="74EB4BC9" w15:done="0"/>
  <w15:commentEx w15:paraId="01C7436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92716F" w14:textId="77777777" w:rsidR="005404E8" w:rsidRDefault="005404E8" w:rsidP="00145AC8">
      <w:pPr>
        <w:ind w:right="25"/>
      </w:pPr>
      <w:r>
        <w:separator/>
      </w:r>
    </w:p>
    <w:p w14:paraId="1A16AC75" w14:textId="77777777" w:rsidR="005404E8" w:rsidRDefault="005404E8" w:rsidP="00145AC8">
      <w:pPr>
        <w:ind w:right="25"/>
      </w:pPr>
    </w:p>
    <w:p w14:paraId="72E2C52A" w14:textId="77777777" w:rsidR="005404E8" w:rsidRDefault="005404E8" w:rsidP="00145AC8">
      <w:pPr>
        <w:ind w:right="25"/>
      </w:pPr>
    </w:p>
    <w:p w14:paraId="00B2D319" w14:textId="77777777" w:rsidR="005404E8" w:rsidRDefault="005404E8" w:rsidP="00145AC8">
      <w:pPr>
        <w:ind w:right="25"/>
      </w:pPr>
    </w:p>
    <w:p w14:paraId="67591CDA" w14:textId="77777777" w:rsidR="005404E8" w:rsidRDefault="005404E8" w:rsidP="00145AC8">
      <w:pPr>
        <w:ind w:right="25"/>
      </w:pPr>
    </w:p>
    <w:p w14:paraId="60B4CEEE" w14:textId="77777777" w:rsidR="005404E8" w:rsidRDefault="005404E8"/>
    <w:p w14:paraId="13736FCF" w14:textId="77777777" w:rsidR="005404E8" w:rsidRDefault="005404E8" w:rsidP="00F00ADF"/>
    <w:p w14:paraId="4E950887" w14:textId="77777777" w:rsidR="005404E8" w:rsidRDefault="005404E8" w:rsidP="00F00ADF"/>
    <w:p w14:paraId="467502F3" w14:textId="77777777" w:rsidR="005404E8" w:rsidRDefault="005404E8" w:rsidP="00F00ADF"/>
    <w:p w14:paraId="11FF114D" w14:textId="77777777" w:rsidR="005404E8" w:rsidRDefault="005404E8" w:rsidP="00F00ADF"/>
    <w:p w14:paraId="01477578" w14:textId="77777777" w:rsidR="005404E8" w:rsidRDefault="005404E8" w:rsidP="00F00ADF"/>
    <w:p w14:paraId="2D721C71" w14:textId="77777777" w:rsidR="005404E8" w:rsidRDefault="005404E8"/>
    <w:p w14:paraId="0DB9D619" w14:textId="77777777" w:rsidR="005404E8" w:rsidRDefault="005404E8"/>
    <w:p w14:paraId="2D574128" w14:textId="77777777" w:rsidR="005404E8" w:rsidRDefault="005404E8" w:rsidP="00D47BA5"/>
    <w:p w14:paraId="076B62FB" w14:textId="77777777" w:rsidR="005404E8" w:rsidRDefault="005404E8" w:rsidP="00D47BA5"/>
    <w:p w14:paraId="3DC0DEEF" w14:textId="77777777" w:rsidR="005404E8" w:rsidRDefault="005404E8" w:rsidP="00D47BA5"/>
    <w:p w14:paraId="2B354B4F" w14:textId="77777777" w:rsidR="005404E8" w:rsidRDefault="005404E8" w:rsidP="00D47BA5"/>
    <w:p w14:paraId="3696D4A4" w14:textId="77777777" w:rsidR="005404E8" w:rsidRDefault="005404E8" w:rsidP="00D47BA5"/>
    <w:p w14:paraId="5368613B" w14:textId="77777777" w:rsidR="005404E8" w:rsidRDefault="005404E8"/>
    <w:p w14:paraId="6667037A" w14:textId="77777777" w:rsidR="005404E8" w:rsidRDefault="005404E8" w:rsidP="00CC04E5"/>
    <w:p w14:paraId="18FD4081" w14:textId="77777777" w:rsidR="005404E8" w:rsidRDefault="005404E8" w:rsidP="00CC04E5"/>
    <w:p w14:paraId="46A05EE4" w14:textId="77777777" w:rsidR="005404E8" w:rsidRDefault="005404E8" w:rsidP="00CC04E5"/>
  </w:endnote>
  <w:endnote w:type="continuationSeparator" w:id="0">
    <w:p w14:paraId="73C91545" w14:textId="77777777" w:rsidR="005404E8" w:rsidRDefault="005404E8" w:rsidP="00145AC8">
      <w:pPr>
        <w:ind w:right="25"/>
      </w:pPr>
      <w:r>
        <w:continuationSeparator/>
      </w:r>
    </w:p>
    <w:p w14:paraId="0441EA56" w14:textId="77777777" w:rsidR="005404E8" w:rsidRDefault="005404E8" w:rsidP="00145AC8">
      <w:pPr>
        <w:ind w:right="25"/>
      </w:pPr>
    </w:p>
    <w:p w14:paraId="6FC798DD" w14:textId="77777777" w:rsidR="005404E8" w:rsidRDefault="005404E8" w:rsidP="00145AC8">
      <w:pPr>
        <w:ind w:right="25"/>
      </w:pPr>
    </w:p>
    <w:p w14:paraId="57405C41" w14:textId="77777777" w:rsidR="005404E8" w:rsidRDefault="005404E8" w:rsidP="00145AC8">
      <w:pPr>
        <w:ind w:right="25"/>
      </w:pPr>
    </w:p>
    <w:p w14:paraId="5B20211F" w14:textId="77777777" w:rsidR="005404E8" w:rsidRDefault="005404E8" w:rsidP="00145AC8">
      <w:pPr>
        <w:ind w:right="25"/>
      </w:pPr>
    </w:p>
    <w:p w14:paraId="7AA39799" w14:textId="77777777" w:rsidR="005404E8" w:rsidRDefault="005404E8"/>
    <w:p w14:paraId="70FBB3A7" w14:textId="77777777" w:rsidR="005404E8" w:rsidRDefault="005404E8" w:rsidP="00F00ADF"/>
    <w:p w14:paraId="0327FD3E" w14:textId="77777777" w:rsidR="005404E8" w:rsidRDefault="005404E8" w:rsidP="00F00ADF"/>
    <w:p w14:paraId="302AD278" w14:textId="77777777" w:rsidR="005404E8" w:rsidRDefault="005404E8" w:rsidP="00F00ADF"/>
    <w:p w14:paraId="75D9201B" w14:textId="77777777" w:rsidR="005404E8" w:rsidRDefault="005404E8" w:rsidP="00F00ADF"/>
    <w:p w14:paraId="25B1ACD6" w14:textId="77777777" w:rsidR="005404E8" w:rsidRDefault="005404E8" w:rsidP="00F00ADF"/>
    <w:p w14:paraId="2C405F7E" w14:textId="77777777" w:rsidR="005404E8" w:rsidRDefault="005404E8"/>
    <w:p w14:paraId="3C9C1EC5" w14:textId="77777777" w:rsidR="005404E8" w:rsidRDefault="005404E8"/>
    <w:p w14:paraId="4C5535AC" w14:textId="77777777" w:rsidR="005404E8" w:rsidRDefault="005404E8" w:rsidP="00D47BA5"/>
    <w:p w14:paraId="7BF8D39C" w14:textId="77777777" w:rsidR="005404E8" w:rsidRDefault="005404E8" w:rsidP="00D47BA5"/>
    <w:p w14:paraId="13DAF67E" w14:textId="77777777" w:rsidR="005404E8" w:rsidRDefault="005404E8" w:rsidP="00D47BA5"/>
    <w:p w14:paraId="522F0C20" w14:textId="77777777" w:rsidR="005404E8" w:rsidRDefault="005404E8" w:rsidP="00D47BA5"/>
    <w:p w14:paraId="71F104FC" w14:textId="77777777" w:rsidR="005404E8" w:rsidRDefault="005404E8" w:rsidP="00D47BA5"/>
    <w:p w14:paraId="46591DD3" w14:textId="77777777" w:rsidR="005404E8" w:rsidRDefault="005404E8"/>
    <w:p w14:paraId="63D9FF3E" w14:textId="77777777" w:rsidR="005404E8" w:rsidRDefault="005404E8" w:rsidP="00CC04E5"/>
    <w:p w14:paraId="3D21D453" w14:textId="77777777" w:rsidR="005404E8" w:rsidRDefault="005404E8" w:rsidP="00CC04E5"/>
    <w:p w14:paraId="55DB5615" w14:textId="77777777" w:rsidR="005404E8" w:rsidRDefault="005404E8" w:rsidP="00CC04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altName w:val="Carlito"/>
    <w:panose1 w:val="020F0502020204030204"/>
    <w:charset w:val="00"/>
    <w:family w:val="swiss"/>
    <w:pitch w:val="variable"/>
    <w:sig w:usb0="A00002EF" w:usb1="4000207B"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ucida Grande">
    <w:altName w:val="Arial"/>
    <w:charset w:val="00"/>
    <w:family w:val="auto"/>
    <w:pitch w:val="variable"/>
    <w:sig w:usb0="00000000" w:usb1="5000A1FF" w:usb2="00000000" w:usb3="00000000" w:csb0="000001BF" w:csb1="00000000"/>
  </w:font>
  <w:font w:name="Cambria">
    <w:altName w:val="Caladea"/>
    <w:panose1 w:val="02040503050406030204"/>
    <w:charset w:val="00"/>
    <w:family w:val="roman"/>
    <w:pitch w:val="variable"/>
    <w:sig w:usb0="A00002EF" w:usb1="4000004B" w:usb2="00000000" w:usb3="00000000" w:csb0="0000009F" w:csb1="00000000"/>
  </w:font>
  <w:font w:name="KaiTi">
    <w:panose1 w:val="02010609060101010101"/>
    <w:charset w:val="86"/>
    <w:family w:val="modern"/>
    <w:pitch w:val="fixed"/>
    <w:sig w:usb0="800002BF" w:usb1="38CF7CFA" w:usb2="00000016" w:usb3="00000000" w:csb0="00040001" w:csb1="00000000"/>
  </w:font>
  <w:font w:name="Cambria Math">
    <w:altName w:val="Source Sans Pro"/>
    <w:panose1 w:val="02040503050406030204"/>
    <w:charset w:val="00"/>
    <w:family w:val="roman"/>
    <w:pitch w:val="variable"/>
    <w:sig w:usb0="A00002EF" w:usb1="420020EB" w:usb2="00000000" w:usb3="00000000" w:csb0="0000009F" w:csb1="00000000"/>
  </w:font>
  <w:font w:name="KaiTi_GB2312">
    <w:altName w:val="楷体"/>
    <w:panose1 w:val="02010609060101010101"/>
    <w:charset w:val="86"/>
    <w:family w:val="modern"/>
    <w:pitch w:val="fixed"/>
    <w:sig w:usb0="800002BF" w:usb1="38CF7CFA" w:usb2="00000016" w:usb3="00000000" w:csb0="00040001" w:csb1="00000000"/>
  </w:font>
  <w:font w:name="楷体">
    <w:altName w:val="Microsoft YaHei"/>
    <w:charset w:val="86"/>
    <w:family w:val="modern"/>
    <w:pitch w:val="fixed"/>
    <w:sig w:usb0="00000000"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40881" w14:textId="77777777" w:rsidR="001C1E9C" w:rsidRDefault="001C1E9C" w:rsidP="00021775">
    <w:pPr>
      <w:pStyle w:val="a7"/>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6BB71833" w14:textId="77777777" w:rsidR="001C1E9C" w:rsidRDefault="001C1E9C">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48A2B" w14:textId="77777777" w:rsidR="001C1E9C" w:rsidRDefault="001C1E9C" w:rsidP="00021775">
    <w:pPr>
      <w:pStyle w:val="a7"/>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DEAD0" w14:textId="77777777" w:rsidR="001C1E9C" w:rsidRDefault="001C1E9C" w:rsidP="00021775">
    <w:pPr>
      <w:pStyle w:val="a7"/>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7 </w:t>
    </w:r>
    <w:r>
      <w:rPr>
        <w:rFonts w:hint="eastAsia"/>
        <w:kern w:val="0"/>
        <w:szCs w:val="21"/>
      </w:rPr>
      <w:t>页</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B31A6" w14:textId="30608300" w:rsidR="001C1E9C" w:rsidRDefault="001C1E9C">
    <w:pPr>
      <w:pStyle w:val="a7"/>
      <w:jc w:val="center"/>
    </w:pPr>
    <w:r>
      <w:fldChar w:fldCharType="begin"/>
    </w:r>
    <w:r>
      <w:instrText xml:space="preserve"> PAGE   \* MERGEFORMAT </w:instrText>
    </w:r>
    <w:r>
      <w:fldChar w:fldCharType="separate"/>
    </w:r>
    <w:r w:rsidR="003C275E" w:rsidRPr="003C275E">
      <w:rPr>
        <w:noProof/>
        <w:lang w:val="zh-CN"/>
      </w:rPr>
      <w:t>VII</w:t>
    </w:r>
    <w:r>
      <w:rPr>
        <w:noProof/>
        <w:lang w:val="zh-CN"/>
      </w:rPr>
      <w:fldChar w:fldCharType="end"/>
    </w:r>
  </w:p>
  <w:p w14:paraId="4BFC9E72" w14:textId="77777777" w:rsidR="001C1E9C" w:rsidRDefault="001C1E9C" w:rsidP="00021775">
    <w:pPr>
      <w:pStyle w:val="a7"/>
      <w:ind w:right="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388F" w14:textId="48DC58A6" w:rsidR="001C1E9C" w:rsidRDefault="001C1E9C" w:rsidP="00145AC8">
    <w:pPr>
      <w:pStyle w:val="a7"/>
      <w:ind w:right="25"/>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8A21D8">
      <w:rPr>
        <w:rStyle w:val="a9"/>
        <w:noProof/>
      </w:rPr>
      <w:t>31</w:t>
    </w:r>
    <w:r>
      <w:rPr>
        <w:rStyle w:val="a9"/>
      </w:rPr>
      <w:fldChar w:fldCharType="end"/>
    </w:r>
  </w:p>
  <w:p w14:paraId="7A6EC70C" w14:textId="77777777" w:rsidR="001C1E9C" w:rsidRDefault="001C1E9C" w:rsidP="004C3764">
    <w:pPr>
      <w:pStyle w:val="a7"/>
      <w:ind w:right="25"/>
      <w:jc w:val="center"/>
    </w:pP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3032AB" w14:textId="77777777" w:rsidR="005404E8" w:rsidRDefault="005404E8" w:rsidP="00145AC8">
      <w:pPr>
        <w:ind w:right="25"/>
      </w:pPr>
      <w:r>
        <w:separator/>
      </w:r>
    </w:p>
    <w:p w14:paraId="2814B0FD" w14:textId="77777777" w:rsidR="005404E8" w:rsidRDefault="005404E8" w:rsidP="00145AC8">
      <w:pPr>
        <w:ind w:right="25"/>
      </w:pPr>
    </w:p>
    <w:p w14:paraId="3CD6B386" w14:textId="77777777" w:rsidR="005404E8" w:rsidRDefault="005404E8" w:rsidP="00145AC8">
      <w:pPr>
        <w:ind w:right="25"/>
      </w:pPr>
    </w:p>
    <w:p w14:paraId="13B1FED0" w14:textId="77777777" w:rsidR="005404E8" w:rsidRDefault="005404E8" w:rsidP="00145AC8">
      <w:pPr>
        <w:ind w:right="25"/>
      </w:pPr>
    </w:p>
    <w:p w14:paraId="2E8930F4" w14:textId="77777777" w:rsidR="005404E8" w:rsidRDefault="005404E8" w:rsidP="00145AC8">
      <w:pPr>
        <w:ind w:right="25"/>
      </w:pPr>
    </w:p>
    <w:p w14:paraId="6027CDBD" w14:textId="77777777" w:rsidR="005404E8" w:rsidRDefault="005404E8"/>
    <w:p w14:paraId="720CC857" w14:textId="77777777" w:rsidR="005404E8" w:rsidRDefault="005404E8" w:rsidP="00F00ADF"/>
    <w:p w14:paraId="6F6E9508" w14:textId="77777777" w:rsidR="005404E8" w:rsidRDefault="005404E8" w:rsidP="00F00ADF"/>
    <w:p w14:paraId="0058559D" w14:textId="77777777" w:rsidR="005404E8" w:rsidRDefault="005404E8" w:rsidP="00F00ADF"/>
    <w:p w14:paraId="57D90555" w14:textId="77777777" w:rsidR="005404E8" w:rsidRDefault="005404E8" w:rsidP="00F00ADF"/>
    <w:p w14:paraId="3BAE688B" w14:textId="77777777" w:rsidR="005404E8" w:rsidRDefault="005404E8" w:rsidP="00F00ADF"/>
    <w:p w14:paraId="2CED7C7B" w14:textId="77777777" w:rsidR="005404E8" w:rsidRDefault="005404E8"/>
    <w:p w14:paraId="2DCD4850" w14:textId="77777777" w:rsidR="005404E8" w:rsidRDefault="005404E8"/>
    <w:p w14:paraId="375BDF6F" w14:textId="77777777" w:rsidR="005404E8" w:rsidRDefault="005404E8" w:rsidP="00D47BA5"/>
    <w:p w14:paraId="5A976BE8" w14:textId="77777777" w:rsidR="005404E8" w:rsidRDefault="005404E8" w:rsidP="00D47BA5"/>
    <w:p w14:paraId="7E13812A" w14:textId="77777777" w:rsidR="005404E8" w:rsidRDefault="005404E8" w:rsidP="00D47BA5"/>
    <w:p w14:paraId="4D4F18F3" w14:textId="77777777" w:rsidR="005404E8" w:rsidRDefault="005404E8" w:rsidP="00D47BA5"/>
    <w:p w14:paraId="6E7D034F" w14:textId="77777777" w:rsidR="005404E8" w:rsidRDefault="005404E8" w:rsidP="00D47BA5"/>
    <w:p w14:paraId="4CF4D028" w14:textId="77777777" w:rsidR="005404E8" w:rsidRDefault="005404E8"/>
    <w:p w14:paraId="66E25C14" w14:textId="77777777" w:rsidR="005404E8" w:rsidRDefault="005404E8" w:rsidP="00CC04E5"/>
    <w:p w14:paraId="14F36B65" w14:textId="77777777" w:rsidR="005404E8" w:rsidRDefault="005404E8" w:rsidP="00CC04E5"/>
    <w:p w14:paraId="596BCC65" w14:textId="77777777" w:rsidR="005404E8" w:rsidRDefault="005404E8" w:rsidP="00CC04E5"/>
  </w:footnote>
  <w:footnote w:type="continuationSeparator" w:id="0">
    <w:p w14:paraId="1B7FC4BE" w14:textId="77777777" w:rsidR="005404E8" w:rsidRDefault="005404E8" w:rsidP="00145AC8">
      <w:pPr>
        <w:ind w:right="25"/>
      </w:pPr>
      <w:r>
        <w:continuationSeparator/>
      </w:r>
    </w:p>
    <w:p w14:paraId="0FAB7C4D" w14:textId="77777777" w:rsidR="005404E8" w:rsidRDefault="005404E8" w:rsidP="00145AC8">
      <w:pPr>
        <w:ind w:right="25"/>
      </w:pPr>
    </w:p>
    <w:p w14:paraId="40CC5031" w14:textId="77777777" w:rsidR="005404E8" w:rsidRDefault="005404E8" w:rsidP="00145AC8">
      <w:pPr>
        <w:ind w:right="25"/>
      </w:pPr>
    </w:p>
    <w:p w14:paraId="792D46CF" w14:textId="77777777" w:rsidR="005404E8" w:rsidRDefault="005404E8" w:rsidP="00145AC8">
      <w:pPr>
        <w:ind w:right="25"/>
      </w:pPr>
    </w:p>
    <w:p w14:paraId="59025953" w14:textId="77777777" w:rsidR="005404E8" w:rsidRDefault="005404E8" w:rsidP="00145AC8">
      <w:pPr>
        <w:ind w:right="25"/>
      </w:pPr>
    </w:p>
    <w:p w14:paraId="4A29B52B" w14:textId="77777777" w:rsidR="005404E8" w:rsidRDefault="005404E8"/>
    <w:p w14:paraId="3D1821AA" w14:textId="77777777" w:rsidR="005404E8" w:rsidRDefault="005404E8" w:rsidP="00F00ADF"/>
    <w:p w14:paraId="61D057F0" w14:textId="77777777" w:rsidR="005404E8" w:rsidRDefault="005404E8" w:rsidP="00F00ADF"/>
    <w:p w14:paraId="10CA8295" w14:textId="77777777" w:rsidR="005404E8" w:rsidRDefault="005404E8" w:rsidP="00F00ADF"/>
    <w:p w14:paraId="4400534A" w14:textId="77777777" w:rsidR="005404E8" w:rsidRDefault="005404E8" w:rsidP="00F00ADF"/>
    <w:p w14:paraId="5B880A75" w14:textId="77777777" w:rsidR="005404E8" w:rsidRDefault="005404E8" w:rsidP="00F00ADF"/>
    <w:p w14:paraId="0D061CC6" w14:textId="77777777" w:rsidR="005404E8" w:rsidRDefault="005404E8"/>
    <w:p w14:paraId="3E8A8B7B" w14:textId="77777777" w:rsidR="005404E8" w:rsidRDefault="005404E8"/>
    <w:p w14:paraId="6415C652" w14:textId="77777777" w:rsidR="005404E8" w:rsidRDefault="005404E8" w:rsidP="00D47BA5"/>
    <w:p w14:paraId="3266336C" w14:textId="77777777" w:rsidR="005404E8" w:rsidRDefault="005404E8" w:rsidP="00D47BA5"/>
    <w:p w14:paraId="15CF84D6" w14:textId="77777777" w:rsidR="005404E8" w:rsidRDefault="005404E8" w:rsidP="00D47BA5"/>
    <w:p w14:paraId="5527CDF9" w14:textId="77777777" w:rsidR="005404E8" w:rsidRDefault="005404E8" w:rsidP="00D47BA5"/>
    <w:p w14:paraId="7315A731" w14:textId="77777777" w:rsidR="005404E8" w:rsidRDefault="005404E8" w:rsidP="00D47BA5"/>
    <w:p w14:paraId="20BBE58F" w14:textId="77777777" w:rsidR="005404E8" w:rsidRDefault="005404E8"/>
    <w:p w14:paraId="63626202" w14:textId="77777777" w:rsidR="005404E8" w:rsidRDefault="005404E8" w:rsidP="00CC04E5"/>
    <w:p w14:paraId="5056D65E" w14:textId="77777777" w:rsidR="005404E8" w:rsidRDefault="005404E8" w:rsidP="00CC04E5"/>
    <w:p w14:paraId="2E6AC6B7" w14:textId="77777777" w:rsidR="005404E8" w:rsidRDefault="005404E8" w:rsidP="00CC04E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4A8EF" w14:textId="77777777" w:rsidR="001C1E9C" w:rsidRDefault="001C1E9C" w:rsidP="00021775">
    <w:pPr>
      <w:pStyle w:val="a6"/>
      <w:jc w:val="both"/>
      <w:rPr>
        <w:color w:val="0000FF"/>
      </w:rPr>
    </w:pPr>
    <w:r>
      <w:rPr>
        <w:noProof/>
        <w:color w:val="0000FF"/>
      </w:rPr>
      <w:drawing>
        <wp:anchor distT="0" distB="0" distL="114300" distR="114300" simplePos="0" relativeHeight="251658240" behindDoc="0" locked="0" layoutInCell="1" allowOverlap="1" wp14:anchorId="1A8087FB" wp14:editId="0B03283C">
          <wp:simplePos x="0" y="0"/>
          <wp:positionH relativeFrom="margin">
            <wp:posOffset>5292</wp:posOffset>
          </wp:positionH>
          <wp:positionV relativeFrom="paragraph">
            <wp:posOffset>-210185</wp:posOffset>
          </wp:positionV>
          <wp:extent cx="1701800" cy="495300"/>
          <wp:effectExtent l="0" t="0" r="0" b="0"/>
          <wp:wrapNone/>
          <wp:docPr id="5" name="图片 5"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1800" cy="495300"/>
                  </a:xfrm>
                  <a:prstGeom prst="rect">
                    <a:avLst/>
                  </a:prstGeom>
                  <a:noFill/>
                  <a:ln>
                    <a:noFill/>
                  </a:ln>
                </pic:spPr>
              </pic:pic>
            </a:graphicData>
          </a:graphic>
        </wp:anchor>
      </w:drawing>
    </w:r>
  </w:p>
  <w:p w14:paraId="09018EED" w14:textId="77777777" w:rsidR="001C1E9C" w:rsidRPr="00D75F93" w:rsidRDefault="001C1E9C" w:rsidP="00021775">
    <w:pPr>
      <w:pStyle w:val="a6"/>
      <w:jc w:val="right"/>
      <w:rPr>
        <w:color w:val="0000FF"/>
      </w:rPr>
    </w:pPr>
    <w:r>
      <w:rPr>
        <w:rFonts w:hint="eastAsia"/>
        <w:color w:val="0000FF"/>
      </w:rPr>
      <w:t xml:space="preserve">                          </w:t>
    </w:r>
    <w:r>
      <w:rPr>
        <w:rFonts w:eastAsia="SimHei" w:hint="eastAsia"/>
      </w:rPr>
      <w:t>嵌入式</w:t>
    </w:r>
    <w:r>
      <w:rPr>
        <w:rFonts w:eastAsia="SimHei" w:hint="eastAsia"/>
      </w:rPr>
      <w:t>Linux</w:t>
    </w:r>
    <w:r>
      <w:rPr>
        <w:rFonts w:eastAsia="SimHei" w:hint="eastAsia"/>
      </w:rPr>
      <w:t>系统电源管理的改进研究与实现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69DEB" w14:textId="77777777" w:rsidR="001C1E9C" w:rsidRDefault="001C1E9C" w:rsidP="00145AC8">
    <w:pPr>
      <w:ind w:right="25"/>
    </w:pPr>
  </w:p>
  <w:p w14:paraId="3CE53662" w14:textId="77777777" w:rsidR="001C1E9C" w:rsidRDefault="001C1E9C" w:rsidP="00145AC8">
    <w:pPr>
      <w:ind w:right="25"/>
    </w:pPr>
  </w:p>
  <w:p w14:paraId="40642ABD" w14:textId="77777777" w:rsidR="001C1E9C" w:rsidRDefault="001C1E9C" w:rsidP="00145AC8">
    <w:pPr>
      <w:ind w:right="25"/>
    </w:pPr>
  </w:p>
  <w:p w14:paraId="5DC86608" w14:textId="77777777" w:rsidR="001C1E9C" w:rsidRDefault="001C1E9C" w:rsidP="00145AC8">
    <w:pPr>
      <w:ind w:right="25"/>
    </w:pPr>
  </w:p>
  <w:p w14:paraId="6BFF24C9" w14:textId="77777777" w:rsidR="001C1E9C" w:rsidRDefault="001C1E9C" w:rsidP="00145AC8"/>
  <w:p w14:paraId="363311BB" w14:textId="77777777" w:rsidR="001C1E9C" w:rsidRDefault="001C1E9C" w:rsidP="00F00ADF"/>
  <w:p w14:paraId="603BFD30" w14:textId="77777777" w:rsidR="001C1E9C" w:rsidRDefault="001C1E9C" w:rsidP="00F00ADF"/>
  <w:p w14:paraId="786CF480" w14:textId="77777777" w:rsidR="001C1E9C" w:rsidRDefault="001C1E9C" w:rsidP="00F00ADF"/>
  <w:p w14:paraId="06ECB915" w14:textId="77777777" w:rsidR="001C1E9C" w:rsidRDefault="001C1E9C" w:rsidP="00F00ADF"/>
  <w:p w14:paraId="4285015E" w14:textId="77777777" w:rsidR="001C1E9C" w:rsidRDefault="001C1E9C" w:rsidP="00F00ADF"/>
  <w:p w14:paraId="03924978" w14:textId="77777777" w:rsidR="001C1E9C" w:rsidRDefault="001C1E9C" w:rsidP="00F00ADF"/>
  <w:p w14:paraId="1E193DAA" w14:textId="77777777" w:rsidR="001C1E9C" w:rsidRDefault="001C1E9C" w:rsidP="009D2754"/>
  <w:p w14:paraId="495F57A8" w14:textId="77777777" w:rsidR="001C1E9C" w:rsidRDefault="001C1E9C" w:rsidP="00D47BA5"/>
  <w:p w14:paraId="69B2AB02" w14:textId="77777777" w:rsidR="001C1E9C" w:rsidRDefault="001C1E9C" w:rsidP="00D47BA5"/>
  <w:p w14:paraId="065769E9" w14:textId="77777777" w:rsidR="001C1E9C" w:rsidRDefault="001C1E9C" w:rsidP="00D47BA5"/>
  <w:p w14:paraId="6286BE9F" w14:textId="77777777" w:rsidR="001C1E9C" w:rsidRDefault="001C1E9C" w:rsidP="00D47BA5"/>
  <w:p w14:paraId="664BD5B1" w14:textId="77777777" w:rsidR="001C1E9C" w:rsidRDefault="001C1E9C" w:rsidP="00D47BA5"/>
  <w:p w14:paraId="0651D1C7" w14:textId="77777777" w:rsidR="001C1E9C" w:rsidRDefault="001C1E9C" w:rsidP="00D47BA5"/>
  <w:p w14:paraId="0BE9770B" w14:textId="77777777" w:rsidR="001C1E9C" w:rsidRDefault="001C1E9C" w:rsidP="00CC04E5"/>
  <w:p w14:paraId="168899DF" w14:textId="77777777" w:rsidR="001C1E9C" w:rsidRDefault="001C1E9C" w:rsidP="00CC04E5"/>
  <w:p w14:paraId="1183AE52" w14:textId="77777777" w:rsidR="001C1E9C" w:rsidRDefault="001C1E9C" w:rsidP="00CC04E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5141"/>
    <w:multiLevelType w:val="multilevel"/>
    <w:tmpl w:val="209A3F98"/>
    <w:lvl w:ilvl="0">
      <w:start w:val="1"/>
      <w:numFmt w:val="bullet"/>
      <w:lvlText w:val=""/>
      <w:lvlJc w:val="left"/>
      <w:pPr>
        <w:ind w:left="1080" w:hanging="360"/>
      </w:pPr>
      <w:rPr>
        <w:rFonts w:ascii="Symbol" w:hAnsi="Symbol" w:cs="Symbol" w:hint="default"/>
      </w:rPr>
    </w:lvl>
    <w:lvl w:ilvl="1">
      <w:start w:val="3"/>
      <w:numFmt w:val="bullet"/>
      <w:lvlText w:val="-"/>
      <w:lvlJc w:val="left"/>
      <w:pPr>
        <w:ind w:left="1800" w:hanging="360"/>
      </w:pPr>
      <w:rPr>
        <w:rFonts w:ascii="Calibri" w:hAnsi="Calibri" w:cs="Calibri"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15:restartNumberingAfterBreak="0">
    <w:nsid w:val="038B1A79"/>
    <w:multiLevelType w:val="hybridMultilevel"/>
    <w:tmpl w:val="45F8A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B3D7C"/>
    <w:multiLevelType w:val="hybridMultilevel"/>
    <w:tmpl w:val="7196E5E0"/>
    <w:lvl w:ilvl="0" w:tplc="DE12E1E4">
      <w:start w:val="1"/>
      <w:numFmt w:val="decimal"/>
      <w:lvlText w:val="(%1)"/>
      <w:lvlJc w:val="left"/>
      <w:pPr>
        <w:ind w:left="780" w:hanging="360"/>
      </w:pPr>
      <w:rPr>
        <w:rFonts w:hAnsi="SimSun"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05EC5DD3"/>
    <w:multiLevelType w:val="hybridMultilevel"/>
    <w:tmpl w:val="5B98313A"/>
    <w:lvl w:ilvl="0" w:tplc="04090001">
      <w:start w:val="1"/>
      <w:numFmt w:val="bullet"/>
      <w:lvlText w:val=""/>
      <w:lvlJc w:val="left"/>
      <w:pPr>
        <w:ind w:left="900" w:hanging="480"/>
      </w:pPr>
      <w:rPr>
        <w:rFonts w:ascii="Symbol" w:hAnsi="Symbol"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066C08A1"/>
    <w:multiLevelType w:val="hybridMultilevel"/>
    <w:tmpl w:val="7CD4383C"/>
    <w:lvl w:ilvl="0" w:tplc="04090001">
      <w:start w:val="1"/>
      <w:numFmt w:val="bullet"/>
      <w:lvlText w:val=""/>
      <w:lvlJc w:val="left"/>
      <w:pPr>
        <w:ind w:left="780" w:hanging="360"/>
      </w:pPr>
      <w:rPr>
        <w:rFonts w:ascii="Symbol" w:hAnsi="Symbol"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15:restartNumberingAfterBreak="0">
    <w:nsid w:val="07F31FDB"/>
    <w:multiLevelType w:val="multilevel"/>
    <w:tmpl w:val="209A3F98"/>
    <w:lvl w:ilvl="0">
      <w:start w:val="1"/>
      <w:numFmt w:val="bullet"/>
      <w:lvlText w:val=""/>
      <w:lvlJc w:val="left"/>
      <w:pPr>
        <w:ind w:left="1080" w:hanging="360"/>
      </w:pPr>
      <w:rPr>
        <w:rFonts w:ascii="Symbol" w:hAnsi="Symbol" w:cs="Symbol" w:hint="default"/>
      </w:rPr>
    </w:lvl>
    <w:lvl w:ilvl="1">
      <w:start w:val="3"/>
      <w:numFmt w:val="bullet"/>
      <w:lvlText w:val="-"/>
      <w:lvlJc w:val="left"/>
      <w:pPr>
        <w:ind w:left="1800" w:hanging="360"/>
      </w:pPr>
      <w:rPr>
        <w:rFonts w:ascii="Calibri" w:hAnsi="Calibri" w:cs="Calibri"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15:restartNumberingAfterBreak="0">
    <w:nsid w:val="098B4A60"/>
    <w:multiLevelType w:val="hybridMultilevel"/>
    <w:tmpl w:val="0E3ECC80"/>
    <w:lvl w:ilvl="0" w:tplc="F9AC0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E451FC"/>
    <w:multiLevelType w:val="hybridMultilevel"/>
    <w:tmpl w:val="30EC349A"/>
    <w:lvl w:ilvl="0" w:tplc="5CE89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BB02EC"/>
    <w:multiLevelType w:val="hybridMultilevel"/>
    <w:tmpl w:val="8D7E9698"/>
    <w:lvl w:ilvl="0" w:tplc="E6061D9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7F21DC"/>
    <w:multiLevelType w:val="multilevel"/>
    <w:tmpl w:val="4878A0D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0" w15:restartNumberingAfterBreak="0">
    <w:nsid w:val="14095CF4"/>
    <w:multiLevelType w:val="multilevel"/>
    <w:tmpl w:val="209A3F98"/>
    <w:lvl w:ilvl="0">
      <w:start w:val="1"/>
      <w:numFmt w:val="bullet"/>
      <w:lvlText w:val=""/>
      <w:lvlJc w:val="left"/>
      <w:pPr>
        <w:ind w:left="1080" w:hanging="360"/>
      </w:pPr>
      <w:rPr>
        <w:rFonts w:ascii="Symbol" w:hAnsi="Symbol" w:cs="Symbol" w:hint="default"/>
      </w:rPr>
    </w:lvl>
    <w:lvl w:ilvl="1">
      <w:start w:val="3"/>
      <w:numFmt w:val="bullet"/>
      <w:lvlText w:val="-"/>
      <w:lvlJc w:val="left"/>
      <w:pPr>
        <w:ind w:left="1800" w:hanging="360"/>
      </w:pPr>
      <w:rPr>
        <w:rFonts w:ascii="Calibri" w:hAnsi="Calibri" w:cs="Calibri"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1" w15:restartNumberingAfterBreak="0">
    <w:nsid w:val="155230DF"/>
    <w:multiLevelType w:val="hybridMultilevel"/>
    <w:tmpl w:val="0D828AC8"/>
    <w:lvl w:ilvl="0" w:tplc="04090001">
      <w:start w:val="1"/>
      <w:numFmt w:val="bullet"/>
      <w:lvlText w:val=""/>
      <w:lvlJc w:val="left"/>
      <w:pPr>
        <w:ind w:left="1140" w:hanging="720"/>
      </w:pPr>
      <w:rPr>
        <w:rFonts w:ascii="Symbol" w:hAnsi="Symbol"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15:restartNumberingAfterBreak="0">
    <w:nsid w:val="21EE6B7A"/>
    <w:multiLevelType w:val="hybridMultilevel"/>
    <w:tmpl w:val="D688DA62"/>
    <w:lvl w:ilvl="0" w:tplc="03EE11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0B1C37"/>
    <w:multiLevelType w:val="multilevel"/>
    <w:tmpl w:val="209A3F98"/>
    <w:lvl w:ilvl="0">
      <w:start w:val="1"/>
      <w:numFmt w:val="bullet"/>
      <w:lvlText w:val=""/>
      <w:lvlJc w:val="left"/>
      <w:pPr>
        <w:ind w:left="1080" w:hanging="360"/>
      </w:pPr>
      <w:rPr>
        <w:rFonts w:ascii="Symbol" w:hAnsi="Symbol" w:cs="Symbol" w:hint="default"/>
      </w:rPr>
    </w:lvl>
    <w:lvl w:ilvl="1">
      <w:start w:val="3"/>
      <w:numFmt w:val="bullet"/>
      <w:lvlText w:val="-"/>
      <w:lvlJc w:val="left"/>
      <w:pPr>
        <w:ind w:left="1800" w:hanging="360"/>
      </w:pPr>
      <w:rPr>
        <w:rFonts w:ascii="Calibri" w:hAnsi="Calibri" w:cs="Calibri"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4" w15:restartNumberingAfterBreak="0">
    <w:nsid w:val="272D12D7"/>
    <w:multiLevelType w:val="multilevel"/>
    <w:tmpl w:val="E19CC00A"/>
    <w:lvl w:ilvl="0">
      <w:start w:val="3"/>
      <w:numFmt w:val="decimal"/>
      <w:lvlText w:val="%1"/>
      <w:lvlJc w:val="left"/>
      <w:pPr>
        <w:ind w:left="645" w:hanging="645"/>
      </w:pPr>
      <w:rPr>
        <w:rFonts w:hint="default"/>
        <w:b/>
        <w:color w:val="339966"/>
      </w:rPr>
    </w:lvl>
    <w:lvl w:ilvl="1">
      <w:start w:val="2"/>
      <w:numFmt w:val="decimal"/>
      <w:lvlText w:val="%1.%2"/>
      <w:lvlJc w:val="left"/>
      <w:pPr>
        <w:ind w:left="645" w:hanging="645"/>
      </w:pPr>
      <w:rPr>
        <w:rFonts w:ascii="SimHei" w:eastAsia="SimHei" w:hAnsi="SimHei" w:hint="default"/>
        <w:b/>
        <w:color w:val="339966"/>
        <w:sz w:val="24"/>
        <w:szCs w:val="24"/>
      </w:rPr>
    </w:lvl>
    <w:lvl w:ilvl="2">
      <w:start w:val="1"/>
      <w:numFmt w:val="decimal"/>
      <w:lvlText w:val="%1.%2.%3"/>
      <w:lvlJc w:val="left"/>
      <w:pPr>
        <w:ind w:left="720" w:hanging="720"/>
      </w:pPr>
      <w:rPr>
        <w:rFonts w:hint="default"/>
        <w:b/>
        <w:color w:val="339966"/>
      </w:rPr>
    </w:lvl>
    <w:lvl w:ilvl="3">
      <w:start w:val="1"/>
      <w:numFmt w:val="decimal"/>
      <w:lvlText w:val="%1.%2.%3.%4"/>
      <w:lvlJc w:val="left"/>
      <w:pPr>
        <w:ind w:left="720" w:hanging="720"/>
      </w:pPr>
      <w:rPr>
        <w:rFonts w:hint="default"/>
        <w:b/>
        <w:color w:val="339966"/>
      </w:rPr>
    </w:lvl>
    <w:lvl w:ilvl="4">
      <w:start w:val="1"/>
      <w:numFmt w:val="decimal"/>
      <w:lvlText w:val="%1.%2.%3.%4.%5"/>
      <w:lvlJc w:val="left"/>
      <w:pPr>
        <w:ind w:left="1080" w:hanging="1080"/>
      </w:pPr>
      <w:rPr>
        <w:rFonts w:hint="default"/>
        <w:b/>
        <w:color w:val="339966"/>
      </w:rPr>
    </w:lvl>
    <w:lvl w:ilvl="5">
      <w:start w:val="1"/>
      <w:numFmt w:val="decimal"/>
      <w:lvlText w:val="%1.%2.%3.%4.%5.%6"/>
      <w:lvlJc w:val="left"/>
      <w:pPr>
        <w:ind w:left="1080" w:hanging="1080"/>
      </w:pPr>
      <w:rPr>
        <w:rFonts w:hint="default"/>
        <w:b/>
        <w:color w:val="339966"/>
      </w:rPr>
    </w:lvl>
    <w:lvl w:ilvl="6">
      <w:start w:val="1"/>
      <w:numFmt w:val="decimal"/>
      <w:lvlText w:val="%1.%2.%3.%4.%5.%6.%7"/>
      <w:lvlJc w:val="left"/>
      <w:pPr>
        <w:ind w:left="1440" w:hanging="1440"/>
      </w:pPr>
      <w:rPr>
        <w:rFonts w:hint="default"/>
        <w:b/>
        <w:color w:val="339966"/>
      </w:rPr>
    </w:lvl>
    <w:lvl w:ilvl="7">
      <w:start w:val="1"/>
      <w:numFmt w:val="decimal"/>
      <w:lvlText w:val="%1.%2.%3.%4.%5.%6.%7.%8"/>
      <w:lvlJc w:val="left"/>
      <w:pPr>
        <w:ind w:left="1440" w:hanging="1440"/>
      </w:pPr>
      <w:rPr>
        <w:rFonts w:hint="default"/>
        <w:b/>
        <w:color w:val="339966"/>
      </w:rPr>
    </w:lvl>
    <w:lvl w:ilvl="8">
      <w:start w:val="1"/>
      <w:numFmt w:val="decimal"/>
      <w:lvlText w:val="%1.%2.%3.%4.%5.%6.%7.%8.%9"/>
      <w:lvlJc w:val="left"/>
      <w:pPr>
        <w:ind w:left="1800" w:hanging="1800"/>
      </w:pPr>
      <w:rPr>
        <w:rFonts w:hint="default"/>
        <w:b/>
        <w:color w:val="339966"/>
      </w:rPr>
    </w:lvl>
  </w:abstractNum>
  <w:abstractNum w:abstractNumId="15" w15:restartNumberingAfterBreak="0">
    <w:nsid w:val="34AD2089"/>
    <w:multiLevelType w:val="multilevel"/>
    <w:tmpl w:val="209A3F98"/>
    <w:lvl w:ilvl="0">
      <w:start w:val="1"/>
      <w:numFmt w:val="bullet"/>
      <w:lvlText w:val=""/>
      <w:lvlJc w:val="left"/>
      <w:pPr>
        <w:ind w:left="1080" w:hanging="360"/>
      </w:pPr>
      <w:rPr>
        <w:rFonts w:ascii="Symbol" w:hAnsi="Symbol" w:cs="Symbol" w:hint="default"/>
      </w:rPr>
    </w:lvl>
    <w:lvl w:ilvl="1">
      <w:start w:val="3"/>
      <w:numFmt w:val="bullet"/>
      <w:lvlText w:val="-"/>
      <w:lvlJc w:val="left"/>
      <w:pPr>
        <w:ind w:left="1800" w:hanging="360"/>
      </w:pPr>
      <w:rPr>
        <w:rFonts w:ascii="Calibri" w:hAnsi="Calibri" w:cs="Calibri"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6" w15:restartNumberingAfterBreak="0">
    <w:nsid w:val="3A0D41C0"/>
    <w:multiLevelType w:val="hybridMultilevel"/>
    <w:tmpl w:val="55A62418"/>
    <w:lvl w:ilvl="0" w:tplc="04090001">
      <w:start w:val="1"/>
      <w:numFmt w:val="bullet"/>
      <w:lvlText w:val=""/>
      <w:lvlJc w:val="left"/>
      <w:pPr>
        <w:ind w:left="1140" w:hanging="360"/>
      </w:pPr>
      <w:rPr>
        <w:rFonts w:ascii="Symbol" w:hAnsi="Symbol" w:hint="default"/>
      </w:rPr>
    </w:lvl>
    <w:lvl w:ilvl="1" w:tplc="996EB428">
      <w:start w:val="1"/>
      <w:numFmt w:val="decimal"/>
      <w:lvlText w:val="（%2）"/>
      <w:lvlJc w:val="left"/>
      <w:pPr>
        <w:ind w:left="1980" w:hanging="720"/>
      </w:pPr>
      <w:rPr>
        <w:rFonts w:hint="eastAsia"/>
        <w:b w:val="0"/>
        <w:lang w:val="en-US"/>
      </w:r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17" w15:restartNumberingAfterBreak="0">
    <w:nsid w:val="3CF5377C"/>
    <w:multiLevelType w:val="multilevel"/>
    <w:tmpl w:val="209A3F98"/>
    <w:lvl w:ilvl="0">
      <w:start w:val="1"/>
      <w:numFmt w:val="bullet"/>
      <w:lvlText w:val=""/>
      <w:lvlJc w:val="left"/>
      <w:pPr>
        <w:ind w:left="1080" w:hanging="360"/>
      </w:pPr>
      <w:rPr>
        <w:rFonts w:ascii="Symbol" w:hAnsi="Symbol" w:cs="Symbol" w:hint="default"/>
      </w:rPr>
    </w:lvl>
    <w:lvl w:ilvl="1">
      <w:start w:val="3"/>
      <w:numFmt w:val="bullet"/>
      <w:lvlText w:val="-"/>
      <w:lvlJc w:val="left"/>
      <w:pPr>
        <w:ind w:left="1800" w:hanging="360"/>
      </w:pPr>
      <w:rPr>
        <w:rFonts w:ascii="Calibri" w:hAnsi="Calibri" w:cs="Calibri"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8" w15:restartNumberingAfterBreak="0">
    <w:nsid w:val="543D6865"/>
    <w:multiLevelType w:val="hybridMultilevel"/>
    <w:tmpl w:val="6E16C5E2"/>
    <w:lvl w:ilvl="0" w:tplc="04090001">
      <w:start w:val="1"/>
      <w:numFmt w:val="bullet"/>
      <w:lvlText w:val=""/>
      <w:lvlJc w:val="left"/>
      <w:pPr>
        <w:ind w:left="1320" w:hanging="900"/>
      </w:pPr>
      <w:rPr>
        <w:rFonts w:ascii="Symbol" w:hAnsi="Symbol"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15:restartNumberingAfterBreak="0">
    <w:nsid w:val="59723B30"/>
    <w:multiLevelType w:val="hybridMultilevel"/>
    <w:tmpl w:val="7A92D894"/>
    <w:lvl w:ilvl="0" w:tplc="04090001">
      <w:start w:val="1"/>
      <w:numFmt w:val="bullet"/>
      <w:lvlText w:val=""/>
      <w:lvlJc w:val="left"/>
      <w:pPr>
        <w:ind w:left="1200" w:hanging="360"/>
      </w:pPr>
      <w:rPr>
        <w:rFonts w:ascii="Symbol" w:hAnsi="Symbol" w:hint="default"/>
      </w:rPr>
    </w:lvl>
    <w:lvl w:ilvl="1" w:tplc="04090019">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0" w15:restartNumberingAfterBreak="0">
    <w:nsid w:val="5C684EB2"/>
    <w:multiLevelType w:val="hybridMultilevel"/>
    <w:tmpl w:val="EADA6286"/>
    <w:lvl w:ilvl="0" w:tplc="8EFA7DB8">
      <w:start w:val="1"/>
      <w:numFmt w:val="decimal"/>
      <w:lvlText w:val="(%1)"/>
      <w:lvlJc w:val="left"/>
      <w:pPr>
        <w:ind w:left="1140" w:hanging="360"/>
      </w:pPr>
      <w:rPr>
        <w:rFonts w:ascii="SimSun" w:eastAsia="SimSun" w:hAnsi="Times New Roman" w:cs="Times New Roman" w:hint="eastAsia"/>
        <w:b w:val="0"/>
        <w:lang w:val="en-US"/>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1" w15:restartNumberingAfterBreak="0">
    <w:nsid w:val="5EDF4EE9"/>
    <w:multiLevelType w:val="hybridMultilevel"/>
    <w:tmpl w:val="10C0F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2A5006"/>
    <w:multiLevelType w:val="hybridMultilevel"/>
    <w:tmpl w:val="E71C9E4E"/>
    <w:lvl w:ilvl="0" w:tplc="996EB428">
      <w:start w:val="1"/>
      <w:numFmt w:val="decimal"/>
      <w:lvlText w:val="（%1）"/>
      <w:lvlJc w:val="left"/>
      <w:pPr>
        <w:ind w:left="770" w:hanging="360"/>
      </w:pPr>
      <w:rPr>
        <w:rFonts w:hint="eastAsia"/>
        <w:b w:val="0"/>
        <w:lang w:val="en-US"/>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3" w15:restartNumberingAfterBreak="0">
    <w:nsid w:val="6D39017B"/>
    <w:multiLevelType w:val="hybridMultilevel"/>
    <w:tmpl w:val="DC0EC5F6"/>
    <w:lvl w:ilvl="0" w:tplc="996EB428">
      <w:start w:val="1"/>
      <w:numFmt w:val="decimal"/>
      <w:lvlText w:val="（%1）"/>
      <w:lvlJc w:val="left"/>
      <w:pPr>
        <w:ind w:left="720" w:hanging="360"/>
      </w:pPr>
      <w:rPr>
        <w:rFonts w:hint="eastAsia"/>
        <w:b w:val="0"/>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7520D1"/>
    <w:multiLevelType w:val="hybridMultilevel"/>
    <w:tmpl w:val="75E08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6"/>
  </w:num>
  <w:num w:numId="3">
    <w:abstractNumId w:val="19"/>
  </w:num>
  <w:num w:numId="4">
    <w:abstractNumId w:val="4"/>
  </w:num>
  <w:num w:numId="5">
    <w:abstractNumId w:val="18"/>
  </w:num>
  <w:num w:numId="6">
    <w:abstractNumId w:val="3"/>
  </w:num>
  <w:num w:numId="7">
    <w:abstractNumId w:val="11"/>
  </w:num>
  <w:num w:numId="8">
    <w:abstractNumId w:val="13"/>
  </w:num>
  <w:num w:numId="9">
    <w:abstractNumId w:val="9"/>
  </w:num>
  <w:num w:numId="10">
    <w:abstractNumId w:val="5"/>
  </w:num>
  <w:num w:numId="11">
    <w:abstractNumId w:val="10"/>
  </w:num>
  <w:num w:numId="12">
    <w:abstractNumId w:val="2"/>
  </w:num>
  <w:num w:numId="13">
    <w:abstractNumId w:val="17"/>
  </w:num>
  <w:num w:numId="14">
    <w:abstractNumId w:val="0"/>
  </w:num>
  <w:num w:numId="15">
    <w:abstractNumId w:val="12"/>
  </w:num>
  <w:num w:numId="16">
    <w:abstractNumId w:val="6"/>
  </w:num>
  <w:num w:numId="17">
    <w:abstractNumId w:val="8"/>
  </w:num>
  <w:num w:numId="18">
    <w:abstractNumId w:val="21"/>
  </w:num>
  <w:num w:numId="19">
    <w:abstractNumId w:val="14"/>
  </w:num>
  <w:num w:numId="20">
    <w:abstractNumId w:val="7"/>
  </w:num>
  <w:num w:numId="21">
    <w:abstractNumId w:val="1"/>
  </w:num>
  <w:num w:numId="22">
    <w:abstractNumId w:val="20"/>
  </w:num>
  <w:num w:numId="23">
    <w:abstractNumId w:val="22"/>
  </w:num>
  <w:num w:numId="24">
    <w:abstractNumId w:val="24"/>
  </w:num>
  <w:num w:numId="25">
    <w:abstractNumId w:val="23"/>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ng, Alex">
    <w15:presenceInfo w15:providerId="AD" w15:userId="S-1-5-21-842925246-2111687655-839522115-126054"/>
  </w15:person>
  <w15:person w15:author="fl Bu">
    <w15:presenceInfo w15:providerId="Windows Live" w15:userId="103ed378404be8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35"/>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F69"/>
    <w:rsid w:val="000020A6"/>
    <w:rsid w:val="00003C87"/>
    <w:rsid w:val="0000422C"/>
    <w:rsid w:val="00007DAD"/>
    <w:rsid w:val="0001029A"/>
    <w:rsid w:val="000138D8"/>
    <w:rsid w:val="00015F77"/>
    <w:rsid w:val="0001649A"/>
    <w:rsid w:val="00021775"/>
    <w:rsid w:val="00021DD7"/>
    <w:rsid w:val="00023D49"/>
    <w:rsid w:val="00026197"/>
    <w:rsid w:val="000324A0"/>
    <w:rsid w:val="00035100"/>
    <w:rsid w:val="0003541E"/>
    <w:rsid w:val="00037DE7"/>
    <w:rsid w:val="00041EA9"/>
    <w:rsid w:val="00042398"/>
    <w:rsid w:val="000441C3"/>
    <w:rsid w:val="0004534E"/>
    <w:rsid w:val="000506C7"/>
    <w:rsid w:val="00055F60"/>
    <w:rsid w:val="00057CFF"/>
    <w:rsid w:val="00060151"/>
    <w:rsid w:val="00061C0E"/>
    <w:rsid w:val="0006294B"/>
    <w:rsid w:val="000655D1"/>
    <w:rsid w:val="00065948"/>
    <w:rsid w:val="00066281"/>
    <w:rsid w:val="000726AC"/>
    <w:rsid w:val="00073BE6"/>
    <w:rsid w:val="0007435B"/>
    <w:rsid w:val="0007654B"/>
    <w:rsid w:val="00077736"/>
    <w:rsid w:val="00080CDD"/>
    <w:rsid w:val="000819A2"/>
    <w:rsid w:val="000846B1"/>
    <w:rsid w:val="00085792"/>
    <w:rsid w:val="00085977"/>
    <w:rsid w:val="00090030"/>
    <w:rsid w:val="000949A8"/>
    <w:rsid w:val="00095125"/>
    <w:rsid w:val="000958D6"/>
    <w:rsid w:val="00096B67"/>
    <w:rsid w:val="00097045"/>
    <w:rsid w:val="000A041B"/>
    <w:rsid w:val="000A104A"/>
    <w:rsid w:val="000A1D25"/>
    <w:rsid w:val="000A1F3A"/>
    <w:rsid w:val="000A64F7"/>
    <w:rsid w:val="000A6651"/>
    <w:rsid w:val="000B253B"/>
    <w:rsid w:val="000B25C6"/>
    <w:rsid w:val="000B3FD3"/>
    <w:rsid w:val="000B50C8"/>
    <w:rsid w:val="000B7247"/>
    <w:rsid w:val="000C1B3F"/>
    <w:rsid w:val="000C222F"/>
    <w:rsid w:val="000C23D8"/>
    <w:rsid w:val="000C6CCD"/>
    <w:rsid w:val="000C7262"/>
    <w:rsid w:val="000C72DF"/>
    <w:rsid w:val="000D2285"/>
    <w:rsid w:val="000D2630"/>
    <w:rsid w:val="000D5EB0"/>
    <w:rsid w:val="000D7752"/>
    <w:rsid w:val="000E036B"/>
    <w:rsid w:val="000E0BC9"/>
    <w:rsid w:val="000E4518"/>
    <w:rsid w:val="000E5994"/>
    <w:rsid w:val="000F2A1C"/>
    <w:rsid w:val="000F6721"/>
    <w:rsid w:val="00101359"/>
    <w:rsid w:val="0010190B"/>
    <w:rsid w:val="001052B9"/>
    <w:rsid w:val="001066C3"/>
    <w:rsid w:val="0010718F"/>
    <w:rsid w:val="00107957"/>
    <w:rsid w:val="00110D66"/>
    <w:rsid w:val="00111985"/>
    <w:rsid w:val="00112AEF"/>
    <w:rsid w:val="00115479"/>
    <w:rsid w:val="00115705"/>
    <w:rsid w:val="00115A5B"/>
    <w:rsid w:val="001160FB"/>
    <w:rsid w:val="001203D9"/>
    <w:rsid w:val="001216F5"/>
    <w:rsid w:val="00122782"/>
    <w:rsid w:val="00122AB6"/>
    <w:rsid w:val="00125A9A"/>
    <w:rsid w:val="0013179D"/>
    <w:rsid w:val="00133BA1"/>
    <w:rsid w:val="00133E50"/>
    <w:rsid w:val="00134E1F"/>
    <w:rsid w:val="00140D00"/>
    <w:rsid w:val="00141EED"/>
    <w:rsid w:val="00141EF0"/>
    <w:rsid w:val="00141FAE"/>
    <w:rsid w:val="00142FB6"/>
    <w:rsid w:val="00143327"/>
    <w:rsid w:val="00145AC8"/>
    <w:rsid w:val="00147F75"/>
    <w:rsid w:val="001624F6"/>
    <w:rsid w:val="00162589"/>
    <w:rsid w:val="00165D12"/>
    <w:rsid w:val="0016648A"/>
    <w:rsid w:val="00167D32"/>
    <w:rsid w:val="0017087B"/>
    <w:rsid w:val="001741BD"/>
    <w:rsid w:val="001749C3"/>
    <w:rsid w:val="00175DB9"/>
    <w:rsid w:val="00175DD4"/>
    <w:rsid w:val="00177EF2"/>
    <w:rsid w:val="001822D5"/>
    <w:rsid w:val="001827D9"/>
    <w:rsid w:val="001828AE"/>
    <w:rsid w:val="00184D8A"/>
    <w:rsid w:val="001851A9"/>
    <w:rsid w:val="001866BE"/>
    <w:rsid w:val="0019001B"/>
    <w:rsid w:val="00195201"/>
    <w:rsid w:val="00195AE6"/>
    <w:rsid w:val="001A1366"/>
    <w:rsid w:val="001A2598"/>
    <w:rsid w:val="001A25AB"/>
    <w:rsid w:val="001A4D93"/>
    <w:rsid w:val="001A5677"/>
    <w:rsid w:val="001A5AE9"/>
    <w:rsid w:val="001B022B"/>
    <w:rsid w:val="001B02C2"/>
    <w:rsid w:val="001B052E"/>
    <w:rsid w:val="001B4580"/>
    <w:rsid w:val="001C08A2"/>
    <w:rsid w:val="001C1681"/>
    <w:rsid w:val="001C1E9C"/>
    <w:rsid w:val="001C3847"/>
    <w:rsid w:val="001C550F"/>
    <w:rsid w:val="001C6BD4"/>
    <w:rsid w:val="001C71F2"/>
    <w:rsid w:val="001D01C0"/>
    <w:rsid w:val="001D30DB"/>
    <w:rsid w:val="001D4F41"/>
    <w:rsid w:val="001E1C39"/>
    <w:rsid w:val="001E213F"/>
    <w:rsid w:val="001E6545"/>
    <w:rsid w:val="001E7C58"/>
    <w:rsid w:val="001E7D70"/>
    <w:rsid w:val="001F0693"/>
    <w:rsid w:val="001F7172"/>
    <w:rsid w:val="00200CED"/>
    <w:rsid w:val="00200DC3"/>
    <w:rsid w:val="0020792C"/>
    <w:rsid w:val="002112F8"/>
    <w:rsid w:val="00211C20"/>
    <w:rsid w:val="00222E17"/>
    <w:rsid w:val="00227443"/>
    <w:rsid w:val="0022793A"/>
    <w:rsid w:val="0023332C"/>
    <w:rsid w:val="00233425"/>
    <w:rsid w:val="00233F5B"/>
    <w:rsid w:val="00235EBD"/>
    <w:rsid w:val="002440EF"/>
    <w:rsid w:val="00244727"/>
    <w:rsid w:val="0024489E"/>
    <w:rsid w:val="002523EE"/>
    <w:rsid w:val="00256B92"/>
    <w:rsid w:val="00261159"/>
    <w:rsid w:val="002641B2"/>
    <w:rsid w:val="00265E2C"/>
    <w:rsid w:val="00266294"/>
    <w:rsid w:val="00272C81"/>
    <w:rsid w:val="0027662D"/>
    <w:rsid w:val="00281368"/>
    <w:rsid w:val="00286792"/>
    <w:rsid w:val="00287B11"/>
    <w:rsid w:val="002903DD"/>
    <w:rsid w:val="002903F5"/>
    <w:rsid w:val="00291D4A"/>
    <w:rsid w:val="002947D9"/>
    <w:rsid w:val="00295972"/>
    <w:rsid w:val="00296D6B"/>
    <w:rsid w:val="00297E13"/>
    <w:rsid w:val="00297F45"/>
    <w:rsid w:val="002A055A"/>
    <w:rsid w:val="002A1637"/>
    <w:rsid w:val="002A5E94"/>
    <w:rsid w:val="002A6DAF"/>
    <w:rsid w:val="002A7DA6"/>
    <w:rsid w:val="002B57B3"/>
    <w:rsid w:val="002B5C84"/>
    <w:rsid w:val="002C26CD"/>
    <w:rsid w:val="002C50EB"/>
    <w:rsid w:val="002D2932"/>
    <w:rsid w:val="002D2C73"/>
    <w:rsid w:val="002D4D7E"/>
    <w:rsid w:val="002D6C53"/>
    <w:rsid w:val="002E1289"/>
    <w:rsid w:val="002E1D63"/>
    <w:rsid w:val="002E5A7A"/>
    <w:rsid w:val="002E6212"/>
    <w:rsid w:val="002F0D10"/>
    <w:rsid w:val="002F5832"/>
    <w:rsid w:val="00302798"/>
    <w:rsid w:val="00306EA2"/>
    <w:rsid w:val="003079C6"/>
    <w:rsid w:val="003106C0"/>
    <w:rsid w:val="00311421"/>
    <w:rsid w:val="003132E4"/>
    <w:rsid w:val="003150A0"/>
    <w:rsid w:val="00317D83"/>
    <w:rsid w:val="003211E4"/>
    <w:rsid w:val="00322945"/>
    <w:rsid w:val="00325BB4"/>
    <w:rsid w:val="00325F5B"/>
    <w:rsid w:val="003316A6"/>
    <w:rsid w:val="0033224A"/>
    <w:rsid w:val="0033476B"/>
    <w:rsid w:val="00334831"/>
    <w:rsid w:val="00335325"/>
    <w:rsid w:val="00336C14"/>
    <w:rsid w:val="00340CF8"/>
    <w:rsid w:val="003412AC"/>
    <w:rsid w:val="00345712"/>
    <w:rsid w:val="00346544"/>
    <w:rsid w:val="003469EB"/>
    <w:rsid w:val="00351E95"/>
    <w:rsid w:val="00353B5B"/>
    <w:rsid w:val="00355935"/>
    <w:rsid w:val="0036056C"/>
    <w:rsid w:val="00360853"/>
    <w:rsid w:val="003610C8"/>
    <w:rsid w:val="003622C5"/>
    <w:rsid w:val="00362933"/>
    <w:rsid w:val="00365FCF"/>
    <w:rsid w:val="00366286"/>
    <w:rsid w:val="00367285"/>
    <w:rsid w:val="0037029E"/>
    <w:rsid w:val="00372C7A"/>
    <w:rsid w:val="00373570"/>
    <w:rsid w:val="00374964"/>
    <w:rsid w:val="00377C10"/>
    <w:rsid w:val="003818C4"/>
    <w:rsid w:val="00383D89"/>
    <w:rsid w:val="003851C9"/>
    <w:rsid w:val="00385FED"/>
    <w:rsid w:val="003922EE"/>
    <w:rsid w:val="00396132"/>
    <w:rsid w:val="003A0E83"/>
    <w:rsid w:val="003A3023"/>
    <w:rsid w:val="003A454C"/>
    <w:rsid w:val="003A5224"/>
    <w:rsid w:val="003A5819"/>
    <w:rsid w:val="003B0348"/>
    <w:rsid w:val="003B1290"/>
    <w:rsid w:val="003B13F6"/>
    <w:rsid w:val="003B13FC"/>
    <w:rsid w:val="003B2363"/>
    <w:rsid w:val="003B7173"/>
    <w:rsid w:val="003C0609"/>
    <w:rsid w:val="003C0682"/>
    <w:rsid w:val="003C152A"/>
    <w:rsid w:val="003C275E"/>
    <w:rsid w:val="003C3DF2"/>
    <w:rsid w:val="003C49C5"/>
    <w:rsid w:val="003C7E32"/>
    <w:rsid w:val="003D165E"/>
    <w:rsid w:val="003D62F0"/>
    <w:rsid w:val="003E1276"/>
    <w:rsid w:val="003E1A46"/>
    <w:rsid w:val="003E592D"/>
    <w:rsid w:val="003F0540"/>
    <w:rsid w:val="003F19DF"/>
    <w:rsid w:val="003F679D"/>
    <w:rsid w:val="003F6DB6"/>
    <w:rsid w:val="003F768B"/>
    <w:rsid w:val="00401342"/>
    <w:rsid w:val="00402FB6"/>
    <w:rsid w:val="00403A14"/>
    <w:rsid w:val="00404B77"/>
    <w:rsid w:val="00406F73"/>
    <w:rsid w:val="00410A0D"/>
    <w:rsid w:val="00411497"/>
    <w:rsid w:val="00411511"/>
    <w:rsid w:val="00412827"/>
    <w:rsid w:val="00412914"/>
    <w:rsid w:val="004151C0"/>
    <w:rsid w:val="00415507"/>
    <w:rsid w:val="00420103"/>
    <w:rsid w:val="00421233"/>
    <w:rsid w:val="00421FFF"/>
    <w:rsid w:val="004269AE"/>
    <w:rsid w:val="0043064D"/>
    <w:rsid w:val="004306C9"/>
    <w:rsid w:val="004317F0"/>
    <w:rsid w:val="00432F01"/>
    <w:rsid w:val="00436697"/>
    <w:rsid w:val="0043786B"/>
    <w:rsid w:val="0044472E"/>
    <w:rsid w:val="00444A46"/>
    <w:rsid w:val="00444FD2"/>
    <w:rsid w:val="004452E1"/>
    <w:rsid w:val="00445B45"/>
    <w:rsid w:val="0044600A"/>
    <w:rsid w:val="00447192"/>
    <w:rsid w:val="004604F8"/>
    <w:rsid w:val="004614C7"/>
    <w:rsid w:val="00462FE1"/>
    <w:rsid w:val="00463C94"/>
    <w:rsid w:val="0046470D"/>
    <w:rsid w:val="004673B4"/>
    <w:rsid w:val="00467C74"/>
    <w:rsid w:val="00467E71"/>
    <w:rsid w:val="00471E8B"/>
    <w:rsid w:val="004764EA"/>
    <w:rsid w:val="00481278"/>
    <w:rsid w:val="0048327F"/>
    <w:rsid w:val="00486012"/>
    <w:rsid w:val="00486933"/>
    <w:rsid w:val="004937C2"/>
    <w:rsid w:val="00493A7C"/>
    <w:rsid w:val="00495410"/>
    <w:rsid w:val="0049679A"/>
    <w:rsid w:val="00496F9F"/>
    <w:rsid w:val="004971F5"/>
    <w:rsid w:val="004A26FD"/>
    <w:rsid w:val="004A2904"/>
    <w:rsid w:val="004A763F"/>
    <w:rsid w:val="004B0B6C"/>
    <w:rsid w:val="004B0CF2"/>
    <w:rsid w:val="004B10A9"/>
    <w:rsid w:val="004B2B11"/>
    <w:rsid w:val="004B3017"/>
    <w:rsid w:val="004B31EB"/>
    <w:rsid w:val="004B7541"/>
    <w:rsid w:val="004B76AE"/>
    <w:rsid w:val="004C14E7"/>
    <w:rsid w:val="004C3764"/>
    <w:rsid w:val="004C3905"/>
    <w:rsid w:val="004C393D"/>
    <w:rsid w:val="004C4243"/>
    <w:rsid w:val="004C63E1"/>
    <w:rsid w:val="004C6A41"/>
    <w:rsid w:val="004C6DD4"/>
    <w:rsid w:val="004C7F69"/>
    <w:rsid w:val="004D0D59"/>
    <w:rsid w:val="004D1029"/>
    <w:rsid w:val="004D2702"/>
    <w:rsid w:val="004D3B37"/>
    <w:rsid w:val="004D707F"/>
    <w:rsid w:val="004E056A"/>
    <w:rsid w:val="004E0A8B"/>
    <w:rsid w:val="004E1580"/>
    <w:rsid w:val="004E2083"/>
    <w:rsid w:val="004E20CB"/>
    <w:rsid w:val="004F338D"/>
    <w:rsid w:val="004F3CCA"/>
    <w:rsid w:val="004F57D2"/>
    <w:rsid w:val="00501250"/>
    <w:rsid w:val="00502F78"/>
    <w:rsid w:val="00503255"/>
    <w:rsid w:val="00504150"/>
    <w:rsid w:val="0050668C"/>
    <w:rsid w:val="00510D30"/>
    <w:rsid w:val="00512B67"/>
    <w:rsid w:val="005133A8"/>
    <w:rsid w:val="00515A72"/>
    <w:rsid w:val="00515C7D"/>
    <w:rsid w:val="00516C43"/>
    <w:rsid w:val="005208DA"/>
    <w:rsid w:val="00521096"/>
    <w:rsid w:val="005211F0"/>
    <w:rsid w:val="00522B0C"/>
    <w:rsid w:val="005232A4"/>
    <w:rsid w:val="00524DD9"/>
    <w:rsid w:val="0052505C"/>
    <w:rsid w:val="0052562D"/>
    <w:rsid w:val="00530AD0"/>
    <w:rsid w:val="0053381C"/>
    <w:rsid w:val="0053718D"/>
    <w:rsid w:val="005404E8"/>
    <w:rsid w:val="00540BE6"/>
    <w:rsid w:val="0054139E"/>
    <w:rsid w:val="00542DF0"/>
    <w:rsid w:val="005430F7"/>
    <w:rsid w:val="00543419"/>
    <w:rsid w:val="0054388F"/>
    <w:rsid w:val="00543B77"/>
    <w:rsid w:val="00545AF0"/>
    <w:rsid w:val="00547E2B"/>
    <w:rsid w:val="00554183"/>
    <w:rsid w:val="00557EF3"/>
    <w:rsid w:val="00561087"/>
    <w:rsid w:val="00562D5E"/>
    <w:rsid w:val="00562D64"/>
    <w:rsid w:val="005663C1"/>
    <w:rsid w:val="005667B0"/>
    <w:rsid w:val="0056748A"/>
    <w:rsid w:val="00571671"/>
    <w:rsid w:val="00573901"/>
    <w:rsid w:val="00573F15"/>
    <w:rsid w:val="00573FC5"/>
    <w:rsid w:val="00574A19"/>
    <w:rsid w:val="00574ECB"/>
    <w:rsid w:val="005752B2"/>
    <w:rsid w:val="00576121"/>
    <w:rsid w:val="00577670"/>
    <w:rsid w:val="00577CED"/>
    <w:rsid w:val="00582EEE"/>
    <w:rsid w:val="005848D5"/>
    <w:rsid w:val="005875FD"/>
    <w:rsid w:val="0059248D"/>
    <w:rsid w:val="00596590"/>
    <w:rsid w:val="00596927"/>
    <w:rsid w:val="0059763D"/>
    <w:rsid w:val="005A3744"/>
    <w:rsid w:val="005A4681"/>
    <w:rsid w:val="005A4EC0"/>
    <w:rsid w:val="005B55A9"/>
    <w:rsid w:val="005B5635"/>
    <w:rsid w:val="005B7B11"/>
    <w:rsid w:val="005C1A3D"/>
    <w:rsid w:val="005C24F8"/>
    <w:rsid w:val="005D262C"/>
    <w:rsid w:val="005D584D"/>
    <w:rsid w:val="005E017F"/>
    <w:rsid w:val="005F028F"/>
    <w:rsid w:val="005F15E6"/>
    <w:rsid w:val="005F2CA5"/>
    <w:rsid w:val="005F4F17"/>
    <w:rsid w:val="00604B7F"/>
    <w:rsid w:val="0060763E"/>
    <w:rsid w:val="00607DF8"/>
    <w:rsid w:val="00611E6A"/>
    <w:rsid w:val="0061336B"/>
    <w:rsid w:val="00614B3E"/>
    <w:rsid w:val="00616FC5"/>
    <w:rsid w:val="00621227"/>
    <w:rsid w:val="00624084"/>
    <w:rsid w:val="006273BC"/>
    <w:rsid w:val="00630629"/>
    <w:rsid w:val="00630AF5"/>
    <w:rsid w:val="00631502"/>
    <w:rsid w:val="00634728"/>
    <w:rsid w:val="006357CC"/>
    <w:rsid w:val="00637158"/>
    <w:rsid w:val="0063799E"/>
    <w:rsid w:val="0064378D"/>
    <w:rsid w:val="00644BB9"/>
    <w:rsid w:val="00645F30"/>
    <w:rsid w:val="0064797F"/>
    <w:rsid w:val="006516D6"/>
    <w:rsid w:val="0065234A"/>
    <w:rsid w:val="006553BB"/>
    <w:rsid w:val="00661870"/>
    <w:rsid w:val="00662FDE"/>
    <w:rsid w:val="006670B7"/>
    <w:rsid w:val="0067044B"/>
    <w:rsid w:val="0067166C"/>
    <w:rsid w:val="00671C62"/>
    <w:rsid w:val="00671D56"/>
    <w:rsid w:val="00674585"/>
    <w:rsid w:val="00675698"/>
    <w:rsid w:val="0067631E"/>
    <w:rsid w:val="006772DF"/>
    <w:rsid w:val="006774F3"/>
    <w:rsid w:val="00677AA3"/>
    <w:rsid w:val="00677D7E"/>
    <w:rsid w:val="0068128C"/>
    <w:rsid w:val="00685994"/>
    <w:rsid w:val="006868A8"/>
    <w:rsid w:val="00686B9D"/>
    <w:rsid w:val="00686D7D"/>
    <w:rsid w:val="00687F44"/>
    <w:rsid w:val="00690AD4"/>
    <w:rsid w:val="00691D50"/>
    <w:rsid w:val="0069295F"/>
    <w:rsid w:val="00692CB3"/>
    <w:rsid w:val="00694987"/>
    <w:rsid w:val="00696055"/>
    <w:rsid w:val="00697052"/>
    <w:rsid w:val="006A34A3"/>
    <w:rsid w:val="006A521D"/>
    <w:rsid w:val="006A5BC8"/>
    <w:rsid w:val="006B5095"/>
    <w:rsid w:val="006B78DE"/>
    <w:rsid w:val="006C05A1"/>
    <w:rsid w:val="006C7DC9"/>
    <w:rsid w:val="006D1CBB"/>
    <w:rsid w:val="006D3008"/>
    <w:rsid w:val="006D4067"/>
    <w:rsid w:val="006D53FC"/>
    <w:rsid w:val="006D57AE"/>
    <w:rsid w:val="006D5DC9"/>
    <w:rsid w:val="006E0E7D"/>
    <w:rsid w:val="006E185F"/>
    <w:rsid w:val="006E2100"/>
    <w:rsid w:val="006E74C7"/>
    <w:rsid w:val="006E7CBD"/>
    <w:rsid w:val="006F3633"/>
    <w:rsid w:val="006F431D"/>
    <w:rsid w:val="006F6BB0"/>
    <w:rsid w:val="00700127"/>
    <w:rsid w:val="007009F0"/>
    <w:rsid w:val="007010E9"/>
    <w:rsid w:val="00702932"/>
    <w:rsid w:val="007046C4"/>
    <w:rsid w:val="0070564E"/>
    <w:rsid w:val="00711C64"/>
    <w:rsid w:val="00715544"/>
    <w:rsid w:val="00715973"/>
    <w:rsid w:val="00717797"/>
    <w:rsid w:val="00717B51"/>
    <w:rsid w:val="00724509"/>
    <w:rsid w:val="00725B75"/>
    <w:rsid w:val="00725DA0"/>
    <w:rsid w:val="00725DA4"/>
    <w:rsid w:val="00726096"/>
    <w:rsid w:val="00731092"/>
    <w:rsid w:val="00735588"/>
    <w:rsid w:val="00736074"/>
    <w:rsid w:val="00737D26"/>
    <w:rsid w:val="007400A1"/>
    <w:rsid w:val="00742D1F"/>
    <w:rsid w:val="0074749F"/>
    <w:rsid w:val="007516B2"/>
    <w:rsid w:val="007560D3"/>
    <w:rsid w:val="00756322"/>
    <w:rsid w:val="007564AD"/>
    <w:rsid w:val="00756545"/>
    <w:rsid w:val="00757EA6"/>
    <w:rsid w:val="0076031C"/>
    <w:rsid w:val="007603D6"/>
    <w:rsid w:val="007613E4"/>
    <w:rsid w:val="00762EB9"/>
    <w:rsid w:val="00764ADB"/>
    <w:rsid w:val="00767A8D"/>
    <w:rsid w:val="00771806"/>
    <w:rsid w:val="0077486C"/>
    <w:rsid w:val="007779E8"/>
    <w:rsid w:val="00777B86"/>
    <w:rsid w:val="00782FD1"/>
    <w:rsid w:val="00784E7F"/>
    <w:rsid w:val="0079165E"/>
    <w:rsid w:val="00791D7E"/>
    <w:rsid w:val="00792BEA"/>
    <w:rsid w:val="0079720F"/>
    <w:rsid w:val="007A1952"/>
    <w:rsid w:val="007A1C52"/>
    <w:rsid w:val="007A4EF8"/>
    <w:rsid w:val="007A6272"/>
    <w:rsid w:val="007A64A2"/>
    <w:rsid w:val="007A684D"/>
    <w:rsid w:val="007A7CF9"/>
    <w:rsid w:val="007B0575"/>
    <w:rsid w:val="007C038A"/>
    <w:rsid w:val="007C323A"/>
    <w:rsid w:val="007C4008"/>
    <w:rsid w:val="007C4288"/>
    <w:rsid w:val="007C656F"/>
    <w:rsid w:val="007D40FC"/>
    <w:rsid w:val="007D57DA"/>
    <w:rsid w:val="007D7450"/>
    <w:rsid w:val="007E13F2"/>
    <w:rsid w:val="007E2005"/>
    <w:rsid w:val="007E3237"/>
    <w:rsid w:val="007E426B"/>
    <w:rsid w:val="007E5781"/>
    <w:rsid w:val="007F2FA0"/>
    <w:rsid w:val="007F49D3"/>
    <w:rsid w:val="007F513C"/>
    <w:rsid w:val="007F575B"/>
    <w:rsid w:val="007F6597"/>
    <w:rsid w:val="00800224"/>
    <w:rsid w:val="0080297E"/>
    <w:rsid w:val="0080344E"/>
    <w:rsid w:val="0080688E"/>
    <w:rsid w:val="00806EF7"/>
    <w:rsid w:val="00806FAF"/>
    <w:rsid w:val="008102CA"/>
    <w:rsid w:val="0081216E"/>
    <w:rsid w:val="008138E4"/>
    <w:rsid w:val="00813EA5"/>
    <w:rsid w:val="0082026C"/>
    <w:rsid w:val="00820D7A"/>
    <w:rsid w:val="0082239F"/>
    <w:rsid w:val="008231EC"/>
    <w:rsid w:val="00826A4C"/>
    <w:rsid w:val="00843562"/>
    <w:rsid w:val="00844767"/>
    <w:rsid w:val="0085030E"/>
    <w:rsid w:val="00850BC1"/>
    <w:rsid w:val="00850C38"/>
    <w:rsid w:val="00854E59"/>
    <w:rsid w:val="00855FA5"/>
    <w:rsid w:val="008602C3"/>
    <w:rsid w:val="00860B3B"/>
    <w:rsid w:val="00862183"/>
    <w:rsid w:val="00862DB1"/>
    <w:rsid w:val="00863B74"/>
    <w:rsid w:val="0086401A"/>
    <w:rsid w:val="008702F0"/>
    <w:rsid w:val="008763C1"/>
    <w:rsid w:val="008773A5"/>
    <w:rsid w:val="0087763E"/>
    <w:rsid w:val="00885079"/>
    <w:rsid w:val="00886B67"/>
    <w:rsid w:val="00893BE5"/>
    <w:rsid w:val="008960D1"/>
    <w:rsid w:val="008966FD"/>
    <w:rsid w:val="00896BA0"/>
    <w:rsid w:val="008A21D8"/>
    <w:rsid w:val="008A4AD5"/>
    <w:rsid w:val="008A70B1"/>
    <w:rsid w:val="008A754B"/>
    <w:rsid w:val="008A7BBE"/>
    <w:rsid w:val="008B1CF3"/>
    <w:rsid w:val="008B35D5"/>
    <w:rsid w:val="008B4702"/>
    <w:rsid w:val="008B5B81"/>
    <w:rsid w:val="008B669C"/>
    <w:rsid w:val="008B71C1"/>
    <w:rsid w:val="008D2FAA"/>
    <w:rsid w:val="008D78B7"/>
    <w:rsid w:val="008E0FDB"/>
    <w:rsid w:val="008E1BF7"/>
    <w:rsid w:val="008E275E"/>
    <w:rsid w:val="008F0BA6"/>
    <w:rsid w:val="008F0E61"/>
    <w:rsid w:val="008F106A"/>
    <w:rsid w:val="008F1E8D"/>
    <w:rsid w:val="008F2D0D"/>
    <w:rsid w:val="008F4984"/>
    <w:rsid w:val="008F5ACC"/>
    <w:rsid w:val="008F70DB"/>
    <w:rsid w:val="008F7B68"/>
    <w:rsid w:val="00902784"/>
    <w:rsid w:val="00904A8B"/>
    <w:rsid w:val="00907155"/>
    <w:rsid w:val="0091084D"/>
    <w:rsid w:val="00913C61"/>
    <w:rsid w:val="00915F03"/>
    <w:rsid w:val="009166C9"/>
    <w:rsid w:val="00917CAD"/>
    <w:rsid w:val="00922C52"/>
    <w:rsid w:val="00930A80"/>
    <w:rsid w:val="009332AD"/>
    <w:rsid w:val="00934918"/>
    <w:rsid w:val="00934D79"/>
    <w:rsid w:val="00940726"/>
    <w:rsid w:val="009408FB"/>
    <w:rsid w:val="009431F2"/>
    <w:rsid w:val="00945828"/>
    <w:rsid w:val="00947BF4"/>
    <w:rsid w:val="00951911"/>
    <w:rsid w:val="00952686"/>
    <w:rsid w:val="00952C04"/>
    <w:rsid w:val="00956203"/>
    <w:rsid w:val="00960DC0"/>
    <w:rsid w:val="00961C7B"/>
    <w:rsid w:val="00963B16"/>
    <w:rsid w:val="0096411E"/>
    <w:rsid w:val="00965B08"/>
    <w:rsid w:val="00967F6F"/>
    <w:rsid w:val="00972C7E"/>
    <w:rsid w:val="0097351D"/>
    <w:rsid w:val="009738F5"/>
    <w:rsid w:val="00975163"/>
    <w:rsid w:val="00977F4F"/>
    <w:rsid w:val="0098321E"/>
    <w:rsid w:val="009836B5"/>
    <w:rsid w:val="00984E54"/>
    <w:rsid w:val="0098541D"/>
    <w:rsid w:val="0099154C"/>
    <w:rsid w:val="00992333"/>
    <w:rsid w:val="00992470"/>
    <w:rsid w:val="0099358A"/>
    <w:rsid w:val="009938F8"/>
    <w:rsid w:val="009975EF"/>
    <w:rsid w:val="009A0A1A"/>
    <w:rsid w:val="009A1651"/>
    <w:rsid w:val="009A178D"/>
    <w:rsid w:val="009A2805"/>
    <w:rsid w:val="009A2F2A"/>
    <w:rsid w:val="009A5EB5"/>
    <w:rsid w:val="009B7BC9"/>
    <w:rsid w:val="009C242E"/>
    <w:rsid w:val="009C6B81"/>
    <w:rsid w:val="009C79E1"/>
    <w:rsid w:val="009D2754"/>
    <w:rsid w:val="009D5E9B"/>
    <w:rsid w:val="009D687A"/>
    <w:rsid w:val="009E09C1"/>
    <w:rsid w:val="009E0AD5"/>
    <w:rsid w:val="009E2109"/>
    <w:rsid w:val="009E238F"/>
    <w:rsid w:val="009E33AF"/>
    <w:rsid w:val="009E5D54"/>
    <w:rsid w:val="009E75DE"/>
    <w:rsid w:val="009E7E84"/>
    <w:rsid w:val="009F3E42"/>
    <w:rsid w:val="009F4936"/>
    <w:rsid w:val="009F53A6"/>
    <w:rsid w:val="009F76D1"/>
    <w:rsid w:val="00A00571"/>
    <w:rsid w:val="00A01939"/>
    <w:rsid w:val="00A022F2"/>
    <w:rsid w:val="00A02B08"/>
    <w:rsid w:val="00A04D6C"/>
    <w:rsid w:val="00A05194"/>
    <w:rsid w:val="00A05B33"/>
    <w:rsid w:val="00A0694E"/>
    <w:rsid w:val="00A10F37"/>
    <w:rsid w:val="00A120C6"/>
    <w:rsid w:val="00A13551"/>
    <w:rsid w:val="00A140FE"/>
    <w:rsid w:val="00A17938"/>
    <w:rsid w:val="00A21295"/>
    <w:rsid w:val="00A214EA"/>
    <w:rsid w:val="00A264F8"/>
    <w:rsid w:val="00A33554"/>
    <w:rsid w:val="00A34431"/>
    <w:rsid w:val="00A349D2"/>
    <w:rsid w:val="00A3593E"/>
    <w:rsid w:val="00A3604D"/>
    <w:rsid w:val="00A40F91"/>
    <w:rsid w:val="00A4381A"/>
    <w:rsid w:val="00A43FBB"/>
    <w:rsid w:val="00A44FFD"/>
    <w:rsid w:val="00A47C2C"/>
    <w:rsid w:val="00A53B5C"/>
    <w:rsid w:val="00A62EE4"/>
    <w:rsid w:val="00A638F3"/>
    <w:rsid w:val="00A63C6C"/>
    <w:rsid w:val="00A64040"/>
    <w:rsid w:val="00A657A4"/>
    <w:rsid w:val="00A673C5"/>
    <w:rsid w:val="00A6773C"/>
    <w:rsid w:val="00A73ADB"/>
    <w:rsid w:val="00A75125"/>
    <w:rsid w:val="00A82492"/>
    <w:rsid w:val="00A83930"/>
    <w:rsid w:val="00A858E2"/>
    <w:rsid w:val="00A90D4B"/>
    <w:rsid w:val="00A94C3E"/>
    <w:rsid w:val="00A95C94"/>
    <w:rsid w:val="00A96BA7"/>
    <w:rsid w:val="00A97DAA"/>
    <w:rsid w:val="00AA2D40"/>
    <w:rsid w:val="00AA2EC0"/>
    <w:rsid w:val="00AA307F"/>
    <w:rsid w:val="00AA415E"/>
    <w:rsid w:val="00AA4F08"/>
    <w:rsid w:val="00AA4FC5"/>
    <w:rsid w:val="00AA52AE"/>
    <w:rsid w:val="00AA78F5"/>
    <w:rsid w:val="00AB27AA"/>
    <w:rsid w:val="00AB618C"/>
    <w:rsid w:val="00AB67F4"/>
    <w:rsid w:val="00AB7389"/>
    <w:rsid w:val="00AB7880"/>
    <w:rsid w:val="00AC3021"/>
    <w:rsid w:val="00AC394A"/>
    <w:rsid w:val="00AC4D0C"/>
    <w:rsid w:val="00AC6077"/>
    <w:rsid w:val="00AC623B"/>
    <w:rsid w:val="00AD5922"/>
    <w:rsid w:val="00AE74DF"/>
    <w:rsid w:val="00AF07B9"/>
    <w:rsid w:val="00AF186F"/>
    <w:rsid w:val="00AF710A"/>
    <w:rsid w:val="00B00983"/>
    <w:rsid w:val="00B01E18"/>
    <w:rsid w:val="00B049BD"/>
    <w:rsid w:val="00B13CD3"/>
    <w:rsid w:val="00B15876"/>
    <w:rsid w:val="00B16EA9"/>
    <w:rsid w:val="00B20276"/>
    <w:rsid w:val="00B20C25"/>
    <w:rsid w:val="00B20DA9"/>
    <w:rsid w:val="00B23572"/>
    <w:rsid w:val="00B30472"/>
    <w:rsid w:val="00B321D7"/>
    <w:rsid w:val="00B36599"/>
    <w:rsid w:val="00B3674B"/>
    <w:rsid w:val="00B37210"/>
    <w:rsid w:val="00B376A5"/>
    <w:rsid w:val="00B4507F"/>
    <w:rsid w:val="00B45358"/>
    <w:rsid w:val="00B50491"/>
    <w:rsid w:val="00B50573"/>
    <w:rsid w:val="00B5065B"/>
    <w:rsid w:val="00B52442"/>
    <w:rsid w:val="00B55A51"/>
    <w:rsid w:val="00B5667C"/>
    <w:rsid w:val="00B625E1"/>
    <w:rsid w:val="00B64FE3"/>
    <w:rsid w:val="00B65FE4"/>
    <w:rsid w:val="00B70D7E"/>
    <w:rsid w:val="00B711BE"/>
    <w:rsid w:val="00B738AD"/>
    <w:rsid w:val="00B7450C"/>
    <w:rsid w:val="00B74DDB"/>
    <w:rsid w:val="00B779F4"/>
    <w:rsid w:val="00B8155F"/>
    <w:rsid w:val="00B815E5"/>
    <w:rsid w:val="00B82419"/>
    <w:rsid w:val="00B82495"/>
    <w:rsid w:val="00B851DC"/>
    <w:rsid w:val="00B852BB"/>
    <w:rsid w:val="00B90876"/>
    <w:rsid w:val="00B910F5"/>
    <w:rsid w:val="00B91C06"/>
    <w:rsid w:val="00B922F6"/>
    <w:rsid w:val="00B924AE"/>
    <w:rsid w:val="00B938D8"/>
    <w:rsid w:val="00B950BE"/>
    <w:rsid w:val="00BA28FA"/>
    <w:rsid w:val="00BA66D8"/>
    <w:rsid w:val="00BB1C27"/>
    <w:rsid w:val="00BB2A4E"/>
    <w:rsid w:val="00BB3B9B"/>
    <w:rsid w:val="00BB604C"/>
    <w:rsid w:val="00BB7D88"/>
    <w:rsid w:val="00BC3477"/>
    <w:rsid w:val="00BC44CC"/>
    <w:rsid w:val="00BC6479"/>
    <w:rsid w:val="00BD0359"/>
    <w:rsid w:val="00BD3C4F"/>
    <w:rsid w:val="00BD4B69"/>
    <w:rsid w:val="00BD5657"/>
    <w:rsid w:val="00BD718F"/>
    <w:rsid w:val="00BE54B2"/>
    <w:rsid w:val="00BF10BD"/>
    <w:rsid w:val="00BF2150"/>
    <w:rsid w:val="00BF2E53"/>
    <w:rsid w:val="00BF6061"/>
    <w:rsid w:val="00BF75FD"/>
    <w:rsid w:val="00BF7BCD"/>
    <w:rsid w:val="00C0216A"/>
    <w:rsid w:val="00C02F64"/>
    <w:rsid w:val="00C038F0"/>
    <w:rsid w:val="00C06EF4"/>
    <w:rsid w:val="00C07180"/>
    <w:rsid w:val="00C102E9"/>
    <w:rsid w:val="00C104D0"/>
    <w:rsid w:val="00C104D6"/>
    <w:rsid w:val="00C143C4"/>
    <w:rsid w:val="00C14559"/>
    <w:rsid w:val="00C1744E"/>
    <w:rsid w:val="00C202EA"/>
    <w:rsid w:val="00C2056F"/>
    <w:rsid w:val="00C21BE2"/>
    <w:rsid w:val="00C23692"/>
    <w:rsid w:val="00C23D3F"/>
    <w:rsid w:val="00C24AF3"/>
    <w:rsid w:val="00C2603E"/>
    <w:rsid w:val="00C26C73"/>
    <w:rsid w:val="00C31C0B"/>
    <w:rsid w:val="00C34DCA"/>
    <w:rsid w:val="00C34E86"/>
    <w:rsid w:val="00C42191"/>
    <w:rsid w:val="00C436A2"/>
    <w:rsid w:val="00C463EF"/>
    <w:rsid w:val="00C4668D"/>
    <w:rsid w:val="00C47DDA"/>
    <w:rsid w:val="00C51171"/>
    <w:rsid w:val="00C53889"/>
    <w:rsid w:val="00C54855"/>
    <w:rsid w:val="00C55FC1"/>
    <w:rsid w:val="00C569FC"/>
    <w:rsid w:val="00C56C5C"/>
    <w:rsid w:val="00C653AE"/>
    <w:rsid w:val="00C65702"/>
    <w:rsid w:val="00C6594C"/>
    <w:rsid w:val="00C668E2"/>
    <w:rsid w:val="00C70F7D"/>
    <w:rsid w:val="00C711B7"/>
    <w:rsid w:val="00C73BA4"/>
    <w:rsid w:val="00C74472"/>
    <w:rsid w:val="00C74977"/>
    <w:rsid w:val="00C76538"/>
    <w:rsid w:val="00C803C7"/>
    <w:rsid w:val="00C82043"/>
    <w:rsid w:val="00C83F0E"/>
    <w:rsid w:val="00C870B4"/>
    <w:rsid w:val="00C906E4"/>
    <w:rsid w:val="00C92D9D"/>
    <w:rsid w:val="00C93F29"/>
    <w:rsid w:val="00C94548"/>
    <w:rsid w:val="00C966F1"/>
    <w:rsid w:val="00CA23C6"/>
    <w:rsid w:val="00CA2DBE"/>
    <w:rsid w:val="00CA40C7"/>
    <w:rsid w:val="00CA4DC1"/>
    <w:rsid w:val="00CA5176"/>
    <w:rsid w:val="00CA61B2"/>
    <w:rsid w:val="00CB08D4"/>
    <w:rsid w:val="00CB0971"/>
    <w:rsid w:val="00CB3FED"/>
    <w:rsid w:val="00CB4E15"/>
    <w:rsid w:val="00CB524A"/>
    <w:rsid w:val="00CB799C"/>
    <w:rsid w:val="00CB7DAC"/>
    <w:rsid w:val="00CC04E5"/>
    <w:rsid w:val="00CC29B0"/>
    <w:rsid w:val="00CC415E"/>
    <w:rsid w:val="00CD22B9"/>
    <w:rsid w:val="00CD3E0D"/>
    <w:rsid w:val="00CD42EA"/>
    <w:rsid w:val="00CD4FAA"/>
    <w:rsid w:val="00CE6A72"/>
    <w:rsid w:val="00CF30CA"/>
    <w:rsid w:val="00CF4271"/>
    <w:rsid w:val="00CF6329"/>
    <w:rsid w:val="00D0014C"/>
    <w:rsid w:val="00D01718"/>
    <w:rsid w:val="00D01CFB"/>
    <w:rsid w:val="00D0282F"/>
    <w:rsid w:val="00D0296B"/>
    <w:rsid w:val="00D03B04"/>
    <w:rsid w:val="00D046E1"/>
    <w:rsid w:val="00D066D5"/>
    <w:rsid w:val="00D200F5"/>
    <w:rsid w:val="00D254C6"/>
    <w:rsid w:val="00D25CEC"/>
    <w:rsid w:val="00D27144"/>
    <w:rsid w:val="00D37CA5"/>
    <w:rsid w:val="00D43601"/>
    <w:rsid w:val="00D43E0C"/>
    <w:rsid w:val="00D473EA"/>
    <w:rsid w:val="00D4747F"/>
    <w:rsid w:val="00D47BA5"/>
    <w:rsid w:val="00D53AF1"/>
    <w:rsid w:val="00D54FCC"/>
    <w:rsid w:val="00D551EB"/>
    <w:rsid w:val="00D55868"/>
    <w:rsid w:val="00D625BB"/>
    <w:rsid w:val="00D63392"/>
    <w:rsid w:val="00D63BC8"/>
    <w:rsid w:val="00D63E45"/>
    <w:rsid w:val="00D66B81"/>
    <w:rsid w:val="00D6790B"/>
    <w:rsid w:val="00D67A83"/>
    <w:rsid w:val="00D70C34"/>
    <w:rsid w:val="00D72DFD"/>
    <w:rsid w:val="00D740B8"/>
    <w:rsid w:val="00D75141"/>
    <w:rsid w:val="00D7542A"/>
    <w:rsid w:val="00D763AB"/>
    <w:rsid w:val="00D76EE7"/>
    <w:rsid w:val="00D801E6"/>
    <w:rsid w:val="00D82DD6"/>
    <w:rsid w:val="00D831D4"/>
    <w:rsid w:val="00D84A7A"/>
    <w:rsid w:val="00D853FE"/>
    <w:rsid w:val="00D90707"/>
    <w:rsid w:val="00D94A94"/>
    <w:rsid w:val="00D95EBE"/>
    <w:rsid w:val="00D9783E"/>
    <w:rsid w:val="00D97A12"/>
    <w:rsid w:val="00DA00C0"/>
    <w:rsid w:val="00DA059D"/>
    <w:rsid w:val="00DA1A0C"/>
    <w:rsid w:val="00DA1CBB"/>
    <w:rsid w:val="00DA297D"/>
    <w:rsid w:val="00DA3211"/>
    <w:rsid w:val="00DA3B62"/>
    <w:rsid w:val="00DA412D"/>
    <w:rsid w:val="00DA4B5B"/>
    <w:rsid w:val="00DB0E81"/>
    <w:rsid w:val="00DB5106"/>
    <w:rsid w:val="00DB593B"/>
    <w:rsid w:val="00DB6016"/>
    <w:rsid w:val="00DC06C0"/>
    <w:rsid w:val="00DC1CEF"/>
    <w:rsid w:val="00DC28FA"/>
    <w:rsid w:val="00DC48B5"/>
    <w:rsid w:val="00DC613B"/>
    <w:rsid w:val="00DC6965"/>
    <w:rsid w:val="00DC6A06"/>
    <w:rsid w:val="00DC7F09"/>
    <w:rsid w:val="00DD189C"/>
    <w:rsid w:val="00DD21AE"/>
    <w:rsid w:val="00DD2FBB"/>
    <w:rsid w:val="00DD7620"/>
    <w:rsid w:val="00DE10CD"/>
    <w:rsid w:val="00DE436B"/>
    <w:rsid w:val="00DE442C"/>
    <w:rsid w:val="00DE4F6D"/>
    <w:rsid w:val="00DE7F4E"/>
    <w:rsid w:val="00DF01D3"/>
    <w:rsid w:val="00DF25AD"/>
    <w:rsid w:val="00DF2DD0"/>
    <w:rsid w:val="00DF619B"/>
    <w:rsid w:val="00E0026A"/>
    <w:rsid w:val="00E01E70"/>
    <w:rsid w:val="00E0220E"/>
    <w:rsid w:val="00E05314"/>
    <w:rsid w:val="00E076F1"/>
    <w:rsid w:val="00E10057"/>
    <w:rsid w:val="00E14CCF"/>
    <w:rsid w:val="00E1529D"/>
    <w:rsid w:val="00E15479"/>
    <w:rsid w:val="00E15B12"/>
    <w:rsid w:val="00E20234"/>
    <w:rsid w:val="00E2116B"/>
    <w:rsid w:val="00E26908"/>
    <w:rsid w:val="00E31822"/>
    <w:rsid w:val="00E33F8B"/>
    <w:rsid w:val="00E35BB1"/>
    <w:rsid w:val="00E407EC"/>
    <w:rsid w:val="00E41A58"/>
    <w:rsid w:val="00E47DEF"/>
    <w:rsid w:val="00E529E3"/>
    <w:rsid w:val="00E53464"/>
    <w:rsid w:val="00E5599B"/>
    <w:rsid w:val="00E5678F"/>
    <w:rsid w:val="00E65A8B"/>
    <w:rsid w:val="00E65D92"/>
    <w:rsid w:val="00E75AA7"/>
    <w:rsid w:val="00E765E9"/>
    <w:rsid w:val="00E76BC3"/>
    <w:rsid w:val="00E7768A"/>
    <w:rsid w:val="00E821E9"/>
    <w:rsid w:val="00E83CFF"/>
    <w:rsid w:val="00E84B99"/>
    <w:rsid w:val="00E853CD"/>
    <w:rsid w:val="00E86E76"/>
    <w:rsid w:val="00E87885"/>
    <w:rsid w:val="00E97615"/>
    <w:rsid w:val="00EA00BA"/>
    <w:rsid w:val="00EA24DC"/>
    <w:rsid w:val="00EA3BF7"/>
    <w:rsid w:val="00EA45F7"/>
    <w:rsid w:val="00EA77BF"/>
    <w:rsid w:val="00EB0B52"/>
    <w:rsid w:val="00EB0F8A"/>
    <w:rsid w:val="00EB327E"/>
    <w:rsid w:val="00EB3347"/>
    <w:rsid w:val="00EC25D6"/>
    <w:rsid w:val="00EC2A0B"/>
    <w:rsid w:val="00EC2F73"/>
    <w:rsid w:val="00EC3E81"/>
    <w:rsid w:val="00EC41AF"/>
    <w:rsid w:val="00EC4EA8"/>
    <w:rsid w:val="00EC77DD"/>
    <w:rsid w:val="00ED0DF7"/>
    <w:rsid w:val="00ED504E"/>
    <w:rsid w:val="00ED5430"/>
    <w:rsid w:val="00ED566C"/>
    <w:rsid w:val="00ED6D65"/>
    <w:rsid w:val="00ED7397"/>
    <w:rsid w:val="00EE0718"/>
    <w:rsid w:val="00EE745F"/>
    <w:rsid w:val="00EE7DBF"/>
    <w:rsid w:val="00EF1051"/>
    <w:rsid w:val="00EF263B"/>
    <w:rsid w:val="00EF34BD"/>
    <w:rsid w:val="00EF68CF"/>
    <w:rsid w:val="00F00ADF"/>
    <w:rsid w:val="00F00CD7"/>
    <w:rsid w:val="00F031BE"/>
    <w:rsid w:val="00F06740"/>
    <w:rsid w:val="00F130A8"/>
    <w:rsid w:val="00F13BA6"/>
    <w:rsid w:val="00F25416"/>
    <w:rsid w:val="00F309CA"/>
    <w:rsid w:val="00F45BCA"/>
    <w:rsid w:val="00F45E0A"/>
    <w:rsid w:val="00F45F07"/>
    <w:rsid w:val="00F509BF"/>
    <w:rsid w:val="00F5297F"/>
    <w:rsid w:val="00F644F6"/>
    <w:rsid w:val="00F67925"/>
    <w:rsid w:val="00F73C41"/>
    <w:rsid w:val="00F75E48"/>
    <w:rsid w:val="00F7609F"/>
    <w:rsid w:val="00F77272"/>
    <w:rsid w:val="00F77BAA"/>
    <w:rsid w:val="00F82C93"/>
    <w:rsid w:val="00F84F00"/>
    <w:rsid w:val="00F87663"/>
    <w:rsid w:val="00F913AE"/>
    <w:rsid w:val="00F9451D"/>
    <w:rsid w:val="00F959D0"/>
    <w:rsid w:val="00F95B2B"/>
    <w:rsid w:val="00F9709A"/>
    <w:rsid w:val="00FA1A45"/>
    <w:rsid w:val="00FA2F56"/>
    <w:rsid w:val="00FA33E9"/>
    <w:rsid w:val="00FA6173"/>
    <w:rsid w:val="00FA7B54"/>
    <w:rsid w:val="00FB133C"/>
    <w:rsid w:val="00FB3E2E"/>
    <w:rsid w:val="00FC3138"/>
    <w:rsid w:val="00FC6C5E"/>
    <w:rsid w:val="00FD5B06"/>
    <w:rsid w:val="00FE206E"/>
    <w:rsid w:val="00FE753E"/>
    <w:rsid w:val="00FF4C69"/>
    <w:rsid w:val="00FF6F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hapeDefaults>
    <o:shapedefaults v:ext="edit" spidmax="2049"/>
    <o:shapelayout v:ext="edit">
      <o:idmap v:ext="edit" data="1"/>
    </o:shapelayout>
  </w:shapeDefaults>
  <w:decimalSymbol w:val="."/>
  <w:listSeparator w:val=","/>
  <w14:docId w14:val="5409C6E0"/>
  <w15:docId w15:val="{78BE6C8A-6559-4EF2-9FF0-F1478E774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unhideWhenUsed="1"/>
    <w:lsdException w:name="No Spacing" w:semiHidden="1" w:uiPriority="68" w:unhideWhenUsed="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semiHidden="1" w:uiPriority="47" w:unhideWhenUsed="1"/>
    <w:lsdException w:name="TOC Heading" w:semiHidden="1" w:uiPriority="48"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05A1"/>
    <w:pPr>
      <w:widowControl w:val="0"/>
      <w:adjustRightInd w:val="0"/>
      <w:snapToGrid w:val="0"/>
      <w:spacing w:before="120" w:line="300" w:lineRule="auto"/>
      <w:ind w:firstLine="420"/>
      <w:jc w:val="both"/>
    </w:pPr>
    <w:rPr>
      <w:snapToGrid w:val="0"/>
      <w:sz w:val="21"/>
      <w:szCs w:val="21"/>
    </w:rPr>
  </w:style>
  <w:style w:type="paragraph" w:styleId="1">
    <w:name w:val="heading 1"/>
    <w:basedOn w:val="a"/>
    <w:next w:val="a"/>
    <w:link w:val="10"/>
    <w:uiPriority w:val="9"/>
    <w:qFormat/>
    <w:rsid w:val="00961C7B"/>
    <w:pPr>
      <w:keepNext/>
      <w:keepLines/>
      <w:adjustRightInd/>
      <w:snapToGrid/>
      <w:spacing w:before="340" w:after="330" w:line="578" w:lineRule="auto"/>
      <w:ind w:firstLine="0"/>
      <w:outlineLvl w:val="0"/>
    </w:pPr>
    <w:rPr>
      <w:b/>
      <w:bCs/>
      <w:snapToGrid/>
      <w:kern w:val="44"/>
      <w:sz w:val="44"/>
      <w:szCs w:val="44"/>
    </w:rPr>
  </w:style>
  <w:style w:type="paragraph" w:styleId="2">
    <w:name w:val="heading 2"/>
    <w:basedOn w:val="a"/>
    <w:next w:val="a"/>
    <w:qFormat/>
    <w:rsid w:val="00961C7B"/>
    <w:pPr>
      <w:keepNext/>
      <w:keepLines/>
      <w:adjustRightInd/>
      <w:snapToGrid/>
      <w:spacing w:before="260" w:after="260" w:line="416" w:lineRule="auto"/>
      <w:ind w:firstLine="0"/>
      <w:outlineLvl w:val="1"/>
    </w:pPr>
    <w:rPr>
      <w:rFonts w:ascii="Arial" w:eastAsia="SimHei" w:hAnsi="Arial"/>
      <w:b/>
      <w:bCs/>
      <w:snapToGrid/>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autoRedefine/>
    <w:qFormat/>
    <w:rsid w:val="001C1E9C"/>
    <w:pPr>
      <w:spacing w:before="600" w:after="360"/>
      <w:ind w:right="25" w:firstLine="0"/>
      <w:jc w:val="center"/>
      <w:outlineLvl w:val="0"/>
    </w:pPr>
    <w:rPr>
      <w:rFonts w:ascii="Arial" w:eastAsia="SimHei" w:hAnsi="Arial"/>
      <w:b/>
      <w:bCs/>
      <w:sz w:val="32"/>
      <w:szCs w:val="32"/>
    </w:rPr>
  </w:style>
  <w:style w:type="paragraph" w:styleId="a4">
    <w:name w:val="Body Text"/>
    <w:aliases w:val="正文文本居中"/>
    <w:basedOn w:val="a"/>
    <w:rsid w:val="004C7F69"/>
    <w:pPr>
      <w:ind w:firstLine="0"/>
      <w:jc w:val="center"/>
    </w:pPr>
    <w:rPr>
      <w:sz w:val="28"/>
    </w:rPr>
  </w:style>
  <w:style w:type="paragraph" w:styleId="a5">
    <w:name w:val="Normal Indent"/>
    <w:basedOn w:val="a"/>
    <w:rsid w:val="004C7F69"/>
    <w:pPr>
      <w:numPr>
        <w:ilvl w:val="12"/>
      </w:numPr>
      <w:spacing w:before="60" w:after="60" w:line="240" w:lineRule="auto"/>
      <w:ind w:firstLine="420"/>
    </w:pPr>
    <w:rPr>
      <w:sz w:val="28"/>
    </w:rPr>
  </w:style>
  <w:style w:type="paragraph" w:styleId="20">
    <w:name w:val="Body Text Indent 2"/>
    <w:basedOn w:val="a"/>
    <w:rsid w:val="00961C7B"/>
    <w:pPr>
      <w:spacing w:after="120" w:line="480" w:lineRule="auto"/>
      <w:ind w:leftChars="200" w:left="420"/>
    </w:pPr>
  </w:style>
  <w:style w:type="paragraph" w:styleId="3">
    <w:name w:val="Body Text 3"/>
    <w:basedOn w:val="a"/>
    <w:rsid w:val="00961C7B"/>
    <w:pPr>
      <w:spacing w:after="120"/>
    </w:pPr>
    <w:rPr>
      <w:sz w:val="16"/>
      <w:szCs w:val="16"/>
    </w:rPr>
  </w:style>
  <w:style w:type="paragraph" w:styleId="a6">
    <w:name w:val="header"/>
    <w:basedOn w:val="a"/>
    <w:rsid w:val="00961C7B"/>
    <w:pPr>
      <w:pBdr>
        <w:bottom w:val="single" w:sz="6" w:space="1" w:color="auto"/>
      </w:pBdr>
      <w:tabs>
        <w:tab w:val="center" w:pos="4153"/>
        <w:tab w:val="right" w:pos="8306"/>
      </w:tabs>
      <w:adjustRightInd/>
      <w:spacing w:before="0" w:line="240" w:lineRule="auto"/>
      <w:ind w:firstLine="0"/>
      <w:jc w:val="center"/>
    </w:pPr>
    <w:rPr>
      <w:snapToGrid/>
      <w:kern w:val="2"/>
      <w:sz w:val="18"/>
      <w:szCs w:val="18"/>
    </w:rPr>
  </w:style>
  <w:style w:type="paragraph" w:styleId="a7">
    <w:name w:val="footer"/>
    <w:basedOn w:val="a"/>
    <w:link w:val="a8"/>
    <w:rsid w:val="00961C7B"/>
    <w:pPr>
      <w:tabs>
        <w:tab w:val="center" w:pos="4153"/>
        <w:tab w:val="right" w:pos="8306"/>
      </w:tabs>
      <w:adjustRightInd/>
      <w:spacing w:before="0" w:line="240" w:lineRule="auto"/>
      <w:ind w:firstLine="0"/>
      <w:jc w:val="left"/>
    </w:pPr>
    <w:rPr>
      <w:snapToGrid/>
      <w:kern w:val="2"/>
      <w:sz w:val="18"/>
      <w:szCs w:val="18"/>
    </w:rPr>
  </w:style>
  <w:style w:type="character" w:styleId="a9">
    <w:name w:val="page number"/>
    <w:basedOn w:val="a0"/>
    <w:rsid w:val="00961C7B"/>
  </w:style>
  <w:style w:type="paragraph" w:customStyle="1" w:styleId="11">
    <w:name w:val="正文1"/>
    <w:basedOn w:val="a"/>
    <w:rsid w:val="00961C7B"/>
    <w:pPr>
      <w:adjustRightInd/>
      <w:snapToGrid/>
      <w:spacing w:before="0" w:line="240" w:lineRule="auto"/>
      <w:ind w:firstLineChars="200" w:firstLine="200"/>
    </w:pPr>
    <w:rPr>
      <w:snapToGrid/>
      <w:kern w:val="2"/>
      <w:szCs w:val="20"/>
    </w:rPr>
  </w:style>
  <w:style w:type="character" w:customStyle="1" w:styleId="Char2">
    <w:name w:val="Char2"/>
    <w:rsid w:val="00961C7B"/>
    <w:rPr>
      <w:rFonts w:eastAsia="SimHei"/>
      <w:bCs/>
      <w:kern w:val="44"/>
      <w:sz w:val="28"/>
      <w:szCs w:val="44"/>
      <w:lang w:val="en-US" w:eastAsia="zh-CN" w:bidi="ar-SA"/>
    </w:rPr>
  </w:style>
  <w:style w:type="character" w:customStyle="1" w:styleId="a8">
    <w:name w:val="页脚 字符"/>
    <w:link w:val="a7"/>
    <w:rsid w:val="00961C7B"/>
    <w:rPr>
      <w:rFonts w:eastAsia="SimSun"/>
      <w:kern w:val="2"/>
      <w:sz w:val="18"/>
      <w:szCs w:val="18"/>
      <w:lang w:val="en-US" w:eastAsia="zh-CN" w:bidi="ar-SA"/>
    </w:rPr>
  </w:style>
  <w:style w:type="character" w:styleId="aa">
    <w:name w:val="Hyperlink"/>
    <w:uiPriority w:val="99"/>
    <w:rsid w:val="00961C7B"/>
    <w:rPr>
      <w:color w:val="0000FF"/>
      <w:u w:val="single"/>
    </w:rPr>
  </w:style>
  <w:style w:type="character" w:styleId="ab">
    <w:name w:val="annotation reference"/>
    <w:semiHidden/>
    <w:rsid w:val="00C94548"/>
    <w:rPr>
      <w:sz w:val="21"/>
      <w:szCs w:val="21"/>
    </w:rPr>
  </w:style>
  <w:style w:type="paragraph" w:styleId="ac">
    <w:name w:val="annotation text"/>
    <w:basedOn w:val="a"/>
    <w:link w:val="ad"/>
    <w:qFormat/>
    <w:rsid w:val="00C94548"/>
    <w:pPr>
      <w:jc w:val="left"/>
    </w:pPr>
  </w:style>
  <w:style w:type="paragraph" w:styleId="ae">
    <w:name w:val="annotation subject"/>
    <w:basedOn w:val="ac"/>
    <w:next w:val="ac"/>
    <w:semiHidden/>
    <w:rsid w:val="00C94548"/>
    <w:rPr>
      <w:b/>
      <w:bCs/>
    </w:rPr>
  </w:style>
  <w:style w:type="paragraph" w:styleId="af">
    <w:name w:val="Balloon Text"/>
    <w:basedOn w:val="a"/>
    <w:semiHidden/>
    <w:rsid w:val="00C94548"/>
    <w:rPr>
      <w:sz w:val="18"/>
      <w:szCs w:val="18"/>
    </w:rPr>
  </w:style>
  <w:style w:type="paragraph" w:customStyle="1" w:styleId="CharCharCharChar">
    <w:name w:val="Char Char Char Char"/>
    <w:basedOn w:val="a"/>
    <w:rsid w:val="00611E6A"/>
    <w:pPr>
      <w:widowControl/>
      <w:adjustRightInd/>
      <w:snapToGrid/>
      <w:spacing w:before="0" w:after="160" w:line="240" w:lineRule="exact"/>
      <w:ind w:firstLine="0"/>
      <w:jc w:val="left"/>
    </w:pPr>
    <w:rPr>
      <w:rFonts w:ascii="Verdana" w:hAnsi="Verdana"/>
      <w:snapToGrid/>
      <w:sz w:val="20"/>
      <w:szCs w:val="20"/>
      <w:lang w:eastAsia="en-US"/>
    </w:rPr>
  </w:style>
  <w:style w:type="character" w:customStyle="1" w:styleId="ad">
    <w:name w:val="批注文字 字符"/>
    <w:link w:val="ac"/>
    <w:rsid w:val="008E1BF7"/>
    <w:rPr>
      <w:rFonts w:eastAsia="SimSun"/>
      <w:snapToGrid w:val="0"/>
      <w:sz w:val="21"/>
      <w:szCs w:val="21"/>
      <w:lang w:val="en-US" w:eastAsia="zh-CN" w:bidi="ar-SA"/>
    </w:rPr>
  </w:style>
  <w:style w:type="paragraph" w:customStyle="1" w:styleId="ColorfulShading-Accent11">
    <w:name w:val="Colorful Shading - Accent 11"/>
    <w:hidden/>
    <w:uiPriority w:val="99"/>
    <w:semiHidden/>
    <w:rsid w:val="00596927"/>
    <w:rPr>
      <w:snapToGrid w:val="0"/>
      <w:sz w:val="21"/>
      <w:szCs w:val="21"/>
    </w:rPr>
  </w:style>
  <w:style w:type="paragraph" w:styleId="af0">
    <w:name w:val="Document Map"/>
    <w:basedOn w:val="a"/>
    <w:link w:val="af1"/>
    <w:rsid w:val="00080CDD"/>
    <w:rPr>
      <w:rFonts w:ascii="Lucida Grande" w:hAnsi="Lucida Grande" w:cs="Lucida Grande"/>
      <w:sz w:val="24"/>
      <w:szCs w:val="24"/>
    </w:rPr>
  </w:style>
  <w:style w:type="character" w:customStyle="1" w:styleId="af1">
    <w:name w:val="文档结构图 字符"/>
    <w:link w:val="af0"/>
    <w:rsid w:val="00080CDD"/>
    <w:rPr>
      <w:rFonts w:ascii="Lucida Grande" w:hAnsi="Lucida Grande" w:cs="Lucida Grande"/>
      <w:snapToGrid w:val="0"/>
      <w:sz w:val="24"/>
      <w:szCs w:val="24"/>
    </w:rPr>
  </w:style>
  <w:style w:type="paragraph" w:styleId="af2">
    <w:name w:val="caption"/>
    <w:basedOn w:val="a"/>
    <w:next w:val="a"/>
    <w:unhideWhenUsed/>
    <w:qFormat/>
    <w:rsid w:val="00B938D8"/>
    <w:rPr>
      <w:rFonts w:ascii="Calibri" w:hAnsi="Calibri"/>
      <w:sz w:val="20"/>
      <w:szCs w:val="20"/>
    </w:rPr>
  </w:style>
  <w:style w:type="table" w:styleId="af3">
    <w:name w:val="Table Grid"/>
    <w:basedOn w:val="a1"/>
    <w:rsid w:val="003412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4">
    <w:name w:val="Table Professional"/>
    <w:basedOn w:val="a1"/>
    <w:rsid w:val="008F7B68"/>
    <w:pPr>
      <w:widowControl w:val="0"/>
      <w:adjustRightInd w:val="0"/>
      <w:snapToGrid w:val="0"/>
      <w:spacing w:before="120" w:line="300" w:lineRule="auto"/>
      <w:ind w:firstLine="4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12">
    <w:name w:val="toc 1"/>
    <w:basedOn w:val="a"/>
    <w:next w:val="a"/>
    <w:autoRedefine/>
    <w:uiPriority w:val="39"/>
    <w:rsid w:val="00410A0D"/>
    <w:pPr>
      <w:tabs>
        <w:tab w:val="right" w:leader="dot" w:pos="9061"/>
      </w:tabs>
      <w:spacing w:after="100"/>
    </w:pPr>
    <w:rPr>
      <w:rFonts w:ascii="SimHei" w:eastAsia="SimHei" w:hAnsi="SimSun" w:cs="SimSun"/>
      <w:b/>
      <w:noProof/>
      <w:sz w:val="24"/>
      <w:szCs w:val="24"/>
    </w:rPr>
  </w:style>
  <w:style w:type="paragraph" w:styleId="30">
    <w:name w:val="toc 3"/>
    <w:basedOn w:val="a"/>
    <w:next w:val="a"/>
    <w:autoRedefine/>
    <w:uiPriority w:val="39"/>
    <w:rsid w:val="00DF25AD"/>
    <w:pPr>
      <w:spacing w:after="100"/>
      <w:ind w:left="420"/>
    </w:pPr>
  </w:style>
  <w:style w:type="paragraph" w:styleId="af5">
    <w:name w:val="List Paragraph"/>
    <w:basedOn w:val="a"/>
    <w:uiPriority w:val="72"/>
    <w:unhideWhenUsed/>
    <w:rsid w:val="003B0348"/>
    <w:pPr>
      <w:ind w:left="720"/>
      <w:contextualSpacing/>
    </w:pPr>
  </w:style>
  <w:style w:type="paragraph" w:customStyle="1" w:styleId="SJTUT2">
    <w:name w:val="SJTU_T2"/>
    <w:basedOn w:val="a"/>
    <w:autoRedefine/>
    <w:rsid w:val="00EC25D6"/>
    <w:pPr>
      <w:overflowPunct w:val="0"/>
      <w:adjustRightInd/>
      <w:snapToGrid/>
      <w:spacing w:before="0"/>
      <w:ind w:firstLine="0"/>
    </w:pPr>
    <w:rPr>
      <w:rFonts w:ascii="SimSun" w:hAnsi="SimSun"/>
      <w:snapToGrid/>
      <w:kern w:val="2"/>
      <w:sz w:val="24"/>
      <w:szCs w:val="24"/>
    </w:rPr>
  </w:style>
  <w:style w:type="character" w:styleId="af6">
    <w:name w:val="Placeholder Text"/>
    <w:basedOn w:val="a0"/>
    <w:uiPriority w:val="67"/>
    <w:unhideWhenUsed/>
    <w:rsid w:val="00AF07B9"/>
    <w:rPr>
      <w:color w:val="808080"/>
    </w:rPr>
  </w:style>
  <w:style w:type="paragraph" w:styleId="af7">
    <w:name w:val="Revision"/>
    <w:hidden/>
    <w:uiPriority w:val="71"/>
    <w:semiHidden/>
    <w:rsid w:val="00B64FE3"/>
    <w:rPr>
      <w:snapToGrid w:val="0"/>
      <w:sz w:val="21"/>
      <w:szCs w:val="21"/>
    </w:rPr>
  </w:style>
  <w:style w:type="character" w:customStyle="1" w:styleId="Char">
    <w:name w:val="批注文字 Char"/>
    <w:rsid w:val="00222E17"/>
    <w:rPr>
      <w:rFonts w:eastAsia="SimSun"/>
      <w:snapToGrid w:val="0"/>
      <w:sz w:val="21"/>
      <w:szCs w:val="21"/>
      <w:lang w:val="en-US" w:eastAsia="zh-CN" w:bidi="ar-SA"/>
    </w:rPr>
  </w:style>
  <w:style w:type="paragraph" w:styleId="af8">
    <w:name w:val="Bibliography"/>
    <w:basedOn w:val="a"/>
    <w:next w:val="a"/>
    <w:uiPriority w:val="47"/>
    <w:unhideWhenUsed/>
    <w:rsid w:val="007010E9"/>
  </w:style>
  <w:style w:type="character" w:customStyle="1" w:styleId="10">
    <w:name w:val="标题 1 字符"/>
    <w:basedOn w:val="a0"/>
    <w:link w:val="1"/>
    <w:uiPriority w:val="9"/>
    <w:rsid w:val="007010E9"/>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07390">
      <w:bodyDiv w:val="1"/>
      <w:marLeft w:val="0"/>
      <w:marRight w:val="0"/>
      <w:marTop w:val="0"/>
      <w:marBottom w:val="0"/>
      <w:divBdr>
        <w:top w:val="none" w:sz="0" w:space="0" w:color="auto"/>
        <w:left w:val="none" w:sz="0" w:space="0" w:color="auto"/>
        <w:bottom w:val="none" w:sz="0" w:space="0" w:color="auto"/>
        <w:right w:val="none" w:sz="0" w:space="0" w:color="auto"/>
      </w:divBdr>
    </w:div>
    <w:div w:id="72706539">
      <w:bodyDiv w:val="1"/>
      <w:marLeft w:val="0"/>
      <w:marRight w:val="0"/>
      <w:marTop w:val="0"/>
      <w:marBottom w:val="0"/>
      <w:divBdr>
        <w:top w:val="none" w:sz="0" w:space="0" w:color="auto"/>
        <w:left w:val="none" w:sz="0" w:space="0" w:color="auto"/>
        <w:bottom w:val="none" w:sz="0" w:space="0" w:color="auto"/>
        <w:right w:val="none" w:sz="0" w:space="0" w:color="auto"/>
      </w:divBdr>
    </w:div>
    <w:div w:id="82654782">
      <w:bodyDiv w:val="1"/>
      <w:marLeft w:val="0"/>
      <w:marRight w:val="0"/>
      <w:marTop w:val="0"/>
      <w:marBottom w:val="0"/>
      <w:divBdr>
        <w:top w:val="none" w:sz="0" w:space="0" w:color="auto"/>
        <w:left w:val="none" w:sz="0" w:space="0" w:color="auto"/>
        <w:bottom w:val="none" w:sz="0" w:space="0" w:color="auto"/>
        <w:right w:val="none" w:sz="0" w:space="0" w:color="auto"/>
      </w:divBdr>
    </w:div>
    <w:div w:id="104156415">
      <w:bodyDiv w:val="1"/>
      <w:marLeft w:val="0"/>
      <w:marRight w:val="0"/>
      <w:marTop w:val="0"/>
      <w:marBottom w:val="0"/>
      <w:divBdr>
        <w:top w:val="none" w:sz="0" w:space="0" w:color="auto"/>
        <w:left w:val="none" w:sz="0" w:space="0" w:color="auto"/>
        <w:bottom w:val="none" w:sz="0" w:space="0" w:color="auto"/>
        <w:right w:val="none" w:sz="0" w:space="0" w:color="auto"/>
      </w:divBdr>
    </w:div>
    <w:div w:id="203832089">
      <w:bodyDiv w:val="1"/>
      <w:marLeft w:val="0"/>
      <w:marRight w:val="0"/>
      <w:marTop w:val="0"/>
      <w:marBottom w:val="0"/>
      <w:divBdr>
        <w:top w:val="none" w:sz="0" w:space="0" w:color="auto"/>
        <w:left w:val="none" w:sz="0" w:space="0" w:color="auto"/>
        <w:bottom w:val="none" w:sz="0" w:space="0" w:color="auto"/>
        <w:right w:val="none" w:sz="0" w:space="0" w:color="auto"/>
      </w:divBdr>
      <w:divsChild>
        <w:div w:id="737634345">
          <w:marLeft w:val="0"/>
          <w:marRight w:val="0"/>
          <w:marTop w:val="0"/>
          <w:marBottom w:val="0"/>
          <w:divBdr>
            <w:top w:val="none" w:sz="0" w:space="0" w:color="auto"/>
            <w:left w:val="none" w:sz="0" w:space="0" w:color="auto"/>
            <w:bottom w:val="none" w:sz="0" w:space="0" w:color="auto"/>
            <w:right w:val="none" w:sz="0" w:space="0" w:color="auto"/>
          </w:divBdr>
        </w:div>
      </w:divsChild>
    </w:div>
    <w:div w:id="245922695">
      <w:bodyDiv w:val="1"/>
      <w:marLeft w:val="0"/>
      <w:marRight w:val="0"/>
      <w:marTop w:val="0"/>
      <w:marBottom w:val="0"/>
      <w:divBdr>
        <w:top w:val="none" w:sz="0" w:space="0" w:color="auto"/>
        <w:left w:val="none" w:sz="0" w:space="0" w:color="auto"/>
        <w:bottom w:val="none" w:sz="0" w:space="0" w:color="auto"/>
        <w:right w:val="none" w:sz="0" w:space="0" w:color="auto"/>
      </w:divBdr>
    </w:div>
    <w:div w:id="320080907">
      <w:bodyDiv w:val="1"/>
      <w:marLeft w:val="0"/>
      <w:marRight w:val="0"/>
      <w:marTop w:val="0"/>
      <w:marBottom w:val="0"/>
      <w:divBdr>
        <w:top w:val="none" w:sz="0" w:space="0" w:color="auto"/>
        <w:left w:val="none" w:sz="0" w:space="0" w:color="auto"/>
        <w:bottom w:val="none" w:sz="0" w:space="0" w:color="auto"/>
        <w:right w:val="none" w:sz="0" w:space="0" w:color="auto"/>
      </w:divBdr>
    </w:div>
    <w:div w:id="381368908">
      <w:bodyDiv w:val="1"/>
      <w:marLeft w:val="0"/>
      <w:marRight w:val="0"/>
      <w:marTop w:val="0"/>
      <w:marBottom w:val="0"/>
      <w:divBdr>
        <w:top w:val="none" w:sz="0" w:space="0" w:color="auto"/>
        <w:left w:val="none" w:sz="0" w:space="0" w:color="auto"/>
        <w:bottom w:val="none" w:sz="0" w:space="0" w:color="auto"/>
        <w:right w:val="none" w:sz="0" w:space="0" w:color="auto"/>
      </w:divBdr>
      <w:divsChild>
        <w:div w:id="361829628">
          <w:marLeft w:val="0"/>
          <w:marRight w:val="0"/>
          <w:marTop w:val="0"/>
          <w:marBottom w:val="0"/>
          <w:divBdr>
            <w:top w:val="none" w:sz="0" w:space="0" w:color="auto"/>
            <w:left w:val="none" w:sz="0" w:space="0" w:color="auto"/>
            <w:bottom w:val="none" w:sz="0" w:space="0" w:color="auto"/>
            <w:right w:val="none" w:sz="0" w:space="0" w:color="auto"/>
          </w:divBdr>
        </w:div>
      </w:divsChild>
    </w:div>
    <w:div w:id="396786220">
      <w:bodyDiv w:val="1"/>
      <w:marLeft w:val="0"/>
      <w:marRight w:val="0"/>
      <w:marTop w:val="0"/>
      <w:marBottom w:val="0"/>
      <w:divBdr>
        <w:top w:val="none" w:sz="0" w:space="0" w:color="auto"/>
        <w:left w:val="none" w:sz="0" w:space="0" w:color="auto"/>
        <w:bottom w:val="none" w:sz="0" w:space="0" w:color="auto"/>
        <w:right w:val="none" w:sz="0" w:space="0" w:color="auto"/>
      </w:divBdr>
      <w:divsChild>
        <w:div w:id="665549496">
          <w:marLeft w:val="0"/>
          <w:marRight w:val="0"/>
          <w:marTop w:val="0"/>
          <w:marBottom w:val="0"/>
          <w:divBdr>
            <w:top w:val="none" w:sz="0" w:space="0" w:color="auto"/>
            <w:left w:val="none" w:sz="0" w:space="0" w:color="auto"/>
            <w:bottom w:val="none" w:sz="0" w:space="0" w:color="auto"/>
            <w:right w:val="none" w:sz="0" w:space="0" w:color="auto"/>
          </w:divBdr>
        </w:div>
      </w:divsChild>
    </w:div>
    <w:div w:id="397216488">
      <w:bodyDiv w:val="1"/>
      <w:marLeft w:val="0"/>
      <w:marRight w:val="0"/>
      <w:marTop w:val="0"/>
      <w:marBottom w:val="0"/>
      <w:divBdr>
        <w:top w:val="none" w:sz="0" w:space="0" w:color="auto"/>
        <w:left w:val="none" w:sz="0" w:space="0" w:color="auto"/>
        <w:bottom w:val="none" w:sz="0" w:space="0" w:color="auto"/>
        <w:right w:val="none" w:sz="0" w:space="0" w:color="auto"/>
      </w:divBdr>
    </w:div>
    <w:div w:id="582181065">
      <w:bodyDiv w:val="1"/>
      <w:marLeft w:val="0"/>
      <w:marRight w:val="0"/>
      <w:marTop w:val="0"/>
      <w:marBottom w:val="0"/>
      <w:divBdr>
        <w:top w:val="none" w:sz="0" w:space="0" w:color="auto"/>
        <w:left w:val="none" w:sz="0" w:space="0" w:color="auto"/>
        <w:bottom w:val="none" w:sz="0" w:space="0" w:color="auto"/>
        <w:right w:val="none" w:sz="0" w:space="0" w:color="auto"/>
      </w:divBdr>
    </w:div>
    <w:div w:id="623970765">
      <w:bodyDiv w:val="1"/>
      <w:marLeft w:val="0"/>
      <w:marRight w:val="0"/>
      <w:marTop w:val="0"/>
      <w:marBottom w:val="0"/>
      <w:divBdr>
        <w:top w:val="none" w:sz="0" w:space="0" w:color="auto"/>
        <w:left w:val="none" w:sz="0" w:space="0" w:color="auto"/>
        <w:bottom w:val="none" w:sz="0" w:space="0" w:color="auto"/>
        <w:right w:val="none" w:sz="0" w:space="0" w:color="auto"/>
      </w:divBdr>
    </w:div>
    <w:div w:id="635140608">
      <w:bodyDiv w:val="1"/>
      <w:marLeft w:val="0"/>
      <w:marRight w:val="0"/>
      <w:marTop w:val="0"/>
      <w:marBottom w:val="0"/>
      <w:divBdr>
        <w:top w:val="none" w:sz="0" w:space="0" w:color="auto"/>
        <w:left w:val="none" w:sz="0" w:space="0" w:color="auto"/>
        <w:bottom w:val="none" w:sz="0" w:space="0" w:color="auto"/>
        <w:right w:val="none" w:sz="0" w:space="0" w:color="auto"/>
      </w:divBdr>
    </w:div>
    <w:div w:id="656879813">
      <w:bodyDiv w:val="1"/>
      <w:marLeft w:val="0"/>
      <w:marRight w:val="0"/>
      <w:marTop w:val="0"/>
      <w:marBottom w:val="0"/>
      <w:divBdr>
        <w:top w:val="none" w:sz="0" w:space="0" w:color="auto"/>
        <w:left w:val="none" w:sz="0" w:space="0" w:color="auto"/>
        <w:bottom w:val="none" w:sz="0" w:space="0" w:color="auto"/>
        <w:right w:val="none" w:sz="0" w:space="0" w:color="auto"/>
      </w:divBdr>
      <w:divsChild>
        <w:div w:id="1688673350">
          <w:marLeft w:val="0"/>
          <w:marRight w:val="0"/>
          <w:marTop w:val="0"/>
          <w:marBottom w:val="0"/>
          <w:divBdr>
            <w:top w:val="none" w:sz="0" w:space="0" w:color="auto"/>
            <w:left w:val="none" w:sz="0" w:space="0" w:color="auto"/>
            <w:bottom w:val="none" w:sz="0" w:space="0" w:color="auto"/>
            <w:right w:val="none" w:sz="0" w:space="0" w:color="auto"/>
          </w:divBdr>
        </w:div>
      </w:divsChild>
    </w:div>
    <w:div w:id="670135370">
      <w:bodyDiv w:val="1"/>
      <w:marLeft w:val="0"/>
      <w:marRight w:val="0"/>
      <w:marTop w:val="0"/>
      <w:marBottom w:val="0"/>
      <w:divBdr>
        <w:top w:val="none" w:sz="0" w:space="0" w:color="auto"/>
        <w:left w:val="none" w:sz="0" w:space="0" w:color="auto"/>
        <w:bottom w:val="none" w:sz="0" w:space="0" w:color="auto"/>
        <w:right w:val="none" w:sz="0" w:space="0" w:color="auto"/>
      </w:divBdr>
      <w:divsChild>
        <w:div w:id="1718700832">
          <w:marLeft w:val="0"/>
          <w:marRight w:val="0"/>
          <w:marTop w:val="0"/>
          <w:marBottom w:val="0"/>
          <w:divBdr>
            <w:top w:val="none" w:sz="0" w:space="0" w:color="auto"/>
            <w:left w:val="none" w:sz="0" w:space="0" w:color="auto"/>
            <w:bottom w:val="none" w:sz="0" w:space="0" w:color="auto"/>
            <w:right w:val="none" w:sz="0" w:space="0" w:color="auto"/>
          </w:divBdr>
        </w:div>
      </w:divsChild>
    </w:div>
    <w:div w:id="701438507">
      <w:bodyDiv w:val="1"/>
      <w:marLeft w:val="0"/>
      <w:marRight w:val="0"/>
      <w:marTop w:val="0"/>
      <w:marBottom w:val="0"/>
      <w:divBdr>
        <w:top w:val="none" w:sz="0" w:space="0" w:color="auto"/>
        <w:left w:val="none" w:sz="0" w:space="0" w:color="auto"/>
        <w:bottom w:val="none" w:sz="0" w:space="0" w:color="auto"/>
        <w:right w:val="none" w:sz="0" w:space="0" w:color="auto"/>
      </w:divBdr>
    </w:div>
    <w:div w:id="806169774">
      <w:bodyDiv w:val="1"/>
      <w:marLeft w:val="0"/>
      <w:marRight w:val="0"/>
      <w:marTop w:val="0"/>
      <w:marBottom w:val="0"/>
      <w:divBdr>
        <w:top w:val="none" w:sz="0" w:space="0" w:color="auto"/>
        <w:left w:val="none" w:sz="0" w:space="0" w:color="auto"/>
        <w:bottom w:val="none" w:sz="0" w:space="0" w:color="auto"/>
        <w:right w:val="none" w:sz="0" w:space="0" w:color="auto"/>
      </w:divBdr>
      <w:divsChild>
        <w:div w:id="1047727940">
          <w:marLeft w:val="0"/>
          <w:marRight w:val="0"/>
          <w:marTop w:val="0"/>
          <w:marBottom w:val="0"/>
          <w:divBdr>
            <w:top w:val="none" w:sz="0" w:space="0" w:color="auto"/>
            <w:left w:val="none" w:sz="0" w:space="0" w:color="auto"/>
            <w:bottom w:val="none" w:sz="0" w:space="0" w:color="auto"/>
            <w:right w:val="none" w:sz="0" w:space="0" w:color="auto"/>
          </w:divBdr>
        </w:div>
      </w:divsChild>
    </w:div>
    <w:div w:id="904685225">
      <w:bodyDiv w:val="1"/>
      <w:marLeft w:val="0"/>
      <w:marRight w:val="0"/>
      <w:marTop w:val="0"/>
      <w:marBottom w:val="0"/>
      <w:divBdr>
        <w:top w:val="none" w:sz="0" w:space="0" w:color="auto"/>
        <w:left w:val="none" w:sz="0" w:space="0" w:color="auto"/>
        <w:bottom w:val="none" w:sz="0" w:space="0" w:color="auto"/>
        <w:right w:val="none" w:sz="0" w:space="0" w:color="auto"/>
      </w:divBdr>
      <w:divsChild>
        <w:div w:id="523906246">
          <w:marLeft w:val="0"/>
          <w:marRight w:val="0"/>
          <w:marTop w:val="0"/>
          <w:marBottom w:val="0"/>
          <w:divBdr>
            <w:top w:val="none" w:sz="0" w:space="0" w:color="auto"/>
            <w:left w:val="none" w:sz="0" w:space="0" w:color="auto"/>
            <w:bottom w:val="none" w:sz="0" w:space="0" w:color="auto"/>
            <w:right w:val="none" w:sz="0" w:space="0" w:color="auto"/>
          </w:divBdr>
        </w:div>
      </w:divsChild>
    </w:div>
    <w:div w:id="959919074">
      <w:bodyDiv w:val="1"/>
      <w:marLeft w:val="0"/>
      <w:marRight w:val="0"/>
      <w:marTop w:val="0"/>
      <w:marBottom w:val="0"/>
      <w:divBdr>
        <w:top w:val="none" w:sz="0" w:space="0" w:color="auto"/>
        <w:left w:val="none" w:sz="0" w:space="0" w:color="auto"/>
        <w:bottom w:val="none" w:sz="0" w:space="0" w:color="auto"/>
        <w:right w:val="none" w:sz="0" w:space="0" w:color="auto"/>
      </w:divBdr>
      <w:divsChild>
        <w:div w:id="540675141">
          <w:marLeft w:val="0"/>
          <w:marRight w:val="0"/>
          <w:marTop w:val="0"/>
          <w:marBottom w:val="0"/>
          <w:divBdr>
            <w:top w:val="none" w:sz="0" w:space="0" w:color="auto"/>
            <w:left w:val="none" w:sz="0" w:space="0" w:color="auto"/>
            <w:bottom w:val="none" w:sz="0" w:space="0" w:color="auto"/>
            <w:right w:val="none" w:sz="0" w:space="0" w:color="auto"/>
          </w:divBdr>
        </w:div>
      </w:divsChild>
    </w:div>
    <w:div w:id="1080104423">
      <w:bodyDiv w:val="1"/>
      <w:marLeft w:val="0"/>
      <w:marRight w:val="0"/>
      <w:marTop w:val="0"/>
      <w:marBottom w:val="0"/>
      <w:divBdr>
        <w:top w:val="none" w:sz="0" w:space="0" w:color="auto"/>
        <w:left w:val="none" w:sz="0" w:space="0" w:color="auto"/>
        <w:bottom w:val="none" w:sz="0" w:space="0" w:color="auto"/>
        <w:right w:val="none" w:sz="0" w:space="0" w:color="auto"/>
      </w:divBdr>
    </w:div>
    <w:div w:id="1166365506">
      <w:bodyDiv w:val="1"/>
      <w:marLeft w:val="0"/>
      <w:marRight w:val="0"/>
      <w:marTop w:val="0"/>
      <w:marBottom w:val="0"/>
      <w:divBdr>
        <w:top w:val="none" w:sz="0" w:space="0" w:color="auto"/>
        <w:left w:val="none" w:sz="0" w:space="0" w:color="auto"/>
        <w:bottom w:val="none" w:sz="0" w:space="0" w:color="auto"/>
        <w:right w:val="none" w:sz="0" w:space="0" w:color="auto"/>
      </w:divBdr>
    </w:div>
    <w:div w:id="1239898998">
      <w:bodyDiv w:val="1"/>
      <w:marLeft w:val="0"/>
      <w:marRight w:val="0"/>
      <w:marTop w:val="0"/>
      <w:marBottom w:val="0"/>
      <w:divBdr>
        <w:top w:val="none" w:sz="0" w:space="0" w:color="auto"/>
        <w:left w:val="none" w:sz="0" w:space="0" w:color="auto"/>
        <w:bottom w:val="none" w:sz="0" w:space="0" w:color="auto"/>
        <w:right w:val="none" w:sz="0" w:space="0" w:color="auto"/>
      </w:divBdr>
    </w:div>
    <w:div w:id="1262908499">
      <w:bodyDiv w:val="1"/>
      <w:marLeft w:val="0"/>
      <w:marRight w:val="0"/>
      <w:marTop w:val="0"/>
      <w:marBottom w:val="0"/>
      <w:divBdr>
        <w:top w:val="none" w:sz="0" w:space="0" w:color="auto"/>
        <w:left w:val="none" w:sz="0" w:space="0" w:color="auto"/>
        <w:bottom w:val="none" w:sz="0" w:space="0" w:color="auto"/>
        <w:right w:val="none" w:sz="0" w:space="0" w:color="auto"/>
      </w:divBdr>
    </w:div>
    <w:div w:id="1414278352">
      <w:bodyDiv w:val="1"/>
      <w:marLeft w:val="0"/>
      <w:marRight w:val="0"/>
      <w:marTop w:val="0"/>
      <w:marBottom w:val="0"/>
      <w:divBdr>
        <w:top w:val="none" w:sz="0" w:space="0" w:color="auto"/>
        <w:left w:val="none" w:sz="0" w:space="0" w:color="auto"/>
        <w:bottom w:val="none" w:sz="0" w:space="0" w:color="auto"/>
        <w:right w:val="none" w:sz="0" w:space="0" w:color="auto"/>
      </w:divBdr>
    </w:div>
    <w:div w:id="1419867026">
      <w:bodyDiv w:val="1"/>
      <w:marLeft w:val="0"/>
      <w:marRight w:val="0"/>
      <w:marTop w:val="0"/>
      <w:marBottom w:val="0"/>
      <w:divBdr>
        <w:top w:val="none" w:sz="0" w:space="0" w:color="auto"/>
        <w:left w:val="none" w:sz="0" w:space="0" w:color="auto"/>
        <w:bottom w:val="none" w:sz="0" w:space="0" w:color="auto"/>
        <w:right w:val="none" w:sz="0" w:space="0" w:color="auto"/>
      </w:divBdr>
      <w:divsChild>
        <w:div w:id="1995910346">
          <w:marLeft w:val="0"/>
          <w:marRight w:val="0"/>
          <w:marTop w:val="0"/>
          <w:marBottom w:val="0"/>
          <w:divBdr>
            <w:top w:val="none" w:sz="0" w:space="0" w:color="auto"/>
            <w:left w:val="none" w:sz="0" w:space="0" w:color="auto"/>
            <w:bottom w:val="none" w:sz="0" w:space="0" w:color="auto"/>
            <w:right w:val="none" w:sz="0" w:space="0" w:color="auto"/>
          </w:divBdr>
        </w:div>
      </w:divsChild>
    </w:div>
    <w:div w:id="1521240124">
      <w:bodyDiv w:val="1"/>
      <w:marLeft w:val="0"/>
      <w:marRight w:val="0"/>
      <w:marTop w:val="0"/>
      <w:marBottom w:val="0"/>
      <w:divBdr>
        <w:top w:val="none" w:sz="0" w:space="0" w:color="auto"/>
        <w:left w:val="none" w:sz="0" w:space="0" w:color="auto"/>
        <w:bottom w:val="none" w:sz="0" w:space="0" w:color="auto"/>
        <w:right w:val="none" w:sz="0" w:space="0" w:color="auto"/>
      </w:divBdr>
      <w:divsChild>
        <w:div w:id="864249922">
          <w:marLeft w:val="0"/>
          <w:marRight w:val="0"/>
          <w:marTop w:val="0"/>
          <w:marBottom w:val="0"/>
          <w:divBdr>
            <w:top w:val="none" w:sz="0" w:space="0" w:color="auto"/>
            <w:left w:val="none" w:sz="0" w:space="0" w:color="auto"/>
            <w:bottom w:val="none" w:sz="0" w:space="0" w:color="auto"/>
            <w:right w:val="none" w:sz="0" w:space="0" w:color="auto"/>
          </w:divBdr>
        </w:div>
      </w:divsChild>
    </w:div>
    <w:div w:id="1591888742">
      <w:bodyDiv w:val="1"/>
      <w:marLeft w:val="0"/>
      <w:marRight w:val="0"/>
      <w:marTop w:val="0"/>
      <w:marBottom w:val="0"/>
      <w:divBdr>
        <w:top w:val="none" w:sz="0" w:space="0" w:color="auto"/>
        <w:left w:val="none" w:sz="0" w:space="0" w:color="auto"/>
        <w:bottom w:val="none" w:sz="0" w:space="0" w:color="auto"/>
        <w:right w:val="none" w:sz="0" w:space="0" w:color="auto"/>
      </w:divBdr>
      <w:divsChild>
        <w:div w:id="1891769929">
          <w:marLeft w:val="0"/>
          <w:marRight w:val="0"/>
          <w:marTop w:val="0"/>
          <w:marBottom w:val="0"/>
          <w:divBdr>
            <w:top w:val="none" w:sz="0" w:space="0" w:color="auto"/>
            <w:left w:val="none" w:sz="0" w:space="0" w:color="auto"/>
            <w:bottom w:val="none" w:sz="0" w:space="0" w:color="auto"/>
            <w:right w:val="none" w:sz="0" w:space="0" w:color="auto"/>
          </w:divBdr>
        </w:div>
      </w:divsChild>
    </w:div>
    <w:div w:id="1600989257">
      <w:bodyDiv w:val="1"/>
      <w:marLeft w:val="0"/>
      <w:marRight w:val="0"/>
      <w:marTop w:val="0"/>
      <w:marBottom w:val="0"/>
      <w:divBdr>
        <w:top w:val="none" w:sz="0" w:space="0" w:color="auto"/>
        <w:left w:val="none" w:sz="0" w:space="0" w:color="auto"/>
        <w:bottom w:val="none" w:sz="0" w:space="0" w:color="auto"/>
        <w:right w:val="none" w:sz="0" w:space="0" w:color="auto"/>
      </w:divBdr>
      <w:divsChild>
        <w:div w:id="2003778807">
          <w:marLeft w:val="0"/>
          <w:marRight w:val="0"/>
          <w:marTop w:val="0"/>
          <w:marBottom w:val="0"/>
          <w:divBdr>
            <w:top w:val="none" w:sz="0" w:space="0" w:color="auto"/>
            <w:left w:val="none" w:sz="0" w:space="0" w:color="auto"/>
            <w:bottom w:val="none" w:sz="0" w:space="0" w:color="auto"/>
            <w:right w:val="none" w:sz="0" w:space="0" w:color="auto"/>
          </w:divBdr>
        </w:div>
      </w:divsChild>
    </w:div>
    <w:div w:id="1613056083">
      <w:bodyDiv w:val="1"/>
      <w:marLeft w:val="0"/>
      <w:marRight w:val="0"/>
      <w:marTop w:val="0"/>
      <w:marBottom w:val="0"/>
      <w:divBdr>
        <w:top w:val="none" w:sz="0" w:space="0" w:color="auto"/>
        <w:left w:val="none" w:sz="0" w:space="0" w:color="auto"/>
        <w:bottom w:val="none" w:sz="0" w:space="0" w:color="auto"/>
        <w:right w:val="none" w:sz="0" w:space="0" w:color="auto"/>
      </w:divBdr>
    </w:div>
    <w:div w:id="1615483362">
      <w:bodyDiv w:val="1"/>
      <w:marLeft w:val="0"/>
      <w:marRight w:val="0"/>
      <w:marTop w:val="0"/>
      <w:marBottom w:val="0"/>
      <w:divBdr>
        <w:top w:val="none" w:sz="0" w:space="0" w:color="auto"/>
        <w:left w:val="none" w:sz="0" w:space="0" w:color="auto"/>
        <w:bottom w:val="none" w:sz="0" w:space="0" w:color="auto"/>
        <w:right w:val="none" w:sz="0" w:space="0" w:color="auto"/>
      </w:divBdr>
    </w:div>
    <w:div w:id="1700400299">
      <w:bodyDiv w:val="1"/>
      <w:marLeft w:val="0"/>
      <w:marRight w:val="0"/>
      <w:marTop w:val="0"/>
      <w:marBottom w:val="0"/>
      <w:divBdr>
        <w:top w:val="none" w:sz="0" w:space="0" w:color="auto"/>
        <w:left w:val="none" w:sz="0" w:space="0" w:color="auto"/>
        <w:bottom w:val="none" w:sz="0" w:space="0" w:color="auto"/>
        <w:right w:val="none" w:sz="0" w:space="0" w:color="auto"/>
      </w:divBdr>
    </w:div>
    <w:div w:id="1868565374">
      <w:bodyDiv w:val="1"/>
      <w:marLeft w:val="0"/>
      <w:marRight w:val="0"/>
      <w:marTop w:val="0"/>
      <w:marBottom w:val="0"/>
      <w:divBdr>
        <w:top w:val="none" w:sz="0" w:space="0" w:color="auto"/>
        <w:left w:val="none" w:sz="0" w:space="0" w:color="auto"/>
        <w:bottom w:val="none" w:sz="0" w:space="0" w:color="auto"/>
        <w:right w:val="none" w:sz="0" w:space="0" w:color="auto"/>
      </w:divBdr>
      <w:divsChild>
        <w:div w:id="1696031353">
          <w:marLeft w:val="0"/>
          <w:marRight w:val="0"/>
          <w:marTop w:val="0"/>
          <w:marBottom w:val="0"/>
          <w:divBdr>
            <w:top w:val="none" w:sz="0" w:space="0" w:color="auto"/>
            <w:left w:val="none" w:sz="0" w:space="0" w:color="auto"/>
            <w:bottom w:val="none" w:sz="0" w:space="0" w:color="auto"/>
            <w:right w:val="none" w:sz="0" w:space="0" w:color="auto"/>
          </w:divBdr>
        </w:div>
      </w:divsChild>
    </w:div>
    <w:div w:id="1967158727">
      <w:bodyDiv w:val="1"/>
      <w:marLeft w:val="0"/>
      <w:marRight w:val="0"/>
      <w:marTop w:val="0"/>
      <w:marBottom w:val="0"/>
      <w:divBdr>
        <w:top w:val="none" w:sz="0" w:space="0" w:color="auto"/>
        <w:left w:val="none" w:sz="0" w:space="0" w:color="auto"/>
        <w:bottom w:val="none" w:sz="0" w:space="0" w:color="auto"/>
        <w:right w:val="none" w:sz="0" w:space="0" w:color="auto"/>
      </w:divBdr>
    </w:div>
    <w:div w:id="1994143601">
      <w:bodyDiv w:val="1"/>
      <w:marLeft w:val="0"/>
      <w:marRight w:val="0"/>
      <w:marTop w:val="0"/>
      <w:marBottom w:val="0"/>
      <w:divBdr>
        <w:top w:val="none" w:sz="0" w:space="0" w:color="auto"/>
        <w:left w:val="none" w:sz="0" w:space="0" w:color="auto"/>
        <w:bottom w:val="none" w:sz="0" w:space="0" w:color="auto"/>
        <w:right w:val="none" w:sz="0" w:space="0" w:color="auto"/>
      </w:divBdr>
      <w:divsChild>
        <w:div w:id="282394760">
          <w:marLeft w:val="0"/>
          <w:marRight w:val="0"/>
          <w:marTop w:val="0"/>
          <w:marBottom w:val="0"/>
          <w:divBdr>
            <w:top w:val="none" w:sz="0" w:space="0" w:color="auto"/>
            <w:left w:val="none" w:sz="0" w:space="0" w:color="auto"/>
            <w:bottom w:val="none" w:sz="0" w:space="0" w:color="auto"/>
            <w:right w:val="none" w:sz="0" w:space="0" w:color="auto"/>
          </w:divBdr>
        </w:div>
      </w:divsChild>
    </w:div>
    <w:div w:id="2028947212">
      <w:bodyDiv w:val="1"/>
      <w:marLeft w:val="0"/>
      <w:marRight w:val="0"/>
      <w:marTop w:val="0"/>
      <w:marBottom w:val="0"/>
      <w:divBdr>
        <w:top w:val="none" w:sz="0" w:space="0" w:color="auto"/>
        <w:left w:val="none" w:sz="0" w:space="0" w:color="auto"/>
        <w:bottom w:val="none" w:sz="0" w:space="0" w:color="auto"/>
        <w:right w:val="none" w:sz="0" w:space="0" w:color="auto"/>
      </w:divBdr>
    </w:div>
    <w:div w:id="2086299487">
      <w:bodyDiv w:val="1"/>
      <w:marLeft w:val="0"/>
      <w:marRight w:val="0"/>
      <w:marTop w:val="0"/>
      <w:marBottom w:val="0"/>
      <w:divBdr>
        <w:top w:val="none" w:sz="0" w:space="0" w:color="auto"/>
        <w:left w:val="none" w:sz="0" w:space="0" w:color="auto"/>
        <w:bottom w:val="none" w:sz="0" w:space="0" w:color="auto"/>
        <w:right w:val="none" w:sz="0" w:space="0" w:color="auto"/>
      </w:divBdr>
      <w:divsChild>
        <w:div w:id="1427925092">
          <w:marLeft w:val="0"/>
          <w:marRight w:val="0"/>
          <w:marTop w:val="0"/>
          <w:marBottom w:val="0"/>
          <w:divBdr>
            <w:top w:val="none" w:sz="0" w:space="0" w:color="auto"/>
            <w:left w:val="none" w:sz="0" w:space="0" w:color="auto"/>
            <w:bottom w:val="none" w:sz="0" w:space="0" w:color="auto"/>
            <w:right w:val="none" w:sz="0" w:space="0" w:color="auto"/>
          </w:divBdr>
        </w:div>
      </w:divsChild>
    </w:div>
    <w:div w:id="2129541691">
      <w:bodyDiv w:val="1"/>
      <w:marLeft w:val="0"/>
      <w:marRight w:val="0"/>
      <w:marTop w:val="0"/>
      <w:marBottom w:val="0"/>
      <w:divBdr>
        <w:top w:val="none" w:sz="0" w:space="0" w:color="auto"/>
        <w:left w:val="none" w:sz="0" w:space="0" w:color="auto"/>
        <w:bottom w:val="none" w:sz="0" w:space="0" w:color="auto"/>
        <w:right w:val="none" w:sz="0" w:space="0" w:color="auto"/>
      </w:divBdr>
    </w:div>
    <w:div w:id="2133283790">
      <w:bodyDiv w:val="1"/>
      <w:marLeft w:val="0"/>
      <w:marRight w:val="0"/>
      <w:marTop w:val="0"/>
      <w:marBottom w:val="0"/>
      <w:divBdr>
        <w:top w:val="none" w:sz="0" w:space="0" w:color="auto"/>
        <w:left w:val="none" w:sz="0" w:space="0" w:color="auto"/>
        <w:bottom w:val="none" w:sz="0" w:space="0" w:color="auto"/>
        <w:right w:val="none" w:sz="0" w:space="0" w:color="auto"/>
      </w:divBdr>
      <w:divsChild>
        <w:div w:id="1435318066">
          <w:marLeft w:val="0"/>
          <w:marRight w:val="0"/>
          <w:marTop w:val="0"/>
          <w:marBottom w:val="0"/>
          <w:divBdr>
            <w:top w:val="none" w:sz="0" w:space="0" w:color="auto"/>
            <w:left w:val="none" w:sz="0" w:space="0" w:color="auto"/>
            <w:bottom w:val="none" w:sz="0" w:space="0" w:color="auto"/>
            <w:right w:val="none" w:sz="0" w:space="0" w:color="auto"/>
          </w:divBdr>
        </w:div>
      </w:divsChild>
    </w:div>
    <w:div w:id="2142839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oter" Target="footer5.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lling\OneDrive\&#24037;&#31243;&#30805;&#22763;\&#35770;&#25991;&#38454;&#27573;\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阅读电子书</c:v>
          </c:tx>
          <c:spPr>
            <a:ln w="19050"/>
          </c:spPr>
          <c:marker>
            <c:symbol val="square"/>
            <c:size val="4"/>
          </c:marker>
          <c:val>
            <c:numRef>
              <c:f>Sheet1!$A$2:$CL$2</c:f>
              <c:numCache>
                <c:formatCode>General</c:formatCode>
                <c:ptCount val="90"/>
                <c:pt idx="0">
                  <c:v>32.1</c:v>
                </c:pt>
                <c:pt idx="1">
                  <c:v>8.1</c:v>
                </c:pt>
                <c:pt idx="2">
                  <c:v>19.2</c:v>
                </c:pt>
                <c:pt idx="3">
                  <c:v>9.1</c:v>
                </c:pt>
                <c:pt idx="4">
                  <c:v>6.2</c:v>
                </c:pt>
                <c:pt idx="5">
                  <c:v>11.3</c:v>
                </c:pt>
                <c:pt idx="6">
                  <c:v>13.2</c:v>
                </c:pt>
                <c:pt idx="7">
                  <c:v>3.5</c:v>
                </c:pt>
                <c:pt idx="8">
                  <c:v>10.3</c:v>
                </c:pt>
                <c:pt idx="9">
                  <c:v>14</c:v>
                </c:pt>
                <c:pt idx="10">
                  <c:v>8.6</c:v>
                </c:pt>
                <c:pt idx="11">
                  <c:v>5.2</c:v>
                </c:pt>
                <c:pt idx="12">
                  <c:v>8.8000000000000007</c:v>
                </c:pt>
                <c:pt idx="13">
                  <c:v>7.5</c:v>
                </c:pt>
                <c:pt idx="14">
                  <c:v>4.8</c:v>
                </c:pt>
                <c:pt idx="15">
                  <c:v>16.399999999999999</c:v>
                </c:pt>
                <c:pt idx="16">
                  <c:v>11.2</c:v>
                </c:pt>
                <c:pt idx="17">
                  <c:v>7.8</c:v>
                </c:pt>
                <c:pt idx="18">
                  <c:v>2.8</c:v>
                </c:pt>
                <c:pt idx="19">
                  <c:v>8.5</c:v>
                </c:pt>
                <c:pt idx="20">
                  <c:v>12.1</c:v>
                </c:pt>
                <c:pt idx="21">
                  <c:v>3.4</c:v>
                </c:pt>
                <c:pt idx="22">
                  <c:v>11.6</c:v>
                </c:pt>
                <c:pt idx="23">
                  <c:v>7.5</c:v>
                </c:pt>
                <c:pt idx="24">
                  <c:v>12.4</c:v>
                </c:pt>
                <c:pt idx="25">
                  <c:v>11.2</c:v>
                </c:pt>
                <c:pt idx="26">
                  <c:v>6.8</c:v>
                </c:pt>
                <c:pt idx="27">
                  <c:v>6.9</c:v>
                </c:pt>
                <c:pt idx="28">
                  <c:v>7</c:v>
                </c:pt>
                <c:pt idx="29">
                  <c:v>13.3</c:v>
                </c:pt>
                <c:pt idx="30">
                  <c:v>1.2</c:v>
                </c:pt>
                <c:pt idx="31">
                  <c:v>0.8</c:v>
                </c:pt>
                <c:pt idx="32">
                  <c:v>0.2</c:v>
                </c:pt>
                <c:pt idx="33">
                  <c:v>12.4</c:v>
                </c:pt>
                <c:pt idx="34">
                  <c:v>17.2</c:v>
                </c:pt>
                <c:pt idx="35">
                  <c:v>10.8</c:v>
                </c:pt>
                <c:pt idx="36">
                  <c:v>4.9000000000000004</c:v>
                </c:pt>
                <c:pt idx="37">
                  <c:v>17.100000000000001</c:v>
                </c:pt>
                <c:pt idx="38">
                  <c:v>16.2</c:v>
                </c:pt>
                <c:pt idx="39">
                  <c:v>6.3</c:v>
                </c:pt>
                <c:pt idx="40">
                  <c:v>4.9000000000000004</c:v>
                </c:pt>
                <c:pt idx="41">
                  <c:v>2.7</c:v>
                </c:pt>
                <c:pt idx="42">
                  <c:v>1.1000000000000001</c:v>
                </c:pt>
                <c:pt idx="43">
                  <c:v>0.8</c:v>
                </c:pt>
                <c:pt idx="44">
                  <c:v>0.70000000000000062</c:v>
                </c:pt>
                <c:pt idx="45">
                  <c:v>0.70000000000000062</c:v>
                </c:pt>
                <c:pt idx="46">
                  <c:v>18.2</c:v>
                </c:pt>
                <c:pt idx="47">
                  <c:v>9.3000000000000007</c:v>
                </c:pt>
                <c:pt idx="48">
                  <c:v>5.4</c:v>
                </c:pt>
                <c:pt idx="49">
                  <c:v>8.6</c:v>
                </c:pt>
                <c:pt idx="50">
                  <c:v>18.2</c:v>
                </c:pt>
                <c:pt idx="51">
                  <c:v>8.4</c:v>
                </c:pt>
                <c:pt idx="52">
                  <c:v>4.8</c:v>
                </c:pt>
                <c:pt idx="53">
                  <c:v>3.3</c:v>
                </c:pt>
                <c:pt idx="54">
                  <c:v>1.1000000000000001</c:v>
                </c:pt>
                <c:pt idx="55">
                  <c:v>0.8</c:v>
                </c:pt>
                <c:pt idx="56">
                  <c:v>0.70000000000000062</c:v>
                </c:pt>
                <c:pt idx="57">
                  <c:v>0.70000000000000062</c:v>
                </c:pt>
                <c:pt idx="58">
                  <c:v>19.3</c:v>
                </c:pt>
                <c:pt idx="59">
                  <c:v>0.70000000000000062</c:v>
                </c:pt>
                <c:pt idx="60">
                  <c:v>7.8</c:v>
                </c:pt>
                <c:pt idx="61">
                  <c:v>3.9</c:v>
                </c:pt>
                <c:pt idx="62">
                  <c:v>8.2000000000000011</c:v>
                </c:pt>
                <c:pt idx="63">
                  <c:v>11.5</c:v>
                </c:pt>
                <c:pt idx="64">
                  <c:v>2.4</c:v>
                </c:pt>
                <c:pt idx="65">
                  <c:v>11.5</c:v>
                </c:pt>
                <c:pt idx="66">
                  <c:v>2.8</c:v>
                </c:pt>
                <c:pt idx="67">
                  <c:v>1.3</c:v>
                </c:pt>
                <c:pt idx="68">
                  <c:v>0.9</c:v>
                </c:pt>
                <c:pt idx="69">
                  <c:v>10.1</c:v>
                </c:pt>
                <c:pt idx="70">
                  <c:v>3.6</c:v>
                </c:pt>
                <c:pt idx="71">
                  <c:v>11.6</c:v>
                </c:pt>
                <c:pt idx="72">
                  <c:v>12.8</c:v>
                </c:pt>
                <c:pt idx="73">
                  <c:v>4.9000000000000004</c:v>
                </c:pt>
                <c:pt idx="74">
                  <c:v>4.3</c:v>
                </c:pt>
                <c:pt idx="75">
                  <c:v>2.2000000000000002</c:v>
                </c:pt>
                <c:pt idx="76">
                  <c:v>7.2</c:v>
                </c:pt>
                <c:pt idx="77">
                  <c:v>5.4</c:v>
                </c:pt>
                <c:pt idx="78">
                  <c:v>3.3</c:v>
                </c:pt>
                <c:pt idx="79">
                  <c:v>19.2</c:v>
                </c:pt>
                <c:pt idx="80">
                  <c:v>9.1</c:v>
                </c:pt>
                <c:pt idx="81">
                  <c:v>5.3</c:v>
                </c:pt>
                <c:pt idx="82">
                  <c:v>6.4</c:v>
                </c:pt>
                <c:pt idx="83">
                  <c:v>4.7</c:v>
                </c:pt>
                <c:pt idx="84">
                  <c:v>6.6</c:v>
                </c:pt>
                <c:pt idx="85">
                  <c:v>5.8</c:v>
                </c:pt>
                <c:pt idx="86">
                  <c:v>2.9</c:v>
                </c:pt>
                <c:pt idx="87">
                  <c:v>11.5</c:v>
                </c:pt>
                <c:pt idx="88">
                  <c:v>8.5</c:v>
                </c:pt>
                <c:pt idx="89">
                  <c:v>4.5999999999999996</c:v>
                </c:pt>
              </c:numCache>
            </c:numRef>
          </c:val>
          <c:smooth val="0"/>
          <c:extLst>
            <c:ext xmlns:c16="http://schemas.microsoft.com/office/drawing/2014/chart" uri="{C3380CC4-5D6E-409C-BE32-E72D297353CC}">
              <c16:uniqueId val="{00000000-61EC-4D2C-96CE-976ADEADEBC3}"/>
            </c:ext>
          </c:extLst>
        </c:ser>
        <c:ser>
          <c:idx val="1"/>
          <c:order val="1"/>
          <c:tx>
            <c:v>浏览网页</c:v>
          </c:tx>
          <c:spPr>
            <a:ln w="19050"/>
          </c:spPr>
          <c:marker>
            <c:symbol val="triangle"/>
            <c:size val="4"/>
          </c:marker>
          <c:val>
            <c:numRef>
              <c:f>Sheet1!$A$3:$CL$3</c:f>
              <c:numCache>
                <c:formatCode>General</c:formatCode>
                <c:ptCount val="90"/>
                <c:pt idx="0">
                  <c:v>38.300000000000004</c:v>
                </c:pt>
                <c:pt idx="1">
                  <c:v>10.200000000000001</c:v>
                </c:pt>
                <c:pt idx="2">
                  <c:v>47.2</c:v>
                </c:pt>
                <c:pt idx="3">
                  <c:v>23.3</c:v>
                </c:pt>
                <c:pt idx="4">
                  <c:v>12.1</c:v>
                </c:pt>
                <c:pt idx="5">
                  <c:v>6.3</c:v>
                </c:pt>
                <c:pt idx="6">
                  <c:v>4.0999999999999996</c:v>
                </c:pt>
                <c:pt idx="7">
                  <c:v>2.1</c:v>
                </c:pt>
                <c:pt idx="8">
                  <c:v>1.8</c:v>
                </c:pt>
                <c:pt idx="9">
                  <c:v>65.2</c:v>
                </c:pt>
                <c:pt idx="10">
                  <c:v>33.1</c:v>
                </c:pt>
                <c:pt idx="11">
                  <c:v>40.4</c:v>
                </c:pt>
                <c:pt idx="12">
                  <c:v>0.8</c:v>
                </c:pt>
                <c:pt idx="13">
                  <c:v>20</c:v>
                </c:pt>
                <c:pt idx="14">
                  <c:v>0.8</c:v>
                </c:pt>
                <c:pt idx="15">
                  <c:v>0.9</c:v>
                </c:pt>
                <c:pt idx="16">
                  <c:v>43.5</c:v>
                </c:pt>
                <c:pt idx="17">
                  <c:v>23.1</c:v>
                </c:pt>
                <c:pt idx="18">
                  <c:v>9.9</c:v>
                </c:pt>
                <c:pt idx="19">
                  <c:v>4.9000000000000004</c:v>
                </c:pt>
                <c:pt idx="20">
                  <c:v>2.9</c:v>
                </c:pt>
                <c:pt idx="21">
                  <c:v>1.3</c:v>
                </c:pt>
                <c:pt idx="22">
                  <c:v>63.9</c:v>
                </c:pt>
                <c:pt idx="23">
                  <c:v>46.3</c:v>
                </c:pt>
                <c:pt idx="24">
                  <c:v>12</c:v>
                </c:pt>
                <c:pt idx="25">
                  <c:v>6.7</c:v>
                </c:pt>
                <c:pt idx="26">
                  <c:v>12.3</c:v>
                </c:pt>
                <c:pt idx="27">
                  <c:v>3.1</c:v>
                </c:pt>
                <c:pt idx="28">
                  <c:v>1.6</c:v>
                </c:pt>
                <c:pt idx="29">
                  <c:v>8.9</c:v>
                </c:pt>
                <c:pt idx="30">
                  <c:v>17</c:v>
                </c:pt>
                <c:pt idx="31">
                  <c:v>11.2</c:v>
                </c:pt>
                <c:pt idx="32">
                  <c:v>13.5</c:v>
                </c:pt>
                <c:pt idx="33">
                  <c:v>4</c:v>
                </c:pt>
                <c:pt idx="34">
                  <c:v>10.8</c:v>
                </c:pt>
                <c:pt idx="35">
                  <c:v>12.4</c:v>
                </c:pt>
                <c:pt idx="36">
                  <c:v>30.6</c:v>
                </c:pt>
                <c:pt idx="37">
                  <c:v>20.9</c:v>
                </c:pt>
                <c:pt idx="38">
                  <c:v>45.2</c:v>
                </c:pt>
                <c:pt idx="39">
                  <c:v>41.7</c:v>
                </c:pt>
                <c:pt idx="40">
                  <c:v>19.899999999999999</c:v>
                </c:pt>
                <c:pt idx="41">
                  <c:v>3.4</c:v>
                </c:pt>
                <c:pt idx="42">
                  <c:v>2.6</c:v>
                </c:pt>
                <c:pt idx="43">
                  <c:v>97.2</c:v>
                </c:pt>
                <c:pt idx="44">
                  <c:v>22.1</c:v>
                </c:pt>
                <c:pt idx="45">
                  <c:v>31.8</c:v>
                </c:pt>
                <c:pt idx="46">
                  <c:v>8.5</c:v>
                </c:pt>
                <c:pt idx="47">
                  <c:v>12.2</c:v>
                </c:pt>
                <c:pt idx="48">
                  <c:v>4.2</c:v>
                </c:pt>
                <c:pt idx="49">
                  <c:v>9.7000000000000011</c:v>
                </c:pt>
                <c:pt idx="50">
                  <c:v>22.1</c:v>
                </c:pt>
                <c:pt idx="51">
                  <c:v>18.399999999999999</c:v>
                </c:pt>
                <c:pt idx="52">
                  <c:v>27.8</c:v>
                </c:pt>
                <c:pt idx="53">
                  <c:v>12.5</c:v>
                </c:pt>
                <c:pt idx="54">
                  <c:v>7.3</c:v>
                </c:pt>
                <c:pt idx="55">
                  <c:v>3.2</c:v>
                </c:pt>
                <c:pt idx="56">
                  <c:v>6.9</c:v>
                </c:pt>
                <c:pt idx="57">
                  <c:v>2.2000000000000002</c:v>
                </c:pt>
                <c:pt idx="58">
                  <c:v>70</c:v>
                </c:pt>
                <c:pt idx="59">
                  <c:v>46.3</c:v>
                </c:pt>
                <c:pt idx="60">
                  <c:v>24.6</c:v>
                </c:pt>
                <c:pt idx="61">
                  <c:v>10.9</c:v>
                </c:pt>
                <c:pt idx="62">
                  <c:v>3.3</c:v>
                </c:pt>
                <c:pt idx="63">
                  <c:v>17.8</c:v>
                </c:pt>
                <c:pt idx="64">
                  <c:v>9.8000000000000007</c:v>
                </c:pt>
                <c:pt idx="65">
                  <c:v>5.2</c:v>
                </c:pt>
                <c:pt idx="66">
                  <c:v>13.3</c:v>
                </c:pt>
                <c:pt idx="67">
                  <c:v>11.8</c:v>
                </c:pt>
                <c:pt idx="68">
                  <c:v>7.1</c:v>
                </c:pt>
                <c:pt idx="69">
                  <c:v>50.1</c:v>
                </c:pt>
                <c:pt idx="70">
                  <c:v>24.2</c:v>
                </c:pt>
                <c:pt idx="71">
                  <c:v>17.600000000000001</c:v>
                </c:pt>
                <c:pt idx="72">
                  <c:v>3.9</c:v>
                </c:pt>
                <c:pt idx="73">
                  <c:v>21.8</c:v>
                </c:pt>
                <c:pt idx="74">
                  <c:v>10.200000000000001</c:v>
                </c:pt>
                <c:pt idx="75">
                  <c:v>6.9</c:v>
                </c:pt>
                <c:pt idx="76">
                  <c:v>4.2</c:v>
                </c:pt>
                <c:pt idx="77">
                  <c:v>1.7000000000000022</c:v>
                </c:pt>
                <c:pt idx="78">
                  <c:v>68.2</c:v>
                </c:pt>
                <c:pt idx="79">
                  <c:v>60.7</c:v>
                </c:pt>
                <c:pt idx="80">
                  <c:v>27.4</c:v>
                </c:pt>
                <c:pt idx="81">
                  <c:v>41.3</c:v>
                </c:pt>
                <c:pt idx="82">
                  <c:v>21.8</c:v>
                </c:pt>
                <c:pt idx="83">
                  <c:v>11.7</c:v>
                </c:pt>
                <c:pt idx="84">
                  <c:v>4.9000000000000004</c:v>
                </c:pt>
                <c:pt idx="85">
                  <c:v>92.4</c:v>
                </c:pt>
                <c:pt idx="86">
                  <c:v>45.9</c:v>
                </c:pt>
                <c:pt idx="87">
                  <c:v>23.5</c:v>
                </c:pt>
                <c:pt idx="88">
                  <c:v>11.7</c:v>
                </c:pt>
                <c:pt idx="89">
                  <c:v>6.5</c:v>
                </c:pt>
              </c:numCache>
            </c:numRef>
          </c:val>
          <c:smooth val="0"/>
          <c:extLst>
            <c:ext xmlns:c16="http://schemas.microsoft.com/office/drawing/2014/chart" uri="{C3380CC4-5D6E-409C-BE32-E72D297353CC}">
              <c16:uniqueId val="{00000001-61EC-4D2C-96CE-976ADEADEBC3}"/>
            </c:ext>
          </c:extLst>
        </c:ser>
        <c:dLbls>
          <c:showLegendKey val="0"/>
          <c:showVal val="0"/>
          <c:showCatName val="0"/>
          <c:showSerName val="0"/>
          <c:showPercent val="0"/>
          <c:showBubbleSize val="0"/>
        </c:dLbls>
        <c:marker val="1"/>
        <c:smooth val="0"/>
        <c:axId val="205873152"/>
        <c:axId val="205874688"/>
      </c:lineChart>
      <c:catAx>
        <c:axId val="205873152"/>
        <c:scaling>
          <c:orientation val="minMax"/>
        </c:scaling>
        <c:delete val="0"/>
        <c:axPos val="b"/>
        <c:majorTickMark val="out"/>
        <c:minorTickMark val="none"/>
        <c:tickLblPos val="nextTo"/>
        <c:crossAx val="205874688"/>
        <c:crosses val="autoZero"/>
        <c:auto val="1"/>
        <c:lblAlgn val="ctr"/>
        <c:lblOffset val="100"/>
        <c:noMultiLvlLbl val="0"/>
      </c:catAx>
      <c:valAx>
        <c:axId val="205874688"/>
        <c:scaling>
          <c:orientation val="minMax"/>
        </c:scaling>
        <c:delete val="0"/>
        <c:axPos val="l"/>
        <c:majorGridlines/>
        <c:numFmt formatCode="General" sourceLinked="1"/>
        <c:majorTickMark val="out"/>
        <c:minorTickMark val="none"/>
        <c:tickLblPos val="nextTo"/>
        <c:crossAx val="20587315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Tam15</b:Tag>
    <b:SourceType>Report</b:SourceType>
    <b:Guid>{744694C4-AC6F-4A1C-A754-CC4AE401E8A7}</b:Guid>
    <b:Title>Dynamic voltage scaling in mobile devices. Csc2228 project final report</b:Title>
    <b:Year>2003 Dec 15</b:Year>
    <b:Author>
      <b:Author>
        <b:NameList>
          <b:Person>
            <b:Last>Tam D</b:Last>
            <b:First>Tsang</b:First>
            <b:Middle>W, Drula C</b:Middle>
          </b:Person>
        </b:NameList>
      </b:Author>
    </b:Author>
    <b:Publisher>University of Toront</b:Publisher>
    <b:LCID>en-US</b:LCID>
    <b:RefOrder>1</b:RefOrder>
  </b:Source>
  <b:Source>
    <b:Tag>张立北11</b:Tag>
    <b:SourceType>ArticleInAPeriodical</b:SourceType>
    <b:Guid>{9393445F-6E52-4DDD-BD24-7068439D3C5C}</b:Guid>
    <b:Title>基于DPM和DVFS的嵌入式系统低功耗优化技术研究[硕士论文]</b:Title>
    <b:Year>2011</b:Year>
    <b:LCID>zh-CN</b:LCID>
    <b:Author>
      <b:Author>
        <b:Corporate>张立 北京交通大学</b:Corporate>
      </b:Author>
    </b:Author>
    <b:RefOrder>2</b:RefOrder>
  </b:Source>
</b:Sources>
</file>

<file path=customXml/itemProps1.xml><?xml version="1.0" encoding="utf-8"?>
<ds:datastoreItem xmlns:ds="http://schemas.openxmlformats.org/officeDocument/2006/customXml" ds:itemID="{74824FA6-7015-4DFD-BD1B-3074BE0D4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10070</Words>
  <Characters>57404</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上海交通大学工程硕士学位论文</vt:lpstr>
    </vt:vector>
  </TitlesOfParts>
  <Company>Microsoft</Company>
  <LinksUpToDate>false</LinksUpToDate>
  <CharactersWithSpaces>67340</CharactersWithSpaces>
  <SharedDoc>false</SharedDoc>
  <HLinks>
    <vt:vector size="12" baseType="variant">
      <vt:variant>
        <vt:i4>5505040</vt:i4>
      </vt:variant>
      <vt:variant>
        <vt:i4>33872</vt:i4>
      </vt:variant>
      <vt:variant>
        <vt:i4>1025</vt:i4>
      </vt:variant>
      <vt:variant>
        <vt:i4>1</vt:i4>
      </vt:variant>
      <vt:variant>
        <vt:lpwstr>task_placement_flow2</vt:lpwstr>
      </vt:variant>
      <vt:variant>
        <vt:lpwstr/>
      </vt:variant>
      <vt:variant>
        <vt:i4>1417491239</vt:i4>
      </vt:variant>
      <vt:variant>
        <vt:i4>41576</vt:i4>
      </vt:variant>
      <vt:variant>
        <vt:i4>1026</vt:i4>
      </vt:variant>
      <vt:variant>
        <vt:i4>1</vt:i4>
      </vt:variant>
      <vt:variant>
        <vt:lpwstr>未命名</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上海交通大学工程硕士学位论文</dc:title>
  <dc:subject/>
  <dc:creator>User</dc:creator>
  <cp:keywords/>
  <dc:description/>
  <cp:lastModifiedBy>Ling, Alex</cp:lastModifiedBy>
  <cp:revision>2</cp:revision>
  <dcterms:created xsi:type="dcterms:W3CDTF">2017-06-04T06:40:00Z</dcterms:created>
  <dcterms:modified xsi:type="dcterms:W3CDTF">2017-06-04T06:40:00Z</dcterms:modified>
</cp:coreProperties>
</file>